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195AE1FB" w:rsidR="00CD3E2C" w:rsidRPr="003B6023" w:rsidRDefault="00AD4706" w:rsidP="009A3616">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39F9C015" w:rsidR="00CD3E2C" w:rsidRPr="00CC3753" w:rsidRDefault="00AD4706" w:rsidP="009A3616">
      <w:pPr>
        <w:pStyle w:val="Email"/>
      </w:pPr>
      <w:r w:rsidRPr="00CC3753">
        <w:t xml:space="preserve">*Corresponding author(s). E-mail(s): </w:t>
      </w:r>
      <w:proofErr w:type="gramStart"/>
      <w:r w:rsidR="00285132" w:rsidRPr="00CC3753">
        <w:t>prabhat.jha@utoronto.ca</w:t>
      </w:r>
      <w:r w:rsidRPr="00CC3753">
        <w:t>;</w:t>
      </w:r>
      <w:proofErr w:type="gramEnd"/>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w:t>
      </w:r>
      <w:r w:rsidR="00D55702">
        <w:t>.ansumana</w:t>
      </w:r>
      <w:r w:rsidRPr="00CC3753">
        <w:t>@</w:t>
      </w:r>
      <w:r w:rsidR="00D55702">
        <w:t>njala.edu.sl</w:t>
      </w:r>
      <w:r w:rsidRPr="00CC3753">
        <w:t>;</w:t>
      </w:r>
    </w:p>
    <w:p w14:paraId="594A12D2" w14:textId="2D565957" w:rsidR="00CD3E2C" w:rsidRPr="00516E80" w:rsidRDefault="00AD4706" w:rsidP="00FE4214">
      <w:pPr>
        <w:pStyle w:val="Heading1"/>
        <w:numPr>
          <w:ilvl w:val="0"/>
          <w:numId w:val="0"/>
        </w:numPr>
        <w:jc w:val="center"/>
      </w:pPr>
      <w:r w:rsidRPr="00516E80">
        <w:t>Abstract</w:t>
      </w:r>
    </w:p>
    <w:p w14:paraId="09C0E546" w14:textId="432706B7"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 xml:space="preserve">to estimate causes of death (CODs) for use in epidemiological or planning studies. Physician coding of VAs focused on the narrative of deaths and past symptoms is current best practice. Large language models (LLM) such as ChatGPT-4 </w:t>
      </w:r>
      <w:r w:rsidR="006455CA">
        <w:rPr>
          <w:sz w:val="18"/>
        </w:rPr>
        <w:t>enable possible use of the narrative portion of VAs to assign CODs. However, there are few if any robust comparisons of LLMs to physician coding.</w:t>
      </w:r>
    </w:p>
    <w:p w14:paraId="7F686DAD" w14:textId="1961C3D7"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four models: two LLMs (GPT-3.5, GPT-4) and two </w:t>
      </w:r>
      <w:r w:rsidR="006455CA">
        <w:rPr>
          <w:sz w:val="18"/>
        </w:rPr>
        <w:t xml:space="preserve">based on </w:t>
      </w:r>
      <w:r>
        <w:rPr>
          <w:sz w:val="18"/>
        </w:rPr>
        <w:t>symptom algorithm</w:t>
      </w:r>
      <w:r w:rsidR="006455CA">
        <w:rPr>
          <w:sz w:val="18"/>
        </w:rPr>
        <w:t>s (</w:t>
      </w:r>
      <w:r>
        <w:rPr>
          <w:sz w:val="18"/>
        </w:rPr>
        <w:t xml:space="preserve">InterVA-5, </w:t>
      </w:r>
      <w:proofErr w:type="spellStart"/>
      <w:r>
        <w:rPr>
          <w:sz w:val="18"/>
        </w:rPr>
        <w:t>InSilicoVA</w:t>
      </w:r>
      <w:proofErr w:type="spellEnd"/>
      <w:r w:rsidR="006455CA">
        <w:rPr>
          <w:sz w:val="18"/>
        </w:rPr>
        <w:t>)</w:t>
      </w:r>
      <w:r>
        <w:rPr>
          <w:sz w:val="18"/>
        </w:rPr>
        <w:t xml:space="preserve">, against physician-assigned CODs. GPT models used narratives, whereas InterVA-5 and </w:t>
      </w:r>
      <w:proofErr w:type="spellStart"/>
      <w:r>
        <w:rPr>
          <w:sz w:val="18"/>
        </w:rPr>
        <w:t>InSilicoVA</w:t>
      </w:r>
      <w:proofErr w:type="spellEnd"/>
      <w:r>
        <w:rPr>
          <w:sz w:val="18"/>
        </w:rPr>
        <w:t xml:space="preserve">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6455CA">
        <w:rPr>
          <w:sz w:val="18"/>
        </w:rPr>
        <w:t xml:space="preserve">, respectively compared to the standard of </w:t>
      </w:r>
      <w:r>
        <w:rPr>
          <w:sz w:val="18"/>
        </w:rPr>
        <w:t>physician coding</w:t>
      </w:r>
      <w:r w:rsidR="006455CA">
        <w:rPr>
          <w:sz w:val="18"/>
        </w:rPr>
        <w:t>. We stratified analyses by age group as CODs vary among neonates, children and adults</w:t>
      </w:r>
      <w:r>
        <w:rPr>
          <w:sz w:val="18"/>
        </w:rPr>
        <w:t>.</w:t>
      </w:r>
    </w:p>
    <w:p w14:paraId="48285FE2" w14:textId="7D5E5D88" w:rsidR="00CD3E2C" w:rsidRDefault="00AD4706" w:rsidP="00153510">
      <w:pPr>
        <w:spacing w:after="0"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proofErr w:type="spellStart"/>
      <w:r>
        <w:rPr>
          <w:sz w:val="18"/>
        </w:rPr>
        <w:t>InSilicoVA</w:t>
      </w:r>
      <w:proofErr w:type="spellEnd"/>
      <w:r w:rsidR="00F77EB9">
        <w:rPr>
          <w:sz w:val="18"/>
        </w:rPr>
        <w:t xml:space="preserve"> (0.44</w:t>
      </w:r>
      <w:r w:rsidR="0046289A">
        <w:rPr>
          <w:sz w:val="18"/>
        </w:rPr>
        <w:t>)</w:t>
      </w:r>
      <w:r w:rsidR="005479D5">
        <w:rPr>
          <w:sz w:val="18"/>
        </w:rPr>
        <w:t xml:space="preserve"> and </w:t>
      </w:r>
      <w:r>
        <w:rPr>
          <w:sz w:val="18"/>
        </w:rPr>
        <w:t xml:space="preserve">InterVA-5 (0.44). GPT-4 achieved the highest </w:t>
      </w:r>
      <w:r w:rsidR="004B4AB9">
        <w:rPr>
          <w:sz w:val="18"/>
        </w:rPr>
        <w:t>performance</w:t>
      </w:r>
      <w:r>
        <w:rPr>
          <w:sz w:val="18"/>
        </w:rPr>
        <w:t xml:space="preserve"> for adult</w:t>
      </w:r>
      <w:r w:rsidR="004B4AB9">
        <w:rPr>
          <w:sz w:val="18"/>
        </w:rPr>
        <w:t xml:space="preserve"> (0.64)</w:t>
      </w:r>
      <w:r>
        <w:rPr>
          <w:sz w:val="18"/>
        </w:rPr>
        <w:t xml:space="preserve"> and neonatal deaths (0.58), w</w:t>
      </w:r>
      <w:r w:rsidR="004B4AB9">
        <w:rPr>
          <w:sz w:val="18"/>
        </w:rPr>
        <w:t>hile</w:t>
      </w:r>
      <w:r>
        <w:rPr>
          <w:sz w:val="18"/>
        </w:rPr>
        <w:t xml:space="preserve"> GPT-3.5</w:t>
      </w:r>
      <w:r w:rsidR="004B4AB9">
        <w:rPr>
          <w:sz w:val="18"/>
        </w:rPr>
        <w:t xml:space="preserve"> had the highest performance</w:t>
      </w:r>
      <w:r>
        <w:rPr>
          <w:sz w:val="18"/>
        </w:rPr>
        <w:t xml:space="preserve"> for child deaths (0.54). Across ages, performance increased from 1 month to 14 years and declined from 15 to 69</w:t>
      </w:r>
      <w:r w:rsidR="00DC4369">
        <w:rPr>
          <w:sz w:val="18"/>
        </w:rPr>
        <w:t xml:space="preserve"> years</w:t>
      </w:r>
      <w:r w:rsidR="00D23E33">
        <w:rPr>
          <w:sz w:val="18"/>
        </w:rPr>
        <w:t xml:space="preserve">. </w:t>
      </w:r>
      <w:r>
        <w:rPr>
          <w:sz w:val="18"/>
        </w:rPr>
        <w:t xml:space="preserve">GPT4, GPT-3.5, and </w:t>
      </w:r>
      <w:proofErr w:type="spellStart"/>
      <w:r>
        <w:rPr>
          <w:sz w:val="18"/>
        </w:rPr>
        <w:t>InSilicoVA</w:t>
      </w:r>
      <w:proofErr w:type="spellEnd"/>
      <w:r>
        <w:rPr>
          <w:sz w:val="18"/>
        </w:rPr>
        <w:t xml:space="preserve"> achieved the highest PCCC in 17, 9, and 4 of the 30 CODs, respectively. At the population level, all models achieved comparable CSMF accuracies (0.74–0.79).</w:t>
      </w:r>
    </w:p>
    <w:p w14:paraId="05474F45" w14:textId="377F2BA5" w:rsidR="00B85942" w:rsidRDefault="00AD4706" w:rsidP="009A3616">
      <w:pPr>
        <w:spacing w:after="160" w:line="240" w:lineRule="auto"/>
      </w:pPr>
      <w:r>
        <w:rPr>
          <w:b/>
          <w:sz w:val="18"/>
        </w:rPr>
        <w:t xml:space="preserve">Conclusion: </w:t>
      </w:r>
      <w:r>
        <w:rPr>
          <w:sz w:val="18"/>
        </w:rPr>
        <w:t xml:space="preserve">GPT models and </w:t>
      </w:r>
      <w:proofErr w:type="spellStart"/>
      <w:r>
        <w:rPr>
          <w:sz w:val="18"/>
        </w:rPr>
        <w:t>InSilicoVA</w:t>
      </w:r>
      <w:proofErr w:type="spellEnd"/>
      <w:r>
        <w:rPr>
          <w:sz w:val="18"/>
        </w:rPr>
        <w:t xml:space="preserve"> showed greater performance for specific CODs at the </w:t>
      </w:r>
      <w:r w:rsidR="00F66029">
        <w:rPr>
          <w:sz w:val="18"/>
        </w:rPr>
        <w:t>individual-level</w:t>
      </w:r>
      <w:r>
        <w:rPr>
          <w:sz w:val="18"/>
        </w:rPr>
        <w:t xml:space="preserve">. GPT models demonstrated improvements over InterVA-5 and </w:t>
      </w:r>
      <w:proofErr w:type="spellStart"/>
      <w:r>
        <w:rPr>
          <w:sz w:val="18"/>
        </w:rPr>
        <w:t>InSilicoVA</w:t>
      </w:r>
      <w:proofErr w:type="spellEnd"/>
      <w:r>
        <w:rPr>
          <w:sz w:val="18"/>
        </w:rPr>
        <w:t xml:space="preserve"> models. This study provides foundational evidence </w:t>
      </w:r>
      <w:r w:rsidR="006455CA">
        <w:rPr>
          <w:sz w:val="18"/>
        </w:rPr>
        <w:t xml:space="preserve">to </w:t>
      </w:r>
      <w:r>
        <w:rPr>
          <w:sz w:val="18"/>
        </w:rPr>
        <w:t>integrat</w:t>
      </w:r>
      <w:r w:rsidR="006455CA">
        <w:rPr>
          <w:sz w:val="18"/>
        </w:rPr>
        <w:t xml:space="preserve">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3EA0E07A"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4B119E">
        <w:instrText xml:space="preserve"> ADDIN ZOTERO_ITEM CSL_CITATION {"citationID":"00000003","properties":{"unsorted":false,"formattedCitation":"[1\\uc0\\u8211{}4]","plainCitation":"[1–4]","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B119E" w:rsidRPr="004B119E">
        <w:rPr>
          <w:rFonts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4B119E">
        <w:instrText xml:space="preserve"> ADDIN ZOTERO_ITEM CSL_CITATION {"citationID":"00000004","properties":{"unsorted":false,"formattedCitation":"[5]","plainCitation":"[5]","noteIndex":0},"citationItems":[{"id":2490,"uris":["http://zotero.org/users/6749620/items/4FJWSNWD"],"itemData":{"id":2490,"type":"report","source":"Google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4B119E">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4B119E">
        <w:instrText xml:space="preserve"> ADDIN ZOTERO_ITEM CSL_CITATION {"citationID":"00000005","properties":{"unsorted":false,"formattedCitation":"[6\\uc0\\u8211{}9]","plainCitation":"[6–9]","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4B119E" w:rsidRPr="004B119E">
        <w:rPr>
          <w:rFonts w:cs="Times New Roman"/>
          <w:kern w:val="0"/>
          <w:lang w:val="en-US"/>
        </w:rPr>
        <w:t>[6–9]</w:t>
      </w:r>
      <w:r w:rsidR="0072375C" w:rsidRPr="0072375C">
        <w:fldChar w:fldCharType="end"/>
      </w:r>
      <w:r>
        <w:t>.</w:t>
      </w:r>
    </w:p>
    <w:p w14:paraId="501CE842" w14:textId="22A47D53" w:rsidR="00744CC8" w:rsidRDefault="00AD4706" w:rsidP="009A3616">
      <w:r w:rsidRPr="009A37BC">
        <w:t xml:space="preserve">VA involves two major components: survey and COD assignment </w:t>
      </w:r>
      <w:r w:rsidR="00F62F69" w:rsidRPr="009A37BC">
        <w:fldChar w:fldCharType="begin"/>
      </w:r>
      <w:r w:rsidR="004B119E">
        <w:instrText xml:space="preserve"> ADDIN ZOTERO_ITEM CSL_CITATION {"citationID":"00000006","properties":{"unsorted":false,"formattedCitation":"[10\\uc0\\u8211{}12]","plainCitation":"[10–12]","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4B119E" w:rsidRPr="004B119E">
        <w:rPr>
          <w:rFonts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4B119E">
        <w:instrText xml:space="preserve"> ADDIN ZOTERO_ITEM CSL_CITATION {"citationID":"00000007","properties":{"unsorted":false,"formattedCitation":"[13\\uc0\\u8211{}17]","plainCitation":"[13–17]","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4B119E" w:rsidRPr="004B119E">
        <w:rPr>
          <w:rFonts w:cs="Times New Roman"/>
          <w:kern w:val="0"/>
          <w:lang w:val="en-US"/>
        </w:rPr>
        <w:t>[13–17]</w:t>
      </w:r>
      <w:r w:rsidR="009A37BC" w:rsidRPr="009A37BC">
        <w:fldChar w:fldCharType="end"/>
      </w:r>
      <w:r w:rsidR="009A37BC" w:rsidRPr="009A37BC">
        <w:t xml:space="preserve">. To overcome these limitations, automated </w:t>
      </w:r>
      <w:r w:rsidR="006455CA" w:rsidRPr="009A37BC">
        <w:t>computer coded verbal autops</w:t>
      </w:r>
      <w:r w:rsidR="009A37BC" w:rsidRPr="009A37BC">
        <w:t xml:space="preserve">y (CCVA) methods such as </w:t>
      </w:r>
      <w:proofErr w:type="spellStart"/>
      <w:r w:rsidR="009A37BC" w:rsidRPr="009A37BC">
        <w:t>InterVA</w:t>
      </w:r>
      <w:proofErr w:type="spellEnd"/>
      <w:r w:rsidR="009A37BC" w:rsidRPr="009A37BC">
        <w:t xml:space="preserve"> </w:t>
      </w:r>
      <w:r w:rsidR="009A37BC" w:rsidRPr="009A37BC">
        <w:fldChar w:fldCharType="begin"/>
      </w:r>
      <w:r w:rsidR="004B119E">
        <w:instrText xml:space="preserve"> ADDIN ZOTERO_ITEM CSL_CITATION {"citationID":"00000008","properties":{"unsorted":false,"formattedCitation":"[18]","plainCitation":"[18]","noteIndex":0},"citationItems":[{"id":2573,"uris":["http://zotero.org/users/6749620/items/U3A2VM9I"],"itemData":{"id":2573,"type":"article-journal","abstract":"Verbal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4B119E">
        <w:t>[18]</w:t>
      </w:r>
      <w:r w:rsidR="009A37BC" w:rsidRPr="009A37BC">
        <w:fldChar w:fldCharType="end"/>
      </w:r>
      <w:r w:rsidR="009A37BC" w:rsidRPr="009A37BC">
        <w:t xml:space="preserve"> and </w:t>
      </w:r>
      <w:proofErr w:type="spellStart"/>
      <w:r w:rsidR="009A37BC" w:rsidRPr="009A37BC">
        <w:t>InSilicoVA</w:t>
      </w:r>
      <w:proofErr w:type="spellEnd"/>
      <w:r w:rsidR="009A37BC" w:rsidRPr="009A37BC">
        <w:t xml:space="preserve"> </w:t>
      </w:r>
      <w:r w:rsidR="009A37BC" w:rsidRPr="009A37BC">
        <w:fldChar w:fldCharType="begin"/>
      </w:r>
      <w:r w:rsidR="004B119E">
        <w:instrText xml:space="preserve"> ADDIN ZOTERO_ITEM CSL_CITATION {"citationID":"00000009","properties":{"unsorted":false,"formattedCitation":"[15]","plainCitation":"[15]","noteIndex":0},"citationItems":[{"id":2645,"uris":["http://zotero.org/users/6749620/items/KVHNNXR8"],"itemData":{"id":2645,"type":"article-journal","abstract":"In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4B119E">
        <w:t>[15]</w:t>
      </w:r>
      <w:r w:rsidR="009A37BC" w:rsidRPr="009A37BC">
        <w:fldChar w:fldCharType="end"/>
      </w:r>
      <w:r w:rsidR="009A37BC" w:rsidRPr="009A37BC">
        <w:t xml:space="preserve"> have been developed.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4B119E">
        <w:instrText xml:space="preserve"> ADDIN ZOTERO_ITEM CSL_CITATION {"citationID":"00000010","properties":{"unsorted":false,"formattedCitation":"[19\\uc0\\u8211{}23]","plainCitation":"[19–23]","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4B119E" w:rsidRPr="004B119E">
        <w:rPr>
          <w:rFonts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4B119E">
        <w:instrText xml:space="preserve"> ADDIN ZOTERO_ITEM CSL_CITATION {"citationID":"00000011","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4B119E" w:rsidRPr="004B119E">
        <w:rPr>
          <w:rFonts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4B119E">
        <w:instrText xml:space="preserve"> ADDIN ZOTERO_ITEM CSL_CITATION {"citationID":"NDJe4LuH","properties":{"formattedCitation":"[19]","plainCitation":"[19]","noteIndex":0},"citationItems":[{"id":2529,"uris":["http://zotero.org/users/6749620/items/SU7YDIGK"],"itemData":{"id":2529,"type":"article-journal","abstract":"Verbal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4B119E">
        <w:rPr>
          <w:noProof/>
        </w:rPr>
        <w:t>[19]</w:t>
      </w:r>
      <w:r w:rsidR="004B119E">
        <w:fldChar w:fldCharType="end"/>
      </w:r>
      <w:r w:rsidR="004B119E">
        <w:t>.</w:t>
      </w:r>
    </w:p>
    <w:p w14:paraId="06F42FAE" w14:textId="640DA501"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4B119E">
        <w:instrText xml:space="preserve"> ADDIN ZOTERO_ITEM CSL_CITATION {"citationID":"00000012","properties":{"unsorted":false,"formattedCitation":"[27\\uc0\\u8211{}30]","plainCitation":"[27–30]","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4B119E" w:rsidRPr="004B119E">
        <w:rPr>
          <w:rFonts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4B119E">
        <w:instrText xml:space="preserve"> ADDIN ZOTERO_ITEM CSL_CITATION {"citationID":"00000013","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4B119E">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4B119E">
        <w:instrText xml:space="preserve"> ADDIN ZOTERO_ITEM CSL_CITATION {"citationID":"00000014","properties":{"unsorted":false,"formattedCitation":"[32]","plainCitation":"[32]","noteIndex":0},"citationItems":[{"id":2565,"uris":["http://zotero.org/users/6749620/items/SYRTRJCY"],"itemData":{"id":2565,"type":"article","abstract":"We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4B119E">
        <w:t>[32]</w:t>
      </w:r>
      <w:r w:rsidRPr="00E90930">
        <w:fldChar w:fldCharType="end"/>
      </w:r>
      <w:r w:rsidRPr="00E90930">
        <w:t>. Given the underutilization of narrative free text in VA analysis and the capabilities of LLMs in processing such data, we conducted a study using VA records from Sierra Leone (2019–2022) to compare four models</w:t>
      </w:r>
      <w:ins w:id="0" w:author="Prabhat Jha" w:date="2025-08-20T13:22:00Z">
        <w:r w:rsidR="00744CC8">
          <w:t>:</w:t>
        </w:r>
      </w:ins>
      <w:r w:rsidRPr="00E90930">
        <w:t xml:space="preserve"> </w:t>
      </w:r>
      <w:r w:rsidR="00744CC8">
        <w:t>two LLMs (</w:t>
      </w:r>
      <w:r w:rsidRPr="00E90930">
        <w:t>GPT-3.5</w:t>
      </w:r>
      <w:r w:rsidR="00744CC8">
        <w:t xml:space="preserve"> and </w:t>
      </w:r>
      <w:r w:rsidRPr="00E90930">
        <w:t>GPT-4</w:t>
      </w:r>
      <w:r w:rsidR="00744CC8">
        <w:t>) and two algorithms based on symptoms (</w:t>
      </w:r>
      <w:r w:rsidRPr="00E90930">
        <w:t xml:space="preserve">InterVA-5 and </w:t>
      </w:r>
      <w:proofErr w:type="spellStart"/>
      <w:r w:rsidRPr="00E90930">
        <w:t>InSilicoVA</w:t>
      </w:r>
      <w:proofErr w:type="spellEnd"/>
      <w:ins w:id="1" w:author="Prabhat Jha" w:date="2025-08-20T13:22:00Z">
        <w:r w:rsidR="00744CC8">
          <w:t>)</w:t>
        </w:r>
      </w:ins>
      <w:r w:rsidRPr="00E90930">
        <w:t xml:space="preserve">, against </w:t>
      </w:r>
      <w:r w:rsidRPr="00E90930">
        <w:lastRenderedPageBreak/>
        <w:t>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04689213" w:rsidR="00CD3E2C" w:rsidRDefault="00AD4706" w:rsidP="009A3616">
      <w:r>
        <w:t>This s</w:t>
      </w:r>
      <w:r w:rsidR="00EB778C">
        <w:t>ection</w:t>
      </w:r>
      <w:r>
        <w:t xml:space="preserve"> outlines the methodology used to compare cause of </w:t>
      </w:r>
      <w:r w:rsidRPr="00C245CA">
        <w:t xml:space="preserve">death (COD) assignments from four models, GPT-3.5, GPT-4, InterVA-5, and </w:t>
      </w:r>
      <w:proofErr w:type="spellStart"/>
      <w:r w:rsidRPr="00C245CA">
        <w:t>InSilicoVA</w:t>
      </w:r>
      <w:proofErr w:type="spellEnd"/>
      <w:r w:rsidRPr="00C245CA">
        <w:t>,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0F6FE8F9">
            <wp:extent cx="5528628" cy="3930216"/>
            <wp:effectExtent l="0" t="0" r="0" b="0"/>
            <wp:docPr id="1470704798" name="Picture 13"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descr="A black and white chart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48234" cy="4015242"/>
                    </a:xfrm>
                    <a:prstGeom prst="rect">
                      <a:avLst/>
                    </a:prstGeom>
                  </pic:spPr>
                </pic:pic>
              </a:graphicData>
            </a:graphic>
          </wp:inline>
        </w:drawing>
      </w:r>
    </w:p>
    <w:p w14:paraId="78B8D3D3" w14:textId="608EF1A7"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w:t>
      </w:r>
      <w:proofErr w:type="gramStart"/>
      <w:r w:rsidR="00D0631A">
        <w:t>surveys, and</w:t>
      </w:r>
      <w:proofErr w:type="gramEnd"/>
      <w:r w:rsidR="00D0631A">
        <w:t xml:space="preserve"> filtered to </w:t>
      </w:r>
      <w:r w:rsidR="00AD7CB2">
        <w:t>6939</w:t>
      </w:r>
      <w:r w:rsidR="00D0631A">
        <w:t xml:space="preserve"> records where two randomly assigned physicians agreed on the cause of death.</w:t>
      </w:r>
      <w:r w:rsidR="00EA0DFC">
        <w:t xml:space="preserve"> Four computer models GPT-3.5, GPT-4, InterVA-5, and </w:t>
      </w:r>
      <w:proofErr w:type="spellStart"/>
      <w:r w:rsidR="00EA0DFC">
        <w:t>InSilicoVA</w:t>
      </w:r>
      <w:proofErr w:type="spellEnd"/>
      <w:r w:rsidR="00EA0DFC">
        <w:t xml:space="preserve"> were </w:t>
      </w:r>
      <w:r w:rsidR="009B6129">
        <w:t xml:space="preserve">compared to physicians using standardized CGHR-10 </w:t>
      </w:r>
      <w:proofErr w:type="gramStart"/>
      <w:r w:rsidR="009B6129">
        <w:t>codes, and</w:t>
      </w:r>
      <w:proofErr w:type="gramEnd"/>
      <w:r w:rsidR="009B6129">
        <w:t xml:space="preserve"> evaluated using individual PCCC and population CSMF accuracy metrics.</w:t>
      </w:r>
    </w:p>
    <w:p w14:paraId="133D860A" w14:textId="77777777" w:rsidR="00CD3E2C" w:rsidRPr="00E45FEF" w:rsidRDefault="00AD4706" w:rsidP="009A3616">
      <w:pPr>
        <w:pStyle w:val="Heading2"/>
      </w:pPr>
      <w:r w:rsidRPr="00E45FEF">
        <w:t>Verbal Autopsy (VA) Data</w:t>
      </w:r>
    </w:p>
    <w:p w14:paraId="29B419B0" w14:textId="23E81BF9"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A6082D">
        <w:instrText xml:space="preserve"> ADDIN ZOTERO_ITEM CSL_CITATION {"citationID":"00000015","properties":{"unsorted":false,"formattedCitation":"[33, 34]","plainCitation":"[33, 34]","noteIndex":0},"citationItems":[{"id":2577,"uris":["http://zotero.org/users/6749620/items/LB3E3IVG"],"itemData":{"id":2577,"type":"webpage","title":"Healthy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A6082D">
        <w:rPr>
          <w:noProof/>
        </w:rPr>
        <w:t>[33, 34]</w:t>
      </w:r>
      <w:r w:rsidR="00A6082D">
        <w:fldChar w:fldCharType="end"/>
      </w:r>
      <w:r w:rsidR="00744CC8">
        <w:t>.</w:t>
      </w:r>
      <w:r w:rsidR="005C35C8">
        <w:t xml:space="preserve"> </w:t>
      </w:r>
      <w:r w:rsidR="00744CC8">
        <w:t>HEAL-SL employs</w:t>
      </w:r>
      <w:r>
        <w:t xml:space="preserve"> dual-coded </w:t>
      </w:r>
      <w:r w:rsidR="00744CC8">
        <w:t xml:space="preserve">electronic verbal autopsy </w:t>
      </w:r>
      <w:r>
        <w:t xml:space="preserve">(EVA). Each record was </w:t>
      </w:r>
      <w:r>
        <w:lastRenderedPageBreak/>
        <w:t xml:space="preserve">independently reviewed by two randomly selected physicians, who assigned COD codes based on the International Classification of Diseases, 10th Revision (ICD-10) </w:t>
      </w:r>
      <w:r>
        <w:fldChar w:fldCharType="begin"/>
      </w:r>
      <w:r w:rsidR="004B119E">
        <w:instrText xml:space="preserve"> ADDIN ZOTERO_ITEM CSL_CITATION {"citationID":"00000016","properties":{"unsorted":false,"formattedCitation":"[35]","plainCitation":"[35]","noteIndex":0},"citationItems":[{"id":2583,"uris":["http://zotero.org/users/6749620/items/QEF8EMZ7"],"itemData":{"id":2583,"type":"report","note":"5th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4B119E">
        <w:rPr>
          <w:noProof/>
        </w:rPr>
        <w:t>[35]</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4B119E">
        <w:instrText xml:space="preserve"> ADDIN ZOTERO_ITEM CSL_CITATION {"citationID":"00000017","properties":{"unsorted":false,"formattedCitation":"[36]","plainCitation":"[36]","noteIndex":0},"citationItems":[{"id":2584,"uris":["http://zotero.org/users/6749620/items/LHVJ27QL"],"itemData":{"id":2584,"type":"article-journal","abstract":"Verbal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4B119E">
        <w:rPr>
          <w:noProof/>
        </w:rPr>
        <w:t>[36]</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27E1C30F"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4B119E">
        <w:instrText xml:space="preserve"> ADDIN ZOTERO_ITEM CSL_CITATION {"citationID":"00000018","properties":{"unsorted":false,"formattedCitation":"[16, 37, 38]","plainCitation":"[16, 37, 38]","noteIndex":0},"citationItems":[{"id":2608,"uris":["http://zotero.org/users/6749620/items/6I5UBQYW"],"itemData":{"id":2608,"type":"article-journal","abstract":"The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4B119E">
        <w:t>[16, 37, 38]</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15D79D93" w:rsidR="00744CC8" w:rsidRDefault="0000648D" w:rsidP="009A3616">
      <w:r>
        <w:t xml:space="preserve">Four computational models were used to assign causes of death (CODs) for each of the 6,939 physician-agreed verbal autopsy (VA) records: GPT-3.5, GPT-4, InterVA-5, and </w:t>
      </w:r>
      <w:proofErr w:type="spellStart"/>
      <w:r>
        <w:t>InSilicoVA</w:t>
      </w:r>
      <w:proofErr w:type="spellEnd"/>
      <w:r>
        <w:t xml:space="preserve">. InterVA-5 and </w:t>
      </w:r>
      <w:proofErr w:type="spellStart"/>
      <w:r>
        <w:t>InSilicoVA</w:t>
      </w:r>
      <w:proofErr w:type="spellEnd"/>
      <w:r>
        <w:t xml:space="preserve"> are widely used statistical models within the </w:t>
      </w:r>
      <w:proofErr w:type="spellStart"/>
      <w:r>
        <w:t>OpenVA</w:t>
      </w:r>
      <w:proofErr w:type="spellEnd"/>
      <w:r>
        <w:t xml:space="preserve"> framework for COD assignment in VA</w:t>
      </w:r>
      <w:r w:rsidRPr="004867D9">
        <w:t xml:space="preserve">s </w:t>
      </w:r>
      <w:r w:rsidRPr="004867D9">
        <w:fldChar w:fldCharType="begin"/>
      </w:r>
      <w:r w:rsidR="004B119E">
        <w:instrText xml:space="preserve"> ADDIN ZOTERO_ITEM CSL_CITATION {"citationID":"00000019","properties":{"unsorted":false,"formattedCitation":"[11, 19, 20, 22, 23, 39\\uc0\\u8211{}41]","plainCitation":"[11, 19, 20, 22, 23, 39–41]","noteIndex":0},"citationItems":[{"id":2649,"uris":["http://zotero.org/users/6749620/items/S3QHNWMV"],"itemData":{"id":2649,"type":"article-journal","abstract":"Monitoring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4B119E" w:rsidRPr="004B119E">
        <w:rPr>
          <w:rFonts w:cs="Times New Roman"/>
          <w:kern w:val="0"/>
          <w:lang w:val="en-US"/>
        </w:rPr>
        <w:t>[11, 19, 20, 22, 23, 39–41]</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probability </w:t>
      </w:r>
      <w:r>
        <w:fldChar w:fldCharType="begin"/>
      </w:r>
      <w:r w:rsidR="004B119E">
        <w:instrText xml:space="preserve"> ADDIN ZOTERO_ITEM CSL_CITATION {"citationID":"00000020","properties":{"unsorted":false,"formattedCitation":"[18, 42, 43]","plainCitation":"[18, 42, 43]","noteIndex":0},"citationItems":[{"id":2573,"uris":["http://zotero.org/users/6749620/items/U3A2VM9I"],"itemData":{"id":2573,"type":"article-journal","abstract":"Verbal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4B119E">
        <w:rPr>
          <w:noProof/>
        </w:rPr>
        <w:t>[18, 42, 43]</w:t>
      </w:r>
      <w:r>
        <w:fldChar w:fldCharType="end"/>
      </w:r>
      <w:r>
        <w:t xml:space="preserve">. </w:t>
      </w:r>
      <w:proofErr w:type="spellStart"/>
      <w:r>
        <w:t>InSilicoVA</w:t>
      </w:r>
      <w:proofErr w:type="spellEnd"/>
      <w:r>
        <w:t xml:space="preserve"> extends this approach by incorporating a hierarchical Bayesian framework and Markov Chain Monte Carlo (MCMC) </w:t>
      </w:r>
      <w:r w:rsidRPr="004867D9">
        <w:t xml:space="preserve">methods </w:t>
      </w:r>
      <w:r w:rsidRPr="004867D9">
        <w:fldChar w:fldCharType="begin"/>
      </w:r>
      <w:r w:rsidR="004B119E">
        <w:instrText xml:space="preserve"> ADDIN ZOTERO_ITEM CSL_CITATION {"citationID":"00000021","properties":{"unsorted":false,"formattedCitation":"[44\\uc0\\u8211{}46]","plainCitation":"[44–46]","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4B119E" w:rsidRPr="004B119E">
        <w:rPr>
          <w:rFonts w:cs="Times New Roman"/>
          <w:kern w:val="0"/>
          <w:lang w:val="en-US"/>
        </w:rPr>
        <w:t>[44–46]</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4B119E">
        <w:instrText xml:space="preserve"> ADDIN ZOTERO_ITEM CSL_CITATION {"citationID":"00000022","properties":{"unsorted":false,"formattedCitation":"[15]","plainCitation":"[15]","noteIndex":0},"citationItems":[{"id":2645,"uris":["http://zotero.org/users/6749620/items/KVHNNXR8"],"itemData":{"id":2645,"type":"article-journal","abstract":"In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4B119E">
        <w:t>[15]</w:t>
      </w:r>
      <w:r w:rsidRPr="004867D9">
        <w:fldChar w:fldCharType="end"/>
      </w:r>
      <w:r w:rsidRPr="004867D9">
        <w:t>.</w:t>
      </w:r>
      <w:r w:rsidR="004867D9">
        <w:t xml:space="preserve"> </w:t>
      </w:r>
      <w:r w:rsidRPr="004867D9">
        <w:t xml:space="preserve">GPT-3.5 </w:t>
      </w:r>
      <w:r w:rsidRPr="004867D9">
        <w:fldChar w:fldCharType="begin"/>
      </w:r>
      <w:r w:rsidR="004B119E">
        <w:instrText xml:space="preserve"> ADDIN ZOTERO_ITEM CSL_CITATION {"citationID":"00000023","properties":{"unsorted":false,"formattedCitation":"[47]","plainCitation":"[47]","noteIndex":0},"citationItems":[{"id":2588,"uris":["http://zotero.org/users/6749620/items/LYXMXVNJ"],"itemData":{"id":2588,"type":"article","abstract":"Recent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4B119E">
        <w:t>[47]</w:t>
      </w:r>
      <w:r w:rsidRPr="004867D9">
        <w:fldChar w:fldCharType="end"/>
      </w:r>
      <w:r w:rsidRPr="004867D9">
        <w:t xml:space="preserve"> and GPT-4 </w:t>
      </w:r>
      <w:r w:rsidRPr="004867D9">
        <w:fldChar w:fldCharType="begin"/>
      </w:r>
      <w:r w:rsidR="004B119E">
        <w:instrText xml:space="preserve"> ADDIN ZOTERO_ITEM CSL_CITATION {"citationID":"00000024","properties":{"unsorted":false,"formattedCitation":"[32]","plainCitation":"[32]","noteIndex":0},"citationItems":[{"id":2565,"uris":["http://zotero.org/users/6749620/items/SYRTRJCY"],"itemData":{"id":2565,"type":"article","abstract":"We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4B119E">
        <w:t>[32]</w:t>
      </w:r>
      <w:r w:rsidRPr="004867D9">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4B119E">
        <w:instrText xml:space="preserve"> ADDIN ZOTERO_ITEM CSL_CITATION {"citationID":"00000025","properties":{"unsorted":false,"formattedCitation":"[48]","plainCitation":"[48]","noteIndex":0},"citationItems":[{"id":2684,"uris":["http://zotero.org/users/6749620/items/QYXXNITP"],"itemData":{"id":2684,"type":"paper-conference","abstract":"The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4B119E">
        <w:t>[48]</w:t>
      </w:r>
      <w:r w:rsidRPr="004867D9">
        <w:fldChar w:fldCharType="end"/>
      </w:r>
      <w:r w:rsidRPr="004867D9">
        <w:t xml:space="preserve">. These models are trained using reinforcement learning from human feedback </w:t>
      </w:r>
      <w:r w:rsidRPr="004867D9">
        <w:fldChar w:fldCharType="begin"/>
      </w:r>
      <w:r w:rsidR="004B119E">
        <w:instrText xml:space="preserve"> ADDIN ZOTERO_ITEM CSL_CITATION {"citationID":"00000026","properties":{"unsorted":false,"formattedCitation":"[49\\uc0\\u8211{}52]","plainCitation":"[49–52]","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4B119E" w:rsidRPr="004B119E">
        <w:rPr>
          <w:rFonts w:cs="Times New Roman"/>
          <w:kern w:val="0"/>
          <w:lang w:val="en-US"/>
        </w:rPr>
        <w:t>[49–52]</w:t>
      </w:r>
      <w:r w:rsidRPr="004867D9">
        <w:fldChar w:fldCharType="end"/>
      </w:r>
      <w:r w:rsidRPr="004867D9">
        <w:t xml:space="preserve">, enabling them </w:t>
      </w:r>
      <w:r w:rsidRPr="004867D9">
        <w:lastRenderedPageBreak/>
        <w:t xml:space="preserve">to follow natural language instructions and generate human-level responses. GPT-4 </w:t>
      </w:r>
      <w:r w:rsidR="00A94EC5">
        <w:t>demonstrated</w:t>
      </w:r>
      <w:r w:rsidRPr="004867D9">
        <w:t xml:space="preserve"> improvements over GPT-3.5, i</w:t>
      </w:r>
      <w:r>
        <w:t xml:space="preserve">ncluding more recent training data, enhanced reasoning capabilities, and multimodal input-output functionality (e.g. text, image, voice) </w:t>
      </w:r>
      <w:r>
        <w:fldChar w:fldCharType="begin"/>
      </w:r>
      <w:r w:rsidR="004B119E">
        <w:instrText xml:space="preserve"> ADDIN ZOTERO_ITEM CSL_CITATION {"citationID":"00000027","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4B119E">
        <w:rPr>
          <w:noProof/>
        </w:rPr>
        <w:t>[31]</w:t>
      </w:r>
      <w:r>
        <w:fldChar w:fldCharType="end"/>
      </w:r>
      <w:r>
        <w:t>.</w:t>
      </w:r>
    </w:p>
    <w:p w14:paraId="50045C01" w14:textId="2FC2B43E" w:rsidR="00C3297A" w:rsidRPr="000B0F3F" w:rsidRDefault="00AD4706" w:rsidP="009A3616">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2A446121" w:rsidR="00CD3E2C" w:rsidRDefault="00D228E8" w:rsidP="009A3616">
      <w:r w:rsidRPr="00D228E8">
        <w:t xml:space="preserve">InterVA-5 and </w:t>
      </w:r>
      <w:proofErr w:type="spellStart"/>
      <w:r w:rsidRPr="00D228E8">
        <w:t>InSilicoVA</w:t>
      </w:r>
      <w:proofErr w:type="spellEnd"/>
      <w:r w:rsidRPr="00D228E8">
        <w:t xml:space="preserve"> used structured questionnaire data, which were converted into </w:t>
      </w:r>
      <w:proofErr w:type="spellStart"/>
      <w:r w:rsidRPr="00D228E8">
        <w:t>OpenVA</w:t>
      </w:r>
      <w:proofErr w:type="spellEnd"/>
      <w:r w:rsidRPr="00D228E8">
        <w:t xml:space="preserve">-compatible format </w:t>
      </w:r>
      <w:r w:rsidRPr="00D228E8">
        <w:fldChar w:fldCharType="begin"/>
      </w:r>
      <w:r w:rsidR="004B119E">
        <w:instrText xml:space="preserve"> ADDIN ZOTERO_ITEM CSL_CITATION {"citationID":"00000028","properties":{"unsorted":false,"formattedCitation":"[41]","plainCitation":"[41]","noteIndex":0},"citationItems":[{"id":2596,"uris":["http://zotero.org/users/6749620/items/9K6D3V3X"],"itemData":{"id":2596,"type":"article-journal","abstract":"Verbal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4B119E">
        <w:t>[41]</w:t>
      </w:r>
      <w:r w:rsidRPr="00D228E8">
        <w:fldChar w:fldCharType="end"/>
      </w:r>
      <w:r w:rsidRPr="00D228E8">
        <w:t xml:space="preserve">. Both models produced COD assignments coded using the WHO 2016 VA standard </w:t>
      </w:r>
      <w:r w:rsidRPr="00D228E8">
        <w:fldChar w:fldCharType="begin"/>
      </w:r>
      <w:r w:rsidR="004B119E">
        <w:instrText xml:space="preserve"> ADDIN ZOTERO_ITEM CSL_CITATION {"citationID":"00000029","properties":{"unsorted":false,"formattedCitation":"[53]","plainCitation":"[53]","noteIndex":0},"citationItems":[{"id":2618,"uris":["http://zotero.org/users/6749620/items/IIYGENXN"],"itemData":{"id":2618,"type":"webpage","abstract":"Publications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4B119E">
        <w:t>[53]</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359F69B7"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 (see Appendix B.3.1), while </w:t>
      </w:r>
      <w:r w:rsidR="00744CC8" w:rsidRPr="008350E4">
        <w:t xml:space="preserve">partial chance corrected concordance </w:t>
      </w:r>
      <w:r w:rsidRPr="008350E4">
        <w:t xml:space="preserve">(PCCC) was used to assess individual-level agreement (see Appendix B.3.2) </w:t>
      </w:r>
      <w:r w:rsidR="00B71BB8" w:rsidRPr="008350E4">
        <w:fldChar w:fldCharType="begin"/>
      </w:r>
      <w:r w:rsidR="004B119E">
        <w:instrText xml:space="preserve"> ADDIN ZOTERO_ITEM CSL_CITATION {"citationID":"00000030","properties":{"unsorted":false,"formattedCitation":"[54]","plainCitation":"[54]","noteIndex":0},"citationItems":[{"id":2620,"uris":["http://zotero.org/users/6749620/items/532V639L"],"itemData":{"id":2620,"type":"article-journal","abstract":"Verbal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4B119E">
        <w:t>[54]</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4B119E">
        <w:instrText xml:space="preserve"> ADDIN ZOTERO_ITEM CSL_CITATION {"citationID":"00000031","properties":{"unsorted":false,"formattedCitation":"[39, 40, 55]","plainCitation":"[39, 40, 55]","noteIndex":0},"citationItems":[{"id":2624,"uris":["http://zotero.org/users/6749620/items/WD8YH84I"],"itemData":{"id":2624,"type":"article-journal","abstract":"Background\nPhysician-coded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4B119E">
        <w:t>[39, 40, 55]</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lastRenderedPageBreak/>
        <w:t>Results</w:t>
      </w:r>
    </w:p>
    <w:p w14:paraId="13E0F883" w14:textId="77777777" w:rsidR="00CD3E2C" w:rsidRDefault="00AD4706" w:rsidP="009A3616">
      <w:pPr>
        <w:pStyle w:val="Heading2"/>
      </w:pPr>
      <w:r>
        <w:t>Overall Performance</w:t>
      </w:r>
    </w:p>
    <w:p w14:paraId="008B0FCC" w14:textId="2473A34D" w:rsidR="00CD3E2C" w:rsidRDefault="00E407C6" w:rsidP="009A3616">
      <w:r w:rsidRPr="00AE51E8">
        <w:t>Population level performances were similar for all models (0.74-0.79</w:t>
      </w:r>
      <w:r w:rsidR="007E332D">
        <w:t xml:space="preserve"> </w:t>
      </w:r>
      <w:r w:rsidRPr="00AE51E8">
        <w:t>CSMF</w:t>
      </w:r>
      <w:r w:rsidR="00C11BE2">
        <w:t xml:space="preserve"> accuracy</w:t>
      </w:r>
      <w:r w:rsidRPr="00AE51E8">
        <w:t>)</w:t>
      </w:r>
      <w:r w:rsidR="004E51C3">
        <w:t xml:space="preserve">. </w:t>
      </w:r>
      <w:r w:rsidR="007A795C">
        <w:t xml:space="preserve">Thus, </w:t>
      </w:r>
      <w:r w:rsidR="00744CC8">
        <w:t xml:space="preserve">most of the remaining analyses </w:t>
      </w:r>
      <w:r w:rsidR="0019639A">
        <w:t xml:space="preserve">focus on the </w:t>
      </w:r>
      <w:r w:rsidR="00F66029">
        <w:t>individual-level</w:t>
      </w:r>
      <w:r w:rsidR="0019639A">
        <w:t xml:space="preserve"> performances measured by PCCC.</w:t>
      </w:r>
      <w:r w:rsidR="00C7068A">
        <w:t xml:space="preserve"> </w:t>
      </w:r>
      <w:r w:rsidR="006661D1" w:rsidRPr="00CE5850">
        <w:t>GPT-4 demonstrated the highest performance (0.61)</w:t>
      </w:r>
      <w:r w:rsidR="006661D1">
        <w:t xml:space="preserve"> </w:t>
      </w:r>
      <w:r w:rsidR="006661D1" w:rsidRPr="00AE51E8">
        <w:t xml:space="preserve">followed by GPT-3.5 (0.56), </w:t>
      </w:r>
      <w:proofErr w:type="spellStart"/>
      <w:r w:rsidR="006661D1" w:rsidRPr="00AE51E8">
        <w:t>InSilicoVA</w:t>
      </w:r>
      <w:proofErr w:type="spellEnd"/>
      <w:r w:rsidR="006661D1" w:rsidRPr="00AE51E8">
        <w:t xml:space="preserve"> (0.44), and InterVA-5 (0.44) (Figure 2). GPT-3.5 and GPT-4 had improvements from 0.14-0.</w:t>
      </w:r>
      <w:r w:rsidR="006661D1" w:rsidRPr="003000A7">
        <w:t>18 in the PCCC</w:t>
      </w:r>
      <w:r w:rsidR="006661D1" w:rsidRPr="00AE51E8">
        <w:t xml:space="preserve"> over </w:t>
      </w:r>
      <w:proofErr w:type="spellStart"/>
      <w:r w:rsidR="006661D1" w:rsidRPr="00AE51E8">
        <w:t>InSilicoVA</w:t>
      </w:r>
      <w:proofErr w:type="spellEnd"/>
      <w:r w:rsidR="006661D1" w:rsidRPr="00AE51E8">
        <w:t xml:space="preserve"> and InterVA-5, while GPT-4 slightly improved over GPT-3.5 by 0.05.</w:t>
      </w:r>
      <w:r>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GPT-4 had the best performance for </w:t>
      </w:r>
      <w:r w:rsidR="006661D1" w:rsidRPr="00AE51E8">
        <w:t xml:space="preserve">adult and neonatal records (0.64 and 0.58), while GPT-3.5 had the best performance for child records (0.54) with GPT-4 performing slightly worse (0.51). </w:t>
      </w:r>
      <w:proofErr w:type="spellStart"/>
      <w:r w:rsidR="006661D1" w:rsidRPr="00AE51E8">
        <w:t>InSilicoVA</w:t>
      </w:r>
      <w:proofErr w:type="spellEnd"/>
      <w:r w:rsidR="006661D1" w:rsidRPr="00AE51E8">
        <w:t xml:space="preserve">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(0.42). Performance varied less for child deaths (</w:t>
      </w:r>
      <w:r w:rsidR="00FF7587">
        <w:t xml:space="preserve">range: </w:t>
      </w:r>
      <w:r w:rsidR="006661D1" w:rsidRPr="00AE51E8">
        <w:t>0.13) than for adult and neonatal deaths (</w:t>
      </w:r>
      <w:r w:rsidR="00FF7587">
        <w:t xml:space="preserve">range: </w:t>
      </w:r>
      <w:r w:rsidR="006661D1" w:rsidRPr="00AE51E8">
        <w:t>0.24 and 0.22). Across ages, all models followed a similar pattern in performance (Figure 4)</w:t>
      </w:r>
      <w:r w:rsidR="00BE64EA">
        <w:t>. In adults, performance decreased with age</w:t>
      </w:r>
      <w:r w:rsidR="00AE713F">
        <w:t xml:space="preserve"> for 12 to 59 years</w:t>
      </w:r>
      <w:r w:rsidR="00BE64EA">
        <w:t xml:space="preserve"> (from 0.7 down to 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0.1 towards 0.75), indicating greater model reliability as developmental age advanced. </w:t>
      </w:r>
      <w:r w:rsidR="006661D1">
        <w:t>The highest and lowest performances were observed for ages 12-29 years (0.4</w:t>
      </w:r>
      <w:r w:rsidR="000F45CF">
        <w:t>-</w:t>
      </w:r>
      <w:r w:rsidR="006661D1">
        <w:t>0.7) and 1-11 months (0.1</w:t>
      </w:r>
      <w:r w:rsidR="000F45CF">
        <w:t>-</w:t>
      </w:r>
      <w:r w:rsidR="006661D1">
        <w:t>0.35) respectively.</w:t>
      </w:r>
    </w:p>
    <w:p w14:paraId="4A763082" w14:textId="66EFDB7C" w:rsidR="0028326E" w:rsidRDefault="00F9667F" w:rsidP="009A3616">
      <w:pPr>
        <w:spacing w:after="80" w:line="240" w:lineRule="auto"/>
      </w:pPr>
      <w:r>
        <w:rPr>
          <w:noProof/>
          <w:lang w:val="en-US"/>
        </w:rPr>
        <w:drawing>
          <wp:inline distT="0" distB="0" distL="0" distR="0" wp14:anchorId="1AC42168" wp14:editId="6F4024D3">
            <wp:extent cx="4491275" cy="2642717"/>
            <wp:effectExtent l="0" t="0" r="0" b="0"/>
            <wp:docPr id="1231772971" name="Picture 12" descr="A graph with blue and pink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descr="A graph with blue and pink stri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4252" cy="2720962"/>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791D2C79">
            <wp:extent cx="4976900" cy="2193561"/>
            <wp:effectExtent l="0" t="0" r="0" b="0"/>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0946" cy="2204159"/>
                    </a:xfrm>
                    <a:prstGeom prst="rect">
                      <a:avLst/>
                    </a:prstGeom>
                  </pic:spPr>
                </pic:pic>
              </a:graphicData>
            </a:graphic>
          </wp:inline>
        </w:drawing>
      </w:r>
    </w:p>
    <w:p w14:paraId="38ABC0AB" w14:textId="1B7D70AE"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 (range) represents the difference between the maximum and minimum PCCC values across all models per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49A925D5">
            <wp:extent cx="5426439" cy="3192686"/>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9726" cy="3200503"/>
                    </a:xfrm>
                    <a:prstGeom prst="rect">
                      <a:avLst/>
                    </a:prstGeom>
                  </pic:spPr>
                </pic:pic>
              </a:graphicData>
            </a:graphic>
          </wp:inline>
        </w:drawing>
      </w:r>
    </w:p>
    <w:p w14:paraId="36F8C7D3" w14:textId="02C264F1"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 </w:t>
      </w:r>
    </w:p>
    <w:p w14:paraId="71E9A733" w14:textId="77777777" w:rsidR="00CD3E2C" w:rsidRDefault="00AD4706" w:rsidP="009A3616">
      <w:pPr>
        <w:pStyle w:val="Heading2"/>
      </w:pPr>
      <w:r>
        <w:t>Performance for 3826 Adult Records (12 to 69 years)</w:t>
      </w:r>
    </w:p>
    <w:p w14:paraId="74D4A510" w14:textId="0F98BC7D" w:rsidR="00016DEE" w:rsidRDefault="00AD4706" w:rsidP="009A3616">
      <w:r w:rsidRPr="00D43402">
        <w:t xml:space="preserve">Figure 5 presents </w:t>
      </w:r>
      <w:r>
        <w:t xml:space="preserve">performance across 17 adult CODs. GPT-4 achieved the highest </w:t>
      </w:r>
      <w:r w:rsidR="00F66029">
        <w:t>individual-level</w:t>
      </w:r>
      <w:r>
        <w:t xml:space="preserve"> performance for 10 of 17 CODs (0.35–0.99), followed by GPT-3.5 for 5 CODs (0.43–0.94</w:t>
      </w:r>
      <w:r w:rsidR="00016DEE">
        <w:t xml:space="preserve">), and </w:t>
      </w:r>
      <w:proofErr w:type="spellStart"/>
      <w:r w:rsidR="00016DEE">
        <w:t>InSilicoVA</w:t>
      </w:r>
      <w:proofErr w:type="spellEnd"/>
      <w:r w:rsidR="00016DEE">
        <w:t xml:space="preserve"> for 2 CODs (0.71 and 0.84). InterVA-5 </w:t>
      </w:r>
      <w:r w:rsidR="00B17C91">
        <w:t>had</w:t>
      </w:r>
      <w:r w:rsidR="00016DEE">
        <w:t xml:space="preserve"> the lowest performance for 8 CODs (0–0.79), </w:t>
      </w:r>
      <w:proofErr w:type="spellStart"/>
      <w:r w:rsidR="00016DEE">
        <w:t>InSilicoVA</w:t>
      </w:r>
      <w:proofErr w:type="spellEnd"/>
      <w:r w:rsidR="00016DEE">
        <w:t xml:space="preserve"> for 6 CODs (0.01–0.41), and GPT-3.5 for 2 CODs (0.38 and 0.53). The greatest improvements of GPT-3.5/4 over </w:t>
      </w:r>
      <w:proofErr w:type="spellStart"/>
      <w:r w:rsidR="00016DEE">
        <w:t>InSilicoVA</w:t>
      </w:r>
      <w:proofErr w:type="spellEnd"/>
      <w:r w:rsidR="00016DEE">
        <w:t xml:space="preserve"> and InterVA-5 were observed in chronic respiratory</w:t>
      </w:r>
      <w:r w:rsidR="00016DEE" w:rsidRPr="00016DEE">
        <w:t xml:space="preserve"> </w:t>
      </w:r>
      <w:r w:rsidR="00016DEE">
        <w:t>diseases (0.74-0.94</w:t>
      </w:r>
      <w:r w:rsidR="0022608C">
        <w:t xml:space="preserve"> in the PCCC</w:t>
      </w:r>
      <w:r w:rsidR="00016DEE">
        <w:t xml:space="preserve">), while the smallest improvements were for malaria (0.09-0.17 </w:t>
      </w:r>
      <w:r w:rsidR="0022608C">
        <w:t xml:space="preserve">in the </w:t>
      </w:r>
      <w:r w:rsidR="00016DEE">
        <w:t xml:space="preserve">PCCC). All models </w:t>
      </w:r>
      <w:r w:rsidR="007442F0">
        <w:t xml:space="preserve">performed well </w:t>
      </w:r>
      <w:r w:rsidR="00016DEE">
        <w:t xml:space="preserve">for maternal </w:t>
      </w:r>
      <w:r w:rsidR="00016DEE">
        <w:lastRenderedPageBreak/>
        <w:t xml:space="preserve">conditions (0.79–0.99), but </w:t>
      </w:r>
      <w:r w:rsidR="007442F0">
        <w:t>poorly</w:t>
      </w:r>
      <w:r w:rsidR="00016DEE">
        <w:t xml:space="preserve"> for unspecified infections (0.35–0.49), malaria (0.26–0.43), and ill-defined CODs (0–0.35). GPT-4 showed performance improvements </w:t>
      </w:r>
      <w:r w:rsidR="006748CC">
        <w:t xml:space="preserve">between </w:t>
      </w:r>
      <w:r w:rsidR="00016DEE">
        <w:t>over all other models for cancers</w:t>
      </w:r>
      <w:r w:rsidR="006748CC">
        <w:t xml:space="preserve"> (0.25-0.36 in the PCCC)</w:t>
      </w:r>
      <w:r w:rsidR="00016DEE">
        <w:t>, stroke (0.27–0.45</w:t>
      </w:r>
      <w:r w:rsidR="006748CC">
        <w:t xml:space="preserve"> in the PCCC</w:t>
      </w:r>
      <w:r w:rsidR="00016DEE">
        <w:t>), and diarrhoeal diseases (0.37–0.51</w:t>
      </w:r>
      <w:r w:rsidR="006748CC">
        <w:t xml:space="preserve"> in the PCCC</w:t>
      </w:r>
      <w:r w:rsidR="00016DEE">
        <w:t>). GPT-3.5 demonstrated similar gains for liver and alcohol-related diseases (0.27–0.52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0.17), ischemic heart disease (</w:t>
      </w:r>
      <w:r w:rsidR="00EF7FE6">
        <w:t xml:space="preserve">range: </w:t>
      </w:r>
      <w:r w:rsidR="00016DEE">
        <w:t>0.15), and unspecified infections (</w:t>
      </w:r>
      <w:r w:rsidR="00EF7FE6">
        <w:t xml:space="preserve">range: </w:t>
      </w:r>
      <w:r w:rsidR="00016DEE">
        <w:t>0.14).</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drawing>
          <wp:inline distT="0" distB="0" distL="0" distR="0" wp14:anchorId="624FFFE9" wp14:editId="4033CC4B">
            <wp:extent cx="4567003" cy="6048194"/>
            <wp:effectExtent l="0" t="0" r="508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140" cy="6074862"/>
                    </a:xfrm>
                    <a:prstGeom prst="rect">
                      <a:avLst/>
                    </a:prstGeom>
                  </pic:spPr>
                </pic:pic>
              </a:graphicData>
            </a:graphic>
          </wp:inline>
        </w:drawing>
      </w:r>
    </w:p>
    <w:p w14:paraId="399024A3" w14:textId="3C216FD1"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 (range) represents the difference between the maximum and minimum PCCC values across all models per </w:t>
      </w:r>
      <w:r w:rsidR="004A4B79">
        <w:t>cause of death</w:t>
      </w:r>
      <w:r w:rsidR="00190375">
        <w:t>.</w:t>
      </w:r>
      <w:r w:rsidR="00691D88">
        <w:t xml:space="preserve"> Symbols on the left </w:t>
      </w:r>
      <w:r w:rsidR="00AF68D6">
        <w:t>show</w:t>
      </w:r>
      <w:r w:rsidR="00691D88">
        <w:t xml:space="preserve"> lowest performing models, while symbols on the right</w:t>
      </w:r>
      <w:r w:rsidR="00E24BFA">
        <w:t xml:space="preserve"> with bolded text</w:t>
      </w:r>
      <w:r w:rsidR="00691D88">
        <w:t xml:space="preserve"> </w:t>
      </w:r>
      <w:r w:rsidR="00AF68D6">
        <w:t>show</w:t>
      </w:r>
      <w:r w:rsidR="00691D88">
        <w:t xml:space="preserve"> highest performing models per cause of death.</w:t>
      </w:r>
      <w:r w:rsidR="00EB5606">
        <w:t xml:space="preserve"> Suicide (n=3, </w:t>
      </w:r>
      <w:r w:rsidR="00780A93">
        <w:t>&lt;</w:t>
      </w:r>
      <w:r w:rsidR="00EB5606">
        <w:t>1%) was excluded due to low sample size.</w:t>
      </w:r>
    </w:p>
    <w:p w14:paraId="7A5B4770" w14:textId="77777777" w:rsidR="00CD3E2C" w:rsidRDefault="00AD4706" w:rsidP="009A3616">
      <w:pPr>
        <w:pStyle w:val="Heading2"/>
      </w:pPr>
      <w:r>
        <w:lastRenderedPageBreak/>
        <w:t>Performance for 2636 Child Records (28 Days to 11 Years)</w:t>
      </w:r>
    </w:p>
    <w:p w14:paraId="1AD08847" w14:textId="2E72A44B" w:rsidR="00CD3E2C" w:rsidRDefault="00AD4706" w:rsidP="009A3616">
      <w:r w:rsidRPr="0029551B">
        <w:t xml:space="preserve">Figure 6 shows individual-level performance across 8 child CODs. GPT-4 achieved the highest PCCC for 4 of the 8 CODs (0.65–0.94), followed by GPT-3.5 for 3 CODs (0.44–0.88), and </w:t>
      </w:r>
      <w:proofErr w:type="spellStart"/>
      <w:r w:rsidRPr="0029551B">
        <w:t>InSilicoVA</w:t>
      </w:r>
      <w:proofErr w:type="spellEnd"/>
      <w:r w:rsidRPr="0029551B">
        <w:t xml:space="preserve"> for 1 COD (0.78). InterVA-5 had the lowest performance for 4 CODs (0.09–0.79), </w:t>
      </w:r>
      <w:proofErr w:type="spellStart"/>
      <w:r w:rsidRPr="0029551B">
        <w:t>InSilicoVA</w:t>
      </w:r>
      <w:proofErr w:type="spellEnd"/>
      <w:r w:rsidRPr="0029551B">
        <w:t xml:space="preserve"> for 3 CODs (0–0.35), and GPT-3.5 for 1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malaria (0.35–0.54) and other infections (0.29–0.44). GPT-4 demonstrated an improvement over other models for ill-defined CODs, with improvements </w:t>
      </w:r>
      <w:r w:rsidR="00C13434">
        <w:t>between</w:t>
      </w:r>
      <w:r>
        <w:t xml:space="preserve"> </w:t>
      </w:r>
      <w:r w:rsidR="00C13434">
        <w:t xml:space="preserve">0.38–0.65 in the </w:t>
      </w:r>
      <w:r w:rsidRPr="00574A83">
        <w:t>PCCC</w:t>
      </w:r>
      <w:r>
        <w:t xml:space="preserve">, </w:t>
      </w:r>
      <w:r w:rsidR="00E23769">
        <w:t>while demonstrating</w:t>
      </w:r>
      <w:r>
        <w:t xml:space="preserve"> stronger performance for injuries, with gains of 0.11</w:t>
      </w:r>
      <w:r w:rsidR="00C50A80">
        <w:t>-</w:t>
      </w:r>
      <w:r>
        <w:t>0.15</w:t>
      </w:r>
      <w:r w:rsidR="008865C0">
        <w:t xml:space="preserve"> </w:t>
      </w:r>
      <w:r>
        <w:t>compared to 0.01</w:t>
      </w:r>
      <w:r w:rsidR="00C50A80">
        <w:t>-</w:t>
      </w:r>
      <w:r>
        <w:t>0.04</w:t>
      </w:r>
      <w:r w:rsidR="0078319E">
        <w:t xml:space="preserve"> in the PCCC</w:t>
      </w:r>
      <w:r>
        <w:t xml:space="preserve"> for 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0.65), and nutritional deficiencies (</w:t>
      </w:r>
      <w:r w:rsidR="006661D1">
        <w:t xml:space="preserve">range: </w:t>
      </w:r>
      <w:r>
        <w:t>0.61).</w:t>
      </w:r>
      <w:r w:rsidR="00757560">
        <w:t xml:space="preserve"> </w:t>
      </w:r>
      <w:r>
        <w:t xml:space="preserve">In contrast, narrower differences (less than 0.30 </w:t>
      </w:r>
      <w:r w:rsidR="006661D1">
        <w:t xml:space="preserve">in the </w:t>
      </w:r>
      <w:r>
        <w:t>PCCC) were seen for malaria (</w:t>
      </w:r>
      <w:r w:rsidR="006661D1">
        <w:t xml:space="preserve">range: </w:t>
      </w:r>
      <w:r>
        <w:t>0.20), injuries, and other infections (</w:t>
      </w:r>
      <w:r w:rsidR="006661D1">
        <w:t xml:space="preserve">range: </w:t>
      </w:r>
      <w:r>
        <w:t>0.15).</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17EACDA9">
            <wp:extent cx="4936913" cy="4362138"/>
            <wp:effectExtent l="0" t="0" r="0" b="0"/>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7699" cy="4371668"/>
                    </a:xfrm>
                    <a:prstGeom prst="rect">
                      <a:avLst/>
                    </a:prstGeom>
                  </pic:spPr>
                </pic:pic>
              </a:graphicData>
            </a:graphic>
          </wp:inline>
        </w:drawing>
      </w:r>
    </w:p>
    <w:p w14:paraId="451AEDBC" w14:textId="4734DB91"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 (range) represents the difference between the maximum and minimum PCCC values across all models per cause of death.</w:t>
      </w:r>
      <w:r w:rsidR="00B22FA4">
        <w:t xml:space="preserve"> Symbols on the far left represent lowest performing models, while symbols on the right</w:t>
      </w:r>
      <w:r w:rsidR="009D4652">
        <w:t xml:space="preserve"> with bolded text</w:t>
      </w:r>
      <w:r w:rsidR="00B22FA4">
        <w:t xml:space="preserve"> represent highest performing models per cause of death.</w:t>
      </w:r>
      <w:r w:rsidR="007300E5">
        <w:t xml:space="preserve"> </w:t>
      </w:r>
      <w:r w:rsidR="006E17B1">
        <w:t>Congenital anomalies (n=1, &lt;1%) was excluded due to low sample size.</w:t>
      </w:r>
    </w:p>
    <w:p w14:paraId="4D08D78C" w14:textId="77777777" w:rsidR="00CD3E2C" w:rsidRDefault="00AD4706" w:rsidP="009A3616">
      <w:pPr>
        <w:pStyle w:val="Heading2"/>
      </w:pPr>
      <w:r>
        <w:lastRenderedPageBreak/>
        <w:t>Performance for 477 Neonatal Records (Under 28 Days)</w:t>
      </w:r>
    </w:p>
    <w:p w14:paraId="6581AF9F" w14:textId="0C34ECE8" w:rsidR="00CD3E2C" w:rsidRDefault="00AD4706" w:rsidP="009A3616">
      <w:r>
        <w:t xml:space="preserve">Figure </w:t>
      </w:r>
      <w:r>
        <w:rPr>
          <w:color w:val="0000FF"/>
        </w:rPr>
        <w:t xml:space="preserve">7 </w:t>
      </w:r>
      <w:r>
        <w:t xml:space="preserve">shows model performance across 5 neonatal CODs. GPT-4 achieved the </w:t>
      </w:r>
      <w:r w:rsidR="00D20BD4">
        <w:t>highest performance</w:t>
      </w:r>
      <w:r>
        <w:t xml:space="preserve"> for 3 of the 5 CODs (0.39–0.71), while GPT-3.5 and </w:t>
      </w:r>
      <w:proofErr w:type="spellStart"/>
      <w:r>
        <w:t>InSilicoVA</w:t>
      </w:r>
      <w:proofErr w:type="spellEnd"/>
      <w:r>
        <w:t xml:space="preserve"> had the highest</w:t>
      </w:r>
      <w:r w:rsidR="005034E1">
        <w:t xml:space="preserve"> performance</w:t>
      </w:r>
      <w:r>
        <w:t xml:space="preserve"> for </w:t>
      </w:r>
      <w:r w:rsidR="00994B6D">
        <w:t>one</w:t>
      </w:r>
      <w:r>
        <w:t xml:space="preserve"> COD each (0.57 and 0.86). GPT-3.5 showed the lowest </w:t>
      </w:r>
      <w:r w:rsidR="00C4395C">
        <w:t>performance</w:t>
      </w:r>
      <w:r>
        <w:t xml:space="preserve"> for 3 CODs (0–0.13), and InterVA-5 for 2 CODs (0.01 and 0.48). Performance was similar across all models for stillbirths (0.48–0.57)</w:t>
      </w:r>
      <w:r w:rsidR="00B5382B">
        <w:t xml:space="preserve">. Notably, </w:t>
      </w:r>
      <w:r>
        <w:t xml:space="preserve">only GPT-4 achieved a PCCC greater than </w:t>
      </w:r>
      <w:r w:rsidR="0024654D">
        <w:t>zero</w:t>
      </w:r>
      <w:r>
        <w:t xml:space="preserve"> for prematurity-related deaths. </w:t>
      </w:r>
      <w:proofErr w:type="spellStart"/>
      <w:r>
        <w:t>InSilicoVA</w:t>
      </w:r>
      <w:proofErr w:type="spellEnd"/>
      <w:r>
        <w:t xml:space="preserve"> outperformed all other models for neonatal infections, with gains of 0.18–0.73</w:t>
      </w:r>
      <w:r w:rsidR="00590100">
        <w:t xml:space="preserve"> in the</w:t>
      </w:r>
      <w:r>
        <w:t xml:space="preserve"> PCCC. </w:t>
      </w:r>
      <w:r w:rsidR="00E57997">
        <w:t>Larger p</w:t>
      </w:r>
      <w:r>
        <w:t>erformance differences</w:t>
      </w:r>
      <w:r w:rsidR="005002DA">
        <w:t xml:space="preserve"> between models</w:t>
      </w:r>
      <w:r w:rsidR="00E57997">
        <w:t xml:space="preserve"> were observed </w:t>
      </w:r>
      <w:r>
        <w:t>for infections (range: 0.73) and prematurity and low birthweight (0.7)</w:t>
      </w:r>
      <w:r w:rsidR="00E57997">
        <w:t>, while lower differences were seen in s</w:t>
      </w:r>
      <w:r>
        <w:t>tillbirth (range: 0.09).</w:t>
      </w:r>
    </w:p>
    <w:p w14:paraId="47748628" w14:textId="390BF0D6" w:rsidR="001C7202" w:rsidRDefault="00C80BC6" w:rsidP="009A3616">
      <w:pPr>
        <w:spacing w:after="80" w:line="240" w:lineRule="auto"/>
        <w:jc w:val="left"/>
      </w:pPr>
      <w:r>
        <w:rPr>
          <w:noProof/>
          <w:lang w:val="en-US"/>
        </w:rPr>
        <w:drawing>
          <wp:inline distT="0" distB="0" distL="0" distR="0" wp14:anchorId="1A230AE0" wp14:editId="4AFC3C7B">
            <wp:extent cx="5566348" cy="3275003"/>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5393" cy="3286208"/>
                    </a:xfrm>
                    <a:prstGeom prst="rect">
                      <a:avLst/>
                    </a:prstGeom>
                  </pic:spPr>
                </pic:pic>
              </a:graphicData>
            </a:graphic>
          </wp:inline>
        </w:drawing>
      </w:r>
    </w:p>
    <w:p w14:paraId="6372D57A" w14:textId="0281B2EC"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 (range) represents the difference between the maximum and minimum PCCC values across all models per cause of death. Symbols on the far left represent lowest performing models, while symbols on the right with bolded text represent highest performing models per cause of death. 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t>Discussion</w:t>
      </w:r>
    </w:p>
    <w:p w14:paraId="5BA18DEE" w14:textId="65BCE45E"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specific to each </w:t>
      </w:r>
      <w:r w:rsidR="00526838">
        <w:t>COD</w:t>
      </w:r>
      <w:r>
        <w:t xml:space="preserve"> </w:t>
      </w:r>
      <w:r w:rsidR="00493F89">
        <w:t>for</w:t>
      </w:r>
      <w:r>
        <w:t xml:space="preserve"> </w:t>
      </w:r>
      <w:r w:rsidRPr="00835019">
        <w:t>maximiz</w:t>
      </w:r>
      <w:r w:rsidR="00493F89">
        <w:t>ing</w:t>
      </w:r>
      <w:r w:rsidRPr="00835019">
        <w:t xml:space="preserve"> </w:t>
      </w:r>
      <w:r>
        <w:t>performance</w:t>
      </w:r>
      <w:r w:rsidRPr="00835019">
        <w:t xml:space="preserve"> across disease categories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4B119E">
        <w:instrText xml:space="preserve"> ADDIN ZOTERO_ITEM CSL_CITATION {"citationID":"00000033","properties":{"unsorted":false,"formattedCitation":"[56, 57]","plainCitation":"[56, 57]","noteIndex":0},"citationItems":[{"id":3255,"uris":["http://zotero.org/users/6749620/items/6REPLBAC"],"itemData":{"id":3255,"type":"article-journal","abstract":"Prognosis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4B119E">
        <w:rPr>
          <w:noProof/>
        </w:rPr>
        <w:t>[56, 57]</w:t>
      </w:r>
      <w:r>
        <w:fldChar w:fldCharType="end"/>
      </w:r>
      <w:r>
        <w:t xml:space="preserve">. </w:t>
      </w:r>
      <w:r w:rsidR="008C21F0">
        <w:t xml:space="preserve">In terms of </w:t>
      </w:r>
      <w:r w:rsidR="00626CF1">
        <w:t xml:space="preserve">individual </w:t>
      </w:r>
      <w:r w:rsidR="008C21F0">
        <w:t xml:space="preserve">performance, </w:t>
      </w:r>
      <w:r w:rsidR="00F14E3D" w:rsidRPr="00F14E3D">
        <w:t>GPT-3.5/4 consistently outperformed InterVA-5</w:t>
      </w:r>
      <w:r w:rsidR="003F0443">
        <w:t xml:space="preserve"> and </w:t>
      </w:r>
      <w:proofErr w:type="spellStart"/>
      <w:r w:rsidR="003F0443">
        <w:t>InSilicoVA</w:t>
      </w:r>
      <w:proofErr w:type="spellEnd"/>
      <w:r w:rsidR="00F14E3D" w:rsidRPr="00F14E3D">
        <w:t xml:space="preserve"> for most</w:t>
      </w:r>
      <w:r w:rsidR="00A80278" w:rsidRPr="00835019">
        <w:t xml:space="preserve"> leading CODs identified in prior Sierra Leone studies </w:t>
      </w:r>
      <w:r w:rsidR="00A80278" w:rsidRPr="00835019">
        <w:fldChar w:fldCharType="begin"/>
      </w:r>
      <w:r w:rsidR="004B119E">
        <w:instrText xml:space="preserve"> ADDIN ZOTERO_ITEM CSL_CITATION {"citationID":"00000032","properties":{"unsorted":false,"formattedCitation":"[34, 58]","plainCitation":"[34,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A80278" w:rsidRPr="00835019">
        <w:fldChar w:fldCharType="separate"/>
      </w:r>
      <w:r w:rsidR="004B119E">
        <w:t>[34, 58]</w:t>
      </w:r>
      <w:r w:rsidR="00A80278" w:rsidRPr="00835019">
        <w:fldChar w:fldCharType="end"/>
      </w:r>
      <w:r w:rsidR="00BE1BF7">
        <w:t xml:space="preserve"> </w:t>
      </w:r>
      <w:r w:rsidR="00541BE9">
        <w:t xml:space="preserve">as seen in </w:t>
      </w:r>
      <w:r w:rsidR="00541BE9" w:rsidRPr="00835019">
        <w:t>Table 1</w:t>
      </w:r>
      <w:r w:rsidR="006661D1" w:rsidRPr="008055DC">
        <w:t>.</w:t>
      </w:r>
      <w:r w:rsidR="00992D53">
        <w:t xml:space="preserve"> A key advantage of GPT-3.5/4 is their ability to process and generate natural language </w:t>
      </w:r>
      <w:r w:rsidR="00992D53">
        <w:lastRenderedPageBreak/>
        <w:t xml:space="preserve">text as input and output. Unlike InterVA-5 and </w:t>
      </w:r>
      <w:proofErr w:type="spellStart"/>
      <w:r w:rsidR="00992D53">
        <w:t>InSilicoVA</w:t>
      </w:r>
      <w:proofErr w:type="spellEnd"/>
      <w:r w:rsidR="00992D53">
        <w:t>, GPT models assign CODs using the ICD-10 standard, mirroring physician practic</w:t>
      </w:r>
      <w:r w:rsidR="00200775">
        <w:t>e</w:t>
      </w:r>
      <w:r w:rsidR="00992D53">
        <w:t xml:space="preserve">. In contrast, InterVA-5 and </w:t>
      </w:r>
      <w:proofErr w:type="spellStart"/>
      <w:r w:rsidR="00992D53">
        <w:t>InSilicoVA</w:t>
      </w:r>
      <w:proofErr w:type="spellEnd"/>
      <w:r w:rsidR="00992D53">
        <w:t xml:space="preserve">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992D53">
        <w:t xml:space="preserve"> 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4B119E">
        <w:instrText xml:space="preserve"> ADDIN ZOTERO_ITEM CSL_CITATION {"citationID":"00000037","properties":{"unsorted":false,"formattedCitation":"[24, 26]","plainCitation":"[24, 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4B119E">
        <w:rPr>
          <w:noProof/>
        </w:rPr>
        <w:t>[24, 26]</w:t>
      </w:r>
      <w:r w:rsidR="00992D53">
        <w:fldChar w:fldCharType="end"/>
      </w:r>
      <w:r w:rsidR="00992D53">
        <w:t>.</w:t>
      </w:r>
    </w:p>
    <w:p w14:paraId="0E406073" w14:textId="0637E184" w:rsidR="003506FC" w:rsidRDefault="001C01D1" w:rsidP="009A3616">
      <w:r>
        <w:t xml:space="preserve">Although GPT models improved over InterVA-5 and </w:t>
      </w:r>
      <w:proofErr w:type="spellStart"/>
      <w:r>
        <w:t>InSilicoVA</w:t>
      </w:r>
      <w:proofErr w:type="spellEnd"/>
      <w:r>
        <w:t xml:space="preserve"> models, </w:t>
      </w:r>
      <w:r w:rsidR="00465E27">
        <w:t xml:space="preserve">several </w:t>
      </w:r>
      <w:r w:rsidR="00DD59ED">
        <w:t>limitations</w:t>
      </w:r>
      <w:r>
        <w:t xml:space="preserve"> exist.</w:t>
      </w:r>
      <w:r w:rsidR="00932E6C">
        <w:t xml:space="preserve"> A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 xml:space="preserve">that GPT-3.5 </w:t>
      </w:r>
      <w:r w:rsidR="00932E6C">
        <w:t xml:space="preserve">did not assign </w:t>
      </w:r>
      <w:r w:rsidR="00A366D5">
        <w:t>consistent</w:t>
      </w:r>
      <w:r w:rsidR="00932E6C">
        <w:t xml:space="preserve"> COD</w:t>
      </w:r>
      <w:r w:rsidR="00322903">
        <w:t>s</w:t>
      </w:r>
      <w:r w:rsidR="00932E6C">
        <w:t xml:space="preserve"> when repeated on the same record</w:t>
      </w:r>
      <w:r w:rsidR="00A627FC">
        <w:t xml:space="preserve"> </w:t>
      </w:r>
      <w:r w:rsidR="00A627FC" w:rsidRPr="00D96D88">
        <w:fldChar w:fldCharType="begin"/>
      </w:r>
      <w:r w:rsidR="004B119E">
        <w:instrText xml:space="preserve"> ADDIN ZOTERO_ITEM CSL_CITATION {"citationID":"00000043","properties":{"unsorted":false,"formattedCitation":"[59\\uc0\\u8211{}61]","plainCitation":"[59–61]","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A627FC" w:rsidRPr="00D96D88">
        <w:fldChar w:fldCharType="separate"/>
      </w:r>
      <w:r w:rsidR="004B119E" w:rsidRPr="004B119E">
        <w:rPr>
          <w:rFonts w:cs="Times New Roman"/>
          <w:kern w:val="0"/>
          <w:lang w:val="en-US"/>
        </w:rPr>
        <w:t>[59–61]</w:t>
      </w:r>
      <w:r w:rsidR="00A627FC" w:rsidRPr="00D96D88">
        <w:fldChar w:fldCharType="end"/>
      </w:r>
      <w:r w:rsidR="00B40B3C">
        <w:t xml:space="preserve">. </w:t>
      </w:r>
      <w:r w:rsidR="00A366D5">
        <w:t>In</w:t>
      </w:r>
      <w:r w:rsidR="00B40B3C">
        <w:t xml:space="preserve"> contrast, InterVA-5 and </w:t>
      </w:r>
      <w:proofErr w:type="spellStart"/>
      <w:r w:rsidR="00B40B3C">
        <w:t>InSilicoVA</w:t>
      </w:r>
      <w:proofErr w:type="spellEnd"/>
      <w:r w:rsidR="00B40B3C">
        <w:t xml:space="preserve">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3C42FB">
        <w:t xml:space="preserve"> 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4B119E">
        <w:instrText xml:space="preserve"> ADDIN ZOTERO_ITEM CSL_CITATION {"citationID":"v1oalDSQ","properties":{"formattedCitation":"[62\\uc0\\u8211{}64]","plainCitation":"[62–64]","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4B119E" w:rsidRPr="004B119E">
        <w:rPr>
          <w:rFonts w:cs="Times New Roman"/>
          <w:kern w:val="0"/>
          <w:lang w:val="en-US"/>
        </w:rPr>
        <w:t>[62–64]</w:t>
      </w:r>
      <w:r w:rsidR="004C78B4">
        <w:fldChar w:fldCharType="end"/>
      </w:r>
      <w:r w:rsidR="00BB0D31">
        <w:t>.</w:t>
      </w:r>
      <w:r w:rsidR="00827BFE">
        <w:t xml:space="preserve"> </w:t>
      </w:r>
      <w:r w:rsidR="00105101">
        <w:t>W</w:t>
      </w:r>
      <w:r w:rsidR="00827BFE">
        <w:t>e</w:t>
      </w:r>
      <w:r w:rsidR="00105101">
        <w:t xml:space="preserve"> also</w:t>
      </w:r>
      <w:r w:rsidR="00827BFE">
        <w:t xml:space="preserve"> note that GPT-3.5/4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4B119E">
        <w:instrText xml:space="preserve"> ADDIN ZOTERO_ITEM CSL_CITATION {"citationID":"00000039","properties":{"unsorted":false,"formattedCitation":"[65, 66]","plainCitation":"[65, 66]","noteIndex":0},"citationItems":[{"id":2817,"uris":["http://zotero.org/users/6749620/items/T99CBISQ"],"itemData":{"id":2817,"type":"article-journal","abstract":"Abstract\n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4B119E">
        <w:t>[65, 66]</w:t>
      </w:r>
      <w:r w:rsidR="006E5552" w:rsidRPr="00827BFE">
        <w:fldChar w:fldCharType="end"/>
      </w:r>
      <w:r w:rsidR="00827BFE">
        <w:t>.</w:t>
      </w:r>
      <w:r w:rsidR="006E5552">
        <w:t xml:space="preserve"> </w:t>
      </w:r>
      <w:r w:rsidR="00CD6A10" w:rsidRPr="00827BFE">
        <w:t xml:space="preserve">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rsidR="00CD6A10" w:rsidRPr="00827BFE">
        <w:fldChar w:fldCharType="begin"/>
      </w:r>
      <w:r w:rsidR="004B119E">
        <w:instrText xml:space="preserve"> ADDIN ZOTERO_ITEM CSL_CITATION {"citationID":"00000040","properties":{"unsorted":false,"formattedCitation":"[67\\uc0\\u8211{}69]","plainCitation":"[67–69]","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4B119E" w:rsidRPr="004B119E">
        <w:rPr>
          <w:rFonts w:cs="Times New Roman"/>
          <w:kern w:val="0"/>
          <w:lang w:val="en-US"/>
        </w:rPr>
        <w:t>[67–69]</w:t>
      </w:r>
      <w:r w:rsidR="00CD6A10" w:rsidRPr="00827BFE">
        <w:fldChar w:fldCharType="end"/>
      </w:r>
      <w:r w:rsidR="00CD6A10" w:rsidRPr="00827BFE">
        <w:t xml:space="preserve">. In contrast, InterVA-5 and </w:t>
      </w:r>
      <w:proofErr w:type="spellStart"/>
      <w:r w:rsidR="00CD6A10" w:rsidRPr="00827BFE">
        <w:t>InSilicoVA</w:t>
      </w:r>
      <w:proofErr w:type="spellEnd"/>
      <w:r w:rsidR="00CD6A10" w:rsidRPr="00827BFE">
        <w:t xml:space="preserve"> </w:t>
      </w:r>
      <w:r w:rsidR="0064329D">
        <w:t>are</w:t>
      </w:r>
      <w:r w:rsidR="00CD6A10" w:rsidRPr="00827BFE">
        <w:t xml:space="preserve"> run</w:t>
      </w:r>
      <w:r w:rsidR="0096241E">
        <w:t xml:space="preserve"> on</w:t>
      </w:r>
      <w:r w:rsidR="00CD6A10" w:rsidRPr="00827BFE">
        <w:t xml:space="preserve"> local systems</w:t>
      </w:r>
      <w:r w:rsidR="00333CBF">
        <w:t xml:space="preserve"> </w:t>
      </w:r>
      <w:r w:rsidR="00CD6A10" w:rsidRPr="00827BFE">
        <w:t>under the control of the data owner.</w:t>
      </w:r>
      <w:r w:rsidR="002F4E9D">
        <w:t xml:space="preserve"> As technology improves, larger GPT models may be possible on local systems, while currently, smaller LLMs exist as an alternative</w:t>
      </w:r>
      <w:r w:rsidR="00721D5C">
        <w:t xml:space="preserve"> </w:t>
      </w:r>
      <w:r w:rsidR="00721D5C">
        <w:fldChar w:fldCharType="begin"/>
      </w:r>
      <w:r w:rsidR="004B119E">
        <w:instrText xml:space="preserve"> ADDIN ZOTERO_ITEM CSL_CITATION {"citationID":"KR9Wxi6D","properties":{"formattedCitation":"[70\\uc0\\u8211{}72]","plainCitation":"[70–72]","noteIndex":0},"citationItems":[{"id":3484,"uris":["http://zotero.org/users/6749620/items/C5ZCQW6R"],"itemData":{"id":3484,"type":"article-journal","abstract":"Large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4B119E" w:rsidRPr="004B119E">
        <w:rPr>
          <w:rFonts w:cs="Times New Roman"/>
          <w:kern w:val="0"/>
          <w:lang w:val="en-US"/>
        </w:rPr>
        <w:t>[70–72]</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 xml:space="preserve">gical contexts remains limited. Given ongoing efforts to scale and integrate VA systems for mortality surveillance across diverse low- and middle-income countries, further validation across </w:t>
      </w:r>
      <w:r w:rsidR="00BF6A86">
        <w:t>more</w:t>
      </w:r>
      <w:r w:rsidR="0035324F" w:rsidRPr="002A7926">
        <w:t xml:space="preserve"> representative VA datasets is essential to evaluate model robustness, adaptability, and operational utility in practice </w:t>
      </w:r>
      <w:r w:rsidR="0035324F" w:rsidRPr="002A7926">
        <w:fldChar w:fldCharType="begin"/>
      </w:r>
      <w:r w:rsidR="004B119E">
        <w:instrText xml:space="preserve"> ADDIN ZOTERO_ITEM CSL_CITATION {"citationID":"00000047","properties":{"unsorted":false,"formattedCitation":"[73\\uc0\\u8211{}75]","plainCitation":"[73–75]","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4B119E" w:rsidRPr="004B119E">
        <w:rPr>
          <w:rFonts w:cs="Times New Roman"/>
          <w:kern w:val="0"/>
          <w:lang w:val="en-US"/>
        </w:rPr>
        <w:t>[73–75]</w:t>
      </w:r>
      <w:r w:rsidR="0035324F" w:rsidRPr="002A7926">
        <w:fldChar w:fldCharType="end"/>
      </w:r>
      <w:r w:rsidR="0035324F" w:rsidRPr="002A7926">
        <w:t>.</w:t>
      </w:r>
    </w:p>
    <w:p w14:paraId="31D4EB6A" w14:textId="2F1E2F90" w:rsidR="006661D1" w:rsidRDefault="005C5D24" w:rsidP="009A3616">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w:t>
      </w:r>
      <w:r w:rsidRPr="008A29C4">
        <w:lastRenderedPageBreak/>
        <w:t xml:space="preserve">offered to physicians after their initial assignment, enabling reconsideration or confirmation of CODs </w:t>
      </w:r>
      <w:r>
        <w:t xml:space="preserve">as seen in </w:t>
      </w:r>
      <w:r w:rsidRPr="008A29C4">
        <w:t xml:space="preserve">step 2 </w:t>
      </w:r>
      <w:r>
        <w:t>of</w:t>
      </w:r>
      <w:r w:rsidRPr="008A29C4">
        <w:t xml:space="preserve"> Figure 8. </w:t>
      </w:r>
      <w:r>
        <w:t xml:space="preserve"> </w:t>
      </w:r>
      <w:r w:rsidR="0052430A">
        <w:t>W</w:t>
      </w:r>
      <w:r w:rsidR="00095362">
        <w:t>e highlight that t</w:t>
      </w:r>
      <w:r w:rsidR="005E0BBB">
        <w:t>he i</w:t>
      </w:r>
      <w:r w:rsidR="0082609B">
        <w:t>ntegrat</w:t>
      </w:r>
      <w:r w:rsidR="005E0BBB">
        <w:t>ion of</w:t>
      </w:r>
      <w:r w:rsidR="00313BEB">
        <w:t xml:space="preserve"> </w:t>
      </w:r>
      <w:r w:rsidR="00DB0D6C">
        <w:t>models in</w:t>
      </w:r>
      <w:r w:rsidR="00313BEB">
        <w:t>to VAs</w:t>
      </w:r>
      <w:r w:rsidR="0082609B">
        <w:t xml:space="preserve"> is</w:t>
      </w:r>
      <w:r w:rsidR="00DB0D6C">
        <w:t xml:space="preserve"> </w:t>
      </w:r>
      <w:r w:rsidR="00313BEB">
        <w:t xml:space="preserve">both </w:t>
      </w:r>
      <w:r w:rsidR="00DB0D6C">
        <w:t xml:space="preserve">scalable and </w:t>
      </w:r>
      <w:r w:rsidR="00315DC0">
        <w:t>affordable</w:t>
      </w:r>
      <w:r w:rsidR="00387592">
        <w:t xml:space="preserve"> in resource-constrained settings</w:t>
      </w:r>
      <w:r w:rsidR="00972461">
        <w:t xml:space="preserve"> </w:t>
      </w:r>
      <w:r w:rsidR="00972461">
        <w:fldChar w:fldCharType="begin"/>
      </w:r>
      <w:r w:rsidR="004B119E">
        <w:instrText xml:space="preserve"> ADDIN ZOTERO_ITEM CSL_CITATION {"citationID":"00000034","properties":{"unsorted":false,"formattedCitation":"[37]","plainCitation":"[37]","noteIndex":0},"citationItems":[{"id":2608,"uris":["http://zotero.org/users/6749620/items/6I5UBQYW"],"itemData":{"id":2608,"type":"article-journal","abstract":"The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4B119E">
        <w:rPr>
          <w:noProof/>
        </w:rPr>
        <w:t>[37]</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DB0D6C">
        <w:t xml:space="preserve"> </w:t>
      </w:r>
      <w:r w:rsidR="00DB0D6C">
        <w:fldChar w:fldCharType="begin"/>
      </w:r>
      <w:r w:rsidR="004B119E">
        <w:instrText xml:space="preserve"> ADDIN ZOTERO_ITEM CSL_CITATION {"citationID":"00000035","properties":{"unsorted":false,"formattedCitation":"[76]","plainCitation":"[76]","noteIndex":0},"citationItems":[{"id":2814,"uris":["http://zotero.org/users/6749620/items/TDH5XDWY"],"itemData":{"id":2814,"type":"webpage","abstract":"Simple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4B119E">
        <w:rPr>
          <w:noProof/>
        </w:rPr>
        <w:t>[76]</w:t>
      </w:r>
      <w:r w:rsidR="00DB0D6C">
        <w:fldChar w:fldCharType="end"/>
      </w:r>
      <w:r w:rsidR="00A2644C">
        <w:t>, while</w:t>
      </w:r>
      <w:r w:rsidR="003A786C">
        <w:t xml:space="preserve"> </w:t>
      </w:r>
      <w:r w:rsidR="00DB0D6C">
        <w:t xml:space="preserve">InterVA-5 and </w:t>
      </w:r>
      <w:proofErr w:type="spellStart"/>
      <w:r w:rsidR="00DB0D6C">
        <w:t>InSilicoVA</w:t>
      </w:r>
      <w:proofErr w:type="spellEnd"/>
      <w:r w:rsidR="00DB0D6C">
        <w:t xml:space="preserve"> were freely available as open-source software.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4B119E">
        <w:instrText xml:space="preserve"> ADDIN ZOTERO_ITEM CSL_CITATION {"citationID":"00000036","properties":{"unsorted":false,"formattedCitation":"[13, 14]","plainCitation":"[13, 14]","noteIndex":0},"citationItems":[{"id":2599,"uris":["http://zotero.org/users/6749620/items/6SK7HCRL"],"itemData":{"id":2599,"type":"article-journal","abstract":"Progress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4B119E">
        <w:rPr>
          <w:noProof/>
        </w:rPr>
        <w:t>[13, 14]</w:t>
      </w:r>
      <w:r w:rsidR="00DB0D6C">
        <w:fldChar w:fldCharType="end"/>
      </w:r>
      <w:r w:rsidR="007C1C0A">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4B119E">
        <w:instrText xml:space="preserve"> ADDIN ZOTERO_ITEM CSL_CITATION {"citationID":"DFZ7RJ1U","properties":{"formattedCitation":"[77, 78]","plainCitation":"[77, 78]","noteIndex":0},"citationItems":[{"id":3483,"uris":["http://zotero.org/users/6749620/items/9JRR7WC4"],"itemData":{"id":3483,"type":"article-journal","container-title":"Nature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zCeQwQqY/NrTMtKxv","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4B119E">
        <w:rPr>
          <w:noProof/>
        </w:rPr>
        <w:t>[77, 78]</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8F459C">
        <w:t xml:space="preserve"> Presently,</w:t>
      </w:r>
      <w:r w:rsidR="00CD4F1E" w:rsidRPr="008A29C4">
        <w:t xml:space="preserve"> </w:t>
      </w:r>
      <w:r w:rsidR="008F459C">
        <w:t>w</w:t>
      </w:r>
      <w:r w:rsidR="00993AAC">
        <w:t xml:space="preserve">e </w:t>
      </w:r>
      <w:r w:rsidR="00FF62AD">
        <w:t>have</w:t>
      </w:r>
      <w:r w:rsidR="00965B0C">
        <w:t xml:space="preserve"> integrated</w:t>
      </w:r>
      <w:r w:rsidR="006960CE">
        <w:t xml:space="preserve"> CAVA</w:t>
      </w:r>
      <w:r w:rsidR="00965B0C">
        <w:t xml:space="preserve"> </w:t>
      </w:r>
      <w:r w:rsidR="006960CE">
        <w:t xml:space="preserve">(using </w:t>
      </w:r>
      <w:r w:rsidR="00CD4F1E">
        <w:t xml:space="preserve">GPT-4, InterVA-5, and </w:t>
      </w:r>
      <w:proofErr w:type="spellStart"/>
      <w:r w:rsidR="00CD4F1E">
        <w:t>InSilicoVA</w:t>
      </w:r>
      <w:proofErr w:type="spellEnd"/>
      <w:r w:rsidR="006960CE">
        <w:t>)</w:t>
      </w:r>
      <w:r w:rsidR="00CD4F1E">
        <w:t xml:space="preserve"> into the ongoing HEAL-SL study </w:t>
      </w:r>
      <w:r w:rsidR="00CD4F1E">
        <w:fldChar w:fldCharType="begin"/>
      </w:r>
      <w:r w:rsidR="004B119E">
        <w:instrText xml:space="preserve"> ADDIN ZOTERO_ITEM CSL_CITATION {"citationID":"00000054","properties":{"unsorted":false,"formattedCitation":"[33]","plainCitation":"[33]","noteIndex":0},"citationItems":[{"id":2577,"uris":["http://zotero.org/users/6749620/items/LB3E3IVG"],"itemData":{"id":2577,"type":"webpage","title":"Healthy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CD4F1E">
        <w:fldChar w:fldCharType="separate"/>
      </w:r>
      <w:r w:rsidR="004B119E">
        <w:rPr>
          <w:noProof/>
        </w:rPr>
        <w:t>[33]</w:t>
      </w:r>
      <w:r w:rsidR="00CD4F1E">
        <w:fldChar w:fldCharType="end"/>
      </w:r>
      <w:r w:rsidR="00CD4F1E">
        <w:t>,</w:t>
      </w:r>
      <w:r w:rsidR="00E36BF1">
        <w:t xml:space="preserve"> with f</w:t>
      </w:r>
      <w:r w:rsidR="00993AAC">
        <w:t>uture work evaluat</w:t>
      </w:r>
      <w:r w:rsidR="00E36BF1">
        <w:t>ing</w:t>
      </w:r>
      <w:r w:rsidR="00993AAC">
        <w:t xml:space="preserve"> the impact of </w:t>
      </w:r>
      <w:r w:rsidR="00A4457B">
        <w:t>CAVA</w:t>
      </w:r>
      <w:r w:rsidR="00993AAC">
        <w:t xml:space="preserve"> on physician assignment.</w:t>
      </w:r>
    </w:p>
    <w:p w14:paraId="40194D82" w14:textId="334A30C0" w:rsidR="00375A71" w:rsidRPr="002D10D5" w:rsidRDefault="00375A71" w:rsidP="009A3616">
      <w:pPr>
        <w:pStyle w:val="TableCaption"/>
      </w:pPr>
      <w:r w:rsidRPr="002D10D5">
        <w:rPr>
          <w:b/>
          <w:bCs w:val="0"/>
        </w:rPr>
        <w:t>Table 1</w:t>
      </w:r>
      <w:r w:rsidRPr="002D10D5">
        <w:t xml:space="preserve"> Top ten leading causes of death for Sierra Leone in 2023 and </w:t>
      </w:r>
      <w:r w:rsidR="002C7E0A">
        <w:t>best performing</w:t>
      </w:r>
      <w:r w:rsidRPr="002D10D5">
        <w:t xml:space="preserve"> models</w:t>
      </w:r>
      <w:r w:rsidR="002C7E0A">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6661D1" w14:paraId="735FF3F3" w14:textId="77777777" w:rsidTr="00FC5C56">
        <w:trPr>
          <w:trHeight w:val="20"/>
          <w:jc w:val="center"/>
        </w:trPr>
        <w:tc>
          <w:tcPr>
            <w:tcW w:w="2042" w:type="pct"/>
            <w:tcBorders>
              <w:top w:val="single" w:sz="8" w:space="0" w:color="auto"/>
              <w:left w:val="nil"/>
              <w:bottom w:val="single" w:sz="4" w:space="0" w:color="auto"/>
              <w:right w:val="nil"/>
            </w:tcBorders>
          </w:tcPr>
          <w:p w14:paraId="25BF4AB2" w14:textId="77777777" w:rsidR="006661D1" w:rsidRDefault="006661D1" w:rsidP="00D07F2F">
            <w:pPr>
              <w:spacing w:before="40" w:after="40" w:line="240" w:lineRule="auto"/>
              <w:jc w:val="left"/>
            </w:pPr>
            <w:r>
              <w:rPr>
                <w:sz w:val="16"/>
              </w:rPr>
              <w:t>Top 10 Leading Cause of Death</w:t>
            </w:r>
          </w:p>
          <w:p w14:paraId="36A159AB" w14:textId="77777777" w:rsidR="006661D1" w:rsidRDefault="006661D1" w:rsidP="00D07F2F">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66F9C824" w14:textId="77777777" w:rsidR="006661D1" w:rsidRDefault="006661D1" w:rsidP="00D07F2F">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177FF0CF" w14:textId="413314BB" w:rsidR="006661D1" w:rsidRDefault="006661D1" w:rsidP="00D07F2F">
            <w:pPr>
              <w:spacing w:before="40" w:after="40" w:line="240" w:lineRule="auto"/>
              <w:jc w:val="left"/>
            </w:pPr>
            <w:r>
              <w:rPr>
                <w:sz w:val="16"/>
              </w:rPr>
              <w:t xml:space="preserve">Best Model(s) at the </w:t>
            </w:r>
            <w:r w:rsidR="00F66029">
              <w:rPr>
                <w:sz w:val="16"/>
              </w:rPr>
              <w:t>individual-level</w:t>
            </w:r>
          </w:p>
        </w:tc>
      </w:tr>
      <w:tr w:rsidR="006661D1" w14:paraId="0C45CD9C" w14:textId="77777777" w:rsidTr="00933693">
        <w:trPr>
          <w:trHeight w:val="20"/>
          <w:jc w:val="center"/>
        </w:trPr>
        <w:tc>
          <w:tcPr>
            <w:tcW w:w="2042" w:type="pct"/>
            <w:tcBorders>
              <w:left w:val="nil"/>
              <w:bottom w:val="nil"/>
              <w:right w:val="nil"/>
            </w:tcBorders>
            <w:vAlign w:val="center"/>
          </w:tcPr>
          <w:p w14:paraId="431EB0F5" w14:textId="77777777" w:rsidR="006661D1" w:rsidRDefault="006661D1" w:rsidP="00D07F2F">
            <w:pPr>
              <w:spacing w:before="40" w:after="40" w:line="240" w:lineRule="auto"/>
              <w:jc w:val="left"/>
            </w:pPr>
            <w:r>
              <w:rPr>
                <w:sz w:val="16"/>
              </w:rPr>
              <w:t>Malaria</w:t>
            </w:r>
          </w:p>
        </w:tc>
        <w:tc>
          <w:tcPr>
            <w:tcW w:w="1335" w:type="pct"/>
            <w:tcBorders>
              <w:left w:val="nil"/>
              <w:bottom w:val="nil"/>
              <w:right w:val="nil"/>
            </w:tcBorders>
            <w:vAlign w:val="center"/>
          </w:tcPr>
          <w:p w14:paraId="0B776E44" w14:textId="77777777" w:rsidR="006661D1" w:rsidRDefault="006661D1" w:rsidP="00D07F2F">
            <w:pPr>
              <w:spacing w:before="40" w:after="40" w:line="240" w:lineRule="auto"/>
              <w:jc w:val="left"/>
            </w:pPr>
            <w:r>
              <w:rPr>
                <w:sz w:val="16"/>
              </w:rPr>
              <w:t>16,075 (21%)</w:t>
            </w:r>
          </w:p>
        </w:tc>
        <w:tc>
          <w:tcPr>
            <w:tcW w:w="1623" w:type="pct"/>
            <w:tcBorders>
              <w:left w:val="nil"/>
              <w:bottom w:val="nil"/>
              <w:right w:val="nil"/>
            </w:tcBorders>
            <w:vAlign w:val="center"/>
          </w:tcPr>
          <w:p w14:paraId="7FCDD036" w14:textId="77777777" w:rsidR="006661D1" w:rsidRDefault="006661D1" w:rsidP="00D07F2F">
            <w:pPr>
              <w:spacing w:before="40" w:after="40" w:line="240" w:lineRule="auto"/>
              <w:jc w:val="left"/>
            </w:pPr>
            <w:r>
              <w:rPr>
                <w:sz w:val="16"/>
              </w:rPr>
              <w:t>GPT-3.5/4</w:t>
            </w:r>
          </w:p>
        </w:tc>
      </w:tr>
      <w:tr w:rsidR="006661D1" w14:paraId="08B1FB14" w14:textId="77777777" w:rsidTr="00933693">
        <w:trPr>
          <w:trHeight w:val="20"/>
          <w:jc w:val="center"/>
        </w:trPr>
        <w:tc>
          <w:tcPr>
            <w:tcW w:w="2042" w:type="pct"/>
            <w:tcBorders>
              <w:top w:val="nil"/>
              <w:left w:val="nil"/>
              <w:bottom w:val="nil"/>
              <w:right w:val="nil"/>
            </w:tcBorders>
            <w:vAlign w:val="center"/>
          </w:tcPr>
          <w:p w14:paraId="6CEDA366" w14:textId="77777777" w:rsidR="006661D1" w:rsidRDefault="006661D1" w:rsidP="00D07F2F">
            <w:pPr>
              <w:spacing w:before="40" w:after="40" w:line="240" w:lineRule="auto"/>
              <w:jc w:val="left"/>
            </w:pPr>
            <w:r>
              <w:rPr>
                <w:sz w:val="16"/>
              </w:rPr>
              <w:t>Infections</w:t>
            </w:r>
          </w:p>
        </w:tc>
        <w:tc>
          <w:tcPr>
            <w:tcW w:w="1335" w:type="pct"/>
            <w:tcBorders>
              <w:top w:val="nil"/>
              <w:left w:val="nil"/>
              <w:bottom w:val="nil"/>
              <w:right w:val="nil"/>
            </w:tcBorders>
            <w:vAlign w:val="center"/>
          </w:tcPr>
          <w:p w14:paraId="73A27610" w14:textId="77777777" w:rsidR="006661D1" w:rsidRDefault="006661D1" w:rsidP="00D07F2F">
            <w:pPr>
              <w:spacing w:before="40" w:after="40" w:line="240" w:lineRule="auto"/>
              <w:jc w:val="left"/>
            </w:pPr>
            <w:r>
              <w:rPr>
                <w:sz w:val="16"/>
              </w:rPr>
              <w:t>11,777 (16%)</w:t>
            </w:r>
          </w:p>
        </w:tc>
        <w:tc>
          <w:tcPr>
            <w:tcW w:w="1623" w:type="pct"/>
            <w:tcBorders>
              <w:top w:val="nil"/>
              <w:left w:val="nil"/>
              <w:bottom w:val="nil"/>
              <w:right w:val="nil"/>
            </w:tcBorders>
            <w:vAlign w:val="center"/>
          </w:tcPr>
          <w:p w14:paraId="3A984750" w14:textId="77777777" w:rsidR="006661D1" w:rsidRDefault="006661D1" w:rsidP="00D07F2F">
            <w:pPr>
              <w:spacing w:before="40" w:after="40" w:line="240" w:lineRule="auto"/>
              <w:jc w:val="left"/>
            </w:pPr>
            <w:r>
              <w:rPr>
                <w:sz w:val="16"/>
              </w:rPr>
              <w:t>GPT-3.5/4/</w:t>
            </w:r>
            <w:proofErr w:type="spellStart"/>
            <w:r>
              <w:rPr>
                <w:sz w:val="16"/>
              </w:rPr>
              <w:t>InSilicoVA</w:t>
            </w:r>
            <w:proofErr w:type="spellEnd"/>
          </w:p>
        </w:tc>
      </w:tr>
      <w:tr w:rsidR="006661D1" w14:paraId="2D317682" w14:textId="77777777" w:rsidTr="00933693">
        <w:trPr>
          <w:trHeight w:val="20"/>
          <w:jc w:val="center"/>
        </w:trPr>
        <w:tc>
          <w:tcPr>
            <w:tcW w:w="2042" w:type="pct"/>
            <w:tcBorders>
              <w:top w:val="nil"/>
              <w:left w:val="nil"/>
              <w:bottom w:val="nil"/>
              <w:right w:val="nil"/>
            </w:tcBorders>
            <w:vAlign w:val="center"/>
          </w:tcPr>
          <w:p w14:paraId="2EF9E27E" w14:textId="77777777" w:rsidR="006661D1" w:rsidRDefault="006661D1" w:rsidP="00D07F2F">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4372C667" w14:textId="77777777" w:rsidR="006661D1" w:rsidRDefault="006661D1" w:rsidP="00D07F2F">
            <w:pPr>
              <w:spacing w:before="40" w:after="40" w:line="240" w:lineRule="auto"/>
              <w:jc w:val="left"/>
            </w:pPr>
            <w:r>
              <w:rPr>
                <w:sz w:val="16"/>
              </w:rPr>
              <w:t>5,747 (8%)</w:t>
            </w:r>
          </w:p>
        </w:tc>
        <w:tc>
          <w:tcPr>
            <w:tcW w:w="1623" w:type="pct"/>
            <w:tcBorders>
              <w:top w:val="nil"/>
              <w:left w:val="nil"/>
              <w:bottom w:val="nil"/>
              <w:right w:val="nil"/>
            </w:tcBorders>
            <w:vAlign w:val="center"/>
          </w:tcPr>
          <w:p w14:paraId="253233F6" w14:textId="77777777" w:rsidR="006661D1" w:rsidRDefault="006661D1" w:rsidP="00D07F2F">
            <w:pPr>
              <w:spacing w:before="40" w:after="40" w:line="240" w:lineRule="auto"/>
              <w:jc w:val="left"/>
            </w:pPr>
            <w:r>
              <w:rPr>
                <w:sz w:val="16"/>
              </w:rPr>
              <w:t>GPT-4</w:t>
            </w:r>
          </w:p>
        </w:tc>
      </w:tr>
      <w:tr w:rsidR="006661D1" w14:paraId="326A5B34" w14:textId="77777777" w:rsidTr="00933693">
        <w:trPr>
          <w:trHeight w:val="20"/>
          <w:jc w:val="center"/>
        </w:trPr>
        <w:tc>
          <w:tcPr>
            <w:tcW w:w="2042" w:type="pct"/>
            <w:tcBorders>
              <w:top w:val="nil"/>
              <w:left w:val="nil"/>
              <w:bottom w:val="nil"/>
              <w:right w:val="nil"/>
            </w:tcBorders>
            <w:vAlign w:val="center"/>
          </w:tcPr>
          <w:p w14:paraId="5D9C16F7" w14:textId="77777777" w:rsidR="006661D1" w:rsidRDefault="006661D1" w:rsidP="00D07F2F">
            <w:pPr>
              <w:spacing w:before="40" w:after="40" w:line="240" w:lineRule="auto"/>
              <w:jc w:val="left"/>
            </w:pPr>
            <w:r>
              <w:rPr>
                <w:sz w:val="16"/>
              </w:rPr>
              <w:t>Diarrhoea</w:t>
            </w:r>
          </w:p>
        </w:tc>
        <w:tc>
          <w:tcPr>
            <w:tcW w:w="1335" w:type="pct"/>
            <w:tcBorders>
              <w:top w:val="nil"/>
              <w:left w:val="nil"/>
              <w:bottom w:val="nil"/>
              <w:right w:val="nil"/>
            </w:tcBorders>
            <w:vAlign w:val="center"/>
          </w:tcPr>
          <w:p w14:paraId="4829F558" w14:textId="77777777" w:rsidR="006661D1" w:rsidRDefault="006661D1" w:rsidP="00D07F2F">
            <w:pPr>
              <w:spacing w:before="40" w:after="40" w:line="240" w:lineRule="auto"/>
              <w:jc w:val="left"/>
            </w:pPr>
            <w:r>
              <w:rPr>
                <w:sz w:val="16"/>
              </w:rPr>
              <w:t>4,285 (6%)</w:t>
            </w:r>
          </w:p>
        </w:tc>
        <w:tc>
          <w:tcPr>
            <w:tcW w:w="1623" w:type="pct"/>
            <w:tcBorders>
              <w:top w:val="nil"/>
              <w:left w:val="nil"/>
              <w:bottom w:val="nil"/>
              <w:right w:val="nil"/>
            </w:tcBorders>
            <w:vAlign w:val="center"/>
          </w:tcPr>
          <w:p w14:paraId="0CB6153A" w14:textId="77777777" w:rsidR="006661D1" w:rsidRDefault="006661D1" w:rsidP="00D07F2F">
            <w:pPr>
              <w:spacing w:before="40" w:after="40" w:line="240" w:lineRule="auto"/>
              <w:jc w:val="left"/>
            </w:pPr>
            <w:r>
              <w:rPr>
                <w:sz w:val="16"/>
              </w:rPr>
              <w:t>GPT-4</w:t>
            </w:r>
          </w:p>
        </w:tc>
      </w:tr>
      <w:tr w:rsidR="006661D1" w14:paraId="6237ECB1" w14:textId="77777777" w:rsidTr="00933693">
        <w:trPr>
          <w:trHeight w:val="20"/>
          <w:jc w:val="center"/>
        </w:trPr>
        <w:tc>
          <w:tcPr>
            <w:tcW w:w="2042" w:type="pct"/>
            <w:tcBorders>
              <w:top w:val="nil"/>
              <w:left w:val="nil"/>
              <w:bottom w:val="nil"/>
              <w:right w:val="nil"/>
            </w:tcBorders>
            <w:vAlign w:val="center"/>
          </w:tcPr>
          <w:p w14:paraId="3539B5D4" w14:textId="77777777" w:rsidR="006661D1" w:rsidRDefault="006661D1" w:rsidP="00D07F2F">
            <w:pPr>
              <w:spacing w:before="40" w:after="40" w:line="240" w:lineRule="auto"/>
              <w:jc w:val="left"/>
            </w:pPr>
            <w:r>
              <w:rPr>
                <w:sz w:val="16"/>
              </w:rPr>
              <w:t>Stroke</w:t>
            </w:r>
          </w:p>
        </w:tc>
        <w:tc>
          <w:tcPr>
            <w:tcW w:w="1335" w:type="pct"/>
            <w:tcBorders>
              <w:top w:val="nil"/>
              <w:left w:val="nil"/>
              <w:bottom w:val="nil"/>
              <w:right w:val="nil"/>
            </w:tcBorders>
            <w:vAlign w:val="center"/>
          </w:tcPr>
          <w:p w14:paraId="02015AFD" w14:textId="77777777" w:rsidR="006661D1" w:rsidRDefault="006661D1" w:rsidP="00D07F2F">
            <w:pPr>
              <w:spacing w:before="40" w:after="40" w:line="240" w:lineRule="auto"/>
              <w:jc w:val="left"/>
            </w:pPr>
            <w:r>
              <w:rPr>
                <w:sz w:val="16"/>
              </w:rPr>
              <w:t>4,262 (6%)</w:t>
            </w:r>
          </w:p>
        </w:tc>
        <w:tc>
          <w:tcPr>
            <w:tcW w:w="1623" w:type="pct"/>
            <w:tcBorders>
              <w:top w:val="nil"/>
              <w:left w:val="nil"/>
              <w:bottom w:val="nil"/>
              <w:right w:val="nil"/>
            </w:tcBorders>
            <w:vAlign w:val="center"/>
          </w:tcPr>
          <w:p w14:paraId="090C4EA4" w14:textId="77777777" w:rsidR="006661D1" w:rsidRDefault="006661D1" w:rsidP="00D07F2F">
            <w:pPr>
              <w:spacing w:before="40" w:after="40" w:line="240" w:lineRule="auto"/>
              <w:jc w:val="left"/>
            </w:pPr>
            <w:r>
              <w:rPr>
                <w:sz w:val="16"/>
              </w:rPr>
              <w:t>GPT-4</w:t>
            </w:r>
          </w:p>
        </w:tc>
      </w:tr>
      <w:tr w:rsidR="006661D1" w14:paraId="096E9F73" w14:textId="77777777" w:rsidTr="00933693">
        <w:trPr>
          <w:trHeight w:val="20"/>
          <w:jc w:val="center"/>
        </w:trPr>
        <w:tc>
          <w:tcPr>
            <w:tcW w:w="2042" w:type="pct"/>
            <w:tcBorders>
              <w:top w:val="nil"/>
              <w:left w:val="nil"/>
              <w:bottom w:val="nil"/>
              <w:right w:val="nil"/>
            </w:tcBorders>
            <w:vAlign w:val="center"/>
          </w:tcPr>
          <w:p w14:paraId="16801ACB" w14:textId="77777777" w:rsidR="006661D1" w:rsidRDefault="006661D1" w:rsidP="00D07F2F">
            <w:pPr>
              <w:spacing w:before="40" w:after="40" w:line="240" w:lineRule="auto"/>
              <w:jc w:val="left"/>
            </w:pPr>
            <w:r>
              <w:rPr>
                <w:sz w:val="16"/>
              </w:rPr>
              <w:t>Pneumonia</w:t>
            </w:r>
          </w:p>
        </w:tc>
        <w:tc>
          <w:tcPr>
            <w:tcW w:w="1335" w:type="pct"/>
            <w:tcBorders>
              <w:top w:val="nil"/>
              <w:left w:val="nil"/>
              <w:bottom w:val="nil"/>
              <w:right w:val="nil"/>
            </w:tcBorders>
            <w:vAlign w:val="center"/>
          </w:tcPr>
          <w:p w14:paraId="4B90A514" w14:textId="77777777" w:rsidR="006661D1" w:rsidRDefault="006661D1" w:rsidP="00D07F2F">
            <w:pPr>
              <w:spacing w:before="40" w:after="40" w:line="240" w:lineRule="auto"/>
              <w:jc w:val="left"/>
            </w:pPr>
            <w:r>
              <w:rPr>
                <w:sz w:val="16"/>
              </w:rPr>
              <w:t>3,074 (4%)</w:t>
            </w:r>
          </w:p>
        </w:tc>
        <w:tc>
          <w:tcPr>
            <w:tcW w:w="1623" w:type="pct"/>
            <w:tcBorders>
              <w:top w:val="nil"/>
              <w:left w:val="nil"/>
              <w:bottom w:val="nil"/>
              <w:right w:val="nil"/>
            </w:tcBorders>
            <w:vAlign w:val="center"/>
          </w:tcPr>
          <w:p w14:paraId="0719C71C" w14:textId="77777777" w:rsidR="006661D1" w:rsidRDefault="006661D1" w:rsidP="00D07F2F">
            <w:pPr>
              <w:spacing w:before="40" w:after="40" w:line="240" w:lineRule="auto"/>
              <w:jc w:val="left"/>
            </w:pPr>
            <w:r>
              <w:rPr>
                <w:sz w:val="16"/>
              </w:rPr>
              <w:t>GPT-4/</w:t>
            </w:r>
            <w:proofErr w:type="spellStart"/>
            <w:r>
              <w:rPr>
                <w:sz w:val="16"/>
              </w:rPr>
              <w:t>InSilicoVA</w:t>
            </w:r>
            <w:proofErr w:type="spellEnd"/>
          </w:p>
        </w:tc>
      </w:tr>
      <w:tr w:rsidR="006661D1" w14:paraId="05394E37" w14:textId="77777777" w:rsidTr="00933693">
        <w:trPr>
          <w:trHeight w:val="20"/>
          <w:jc w:val="center"/>
        </w:trPr>
        <w:tc>
          <w:tcPr>
            <w:tcW w:w="2042" w:type="pct"/>
            <w:tcBorders>
              <w:top w:val="nil"/>
              <w:left w:val="nil"/>
              <w:bottom w:val="nil"/>
              <w:right w:val="nil"/>
            </w:tcBorders>
            <w:vAlign w:val="center"/>
          </w:tcPr>
          <w:p w14:paraId="73E7BE04" w14:textId="77777777" w:rsidR="006661D1" w:rsidRDefault="006661D1" w:rsidP="00D07F2F">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1C719BFA" w14:textId="77777777" w:rsidR="006661D1" w:rsidRDefault="006661D1" w:rsidP="00D07F2F">
            <w:pPr>
              <w:spacing w:before="40" w:after="40" w:line="240" w:lineRule="auto"/>
              <w:jc w:val="left"/>
            </w:pPr>
            <w:r>
              <w:rPr>
                <w:sz w:val="16"/>
              </w:rPr>
              <w:t>2,431 (3%)</w:t>
            </w:r>
          </w:p>
        </w:tc>
        <w:tc>
          <w:tcPr>
            <w:tcW w:w="1623" w:type="pct"/>
            <w:tcBorders>
              <w:top w:val="nil"/>
              <w:left w:val="nil"/>
              <w:bottom w:val="nil"/>
              <w:right w:val="nil"/>
            </w:tcBorders>
            <w:vAlign w:val="center"/>
          </w:tcPr>
          <w:p w14:paraId="4D798C07" w14:textId="77777777" w:rsidR="006661D1" w:rsidRDefault="006661D1" w:rsidP="00D07F2F">
            <w:pPr>
              <w:spacing w:before="40" w:after="40" w:line="240" w:lineRule="auto"/>
              <w:jc w:val="left"/>
            </w:pPr>
            <w:r>
              <w:rPr>
                <w:sz w:val="16"/>
              </w:rPr>
              <w:t>GPT-4</w:t>
            </w:r>
          </w:p>
        </w:tc>
      </w:tr>
      <w:tr w:rsidR="006661D1" w14:paraId="5416EBB6" w14:textId="77777777" w:rsidTr="00933693">
        <w:trPr>
          <w:trHeight w:val="20"/>
          <w:jc w:val="center"/>
        </w:trPr>
        <w:tc>
          <w:tcPr>
            <w:tcW w:w="2042" w:type="pct"/>
            <w:tcBorders>
              <w:top w:val="nil"/>
              <w:left w:val="nil"/>
              <w:bottom w:val="nil"/>
              <w:right w:val="nil"/>
            </w:tcBorders>
            <w:vAlign w:val="center"/>
          </w:tcPr>
          <w:p w14:paraId="027A4CC8" w14:textId="77777777" w:rsidR="006661D1" w:rsidRDefault="006661D1" w:rsidP="00D07F2F">
            <w:pPr>
              <w:spacing w:before="40" w:after="40" w:line="240" w:lineRule="auto"/>
              <w:jc w:val="left"/>
            </w:pPr>
            <w:r>
              <w:rPr>
                <w:sz w:val="16"/>
              </w:rPr>
              <w:t>Tuberculosis</w:t>
            </w:r>
          </w:p>
        </w:tc>
        <w:tc>
          <w:tcPr>
            <w:tcW w:w="1335" w:type="pct"/>
            <w:tcBorders>
              <w:top w:val="nil"/>
              <w:left w:val="nil"/>
              <w:bottom w:val="nil"/>
              <w:right w:val="nil"/>
            </w:tcBorders>
            <w:vAlign w:val="center"/>
          </w:tcPr>
          <w:p w14:paraId="28E03BFF" w14:textId="77777777" w:rsidR="006661D1" w:rsidRDefault="006661D1" w:rsidP="00D07F2F">
            <w:pPr>
              <w:spacing w:before="40" w:after="40" w:line="240" w:lineRule="auto"/>
              <w:jc w:val="left"/>
            </w:pPr>
            <w:r>
              <w:rPr>
                <w:sz w:val="16"/>
              </w:rPr>
              <w:t>2,399 (3%)</w:t>
            </w:r>
          </w:p>
        </w:tc>
        <w:tc>
          <w:tcPr>
            <w:tcW w:w="1623" w:type="pct"/>
            <w:tcBorders>
              <w:top w:val="nil"/>
              <w:left w:val="nil"/>
              <w:bottom w:val="nil"/>
              <w:right w:val="nil"/>
            </w:tcBorders>
            <w:vAlign w:val="center"/>
          </w:tcPr>
          <w:p w14:paraId="3D6A66FA" w14:textId="77777777" w:rsidR="006661D1" w:rsidRDefault="006661D1" w:rsidP="00D07F2F">
            <w:pPr>
              <w:spacing w:before="40" w:after="40" w:line="240" w:lineRule="auto"/>
              <w:jc w:val="left"/>
            </w:pPr>
            <w:proofErr w:type="spellStart"/>
            <w:r>
              <w:rPr>
                <w:sz w:val="16"/>
              </w:rPr>
              <w:t>InSilicoVA</w:t>
            </w:r>
            <w:proofErr w:type="spellEnd"/>
          </w:p>
        </w:tc>
      </w:tr>
      <w:tr w:rsidR="006661D1" w14:paraId="40DFD5FA" w14:textId="77777777" w:rsidTr="00FC5C56">
        <w:trPr>
          <w:trHeight w:val="20"/>
          <w:jc w:val="center"/>
        </w:trPr>
        <w:tc>
          <w:tcPr>
            <w:tcW w:w="2042" w:type="pct"/>
            <w:tcBorders>
              <w:top w:val="nil"/>
              <w:left w:val="nil"/>
              <w:right w:val="nil"/>
            </w:tcBorders>
            <w:vAlign w:val="center"/>
          </w:tcPr>
          <w:p w14:paraId="0E5D931E" w14:textId="77777777" w:rsidR="006661D1" w:rsidRDefault="006661D1" w:rsidP="00D07F2F">
            <w:pPr>
              <w:spacing w:before="40" w:after="40" w:line="240" w:lineRule="auto"/>
              <w:jc w:val="left"/>
            </w:pPr>
            <w:r>
              <w:rPr>
                <w:sz w:val="16"/>
              </w:rPr>
              <w:t>Low birth weight/preterm</w:t>
            </w:r>
          </w:p>
        </w:tc>
        <w:tc>
          <w:tcPr>
            <w:tcW w:w="1335" w:type="pct"/>
            <w:tcBorders>
              <w:top w:val="nil"/>
              <w:left w:val="nil"/>
              <w:right w:val="nil"/>
            </w:tcBorders>
            <w:vAlign w:val="center"/>
          </w:tcPr>
          <w:p w14:paraId="36E18BE3" w14:textId="77777777" w:rsidR="006661D1" w:rsidRDefault="006661D1" w:rsidP="00D07F2F">
            <w:pPr>
              <w:spacing w:before="40" w:after="40" w:line="240" w:lineRule="auto"/>
              <w:jc w:val="left"/>
            </w:pPr>
            <w:r>
              <w:rPr>
                <w:sz w:val="16"/>
              </w:rPr>
              <w:t>1,570 (2%)</w:t>
            </w:r>
          </w:p>
        </w:tc>
        <w:tc>
          <w:tcPr>
            <w:tcW w:w="1623" w:type="pct"/>
            <w:tcBorders>
              <w:top w:val="nil"/>
              <w:left w:val="nil"/>
              <w:right w:val="nil"/>
            </w:tcBorders>
            <w:vAlign w:val="center"/>
          </w:tcPr>
          <w:p w14:paraId="05C060D4" w14:textId="77777777" w:rsidR="006661D1" w:rsidRDefault="006661D1" w:rsidP="00D07F2F">
            <w:pPr>
              <w:spacing w:before="40" w:after="40" w:line="240" w:lineRule="auto"/>
              <w:jc w:val="left"/>
            </w:pPr>
            <w:r>
              <w:rPr>
                <w:sz w:val="16"/>
              </w:rPr>
              <w:t>GPT-4</w:t>
            </w:r>
          </w:p>
        </w:tc>
      </w:tr>
      <w:tr w:rsidR="006661D1" w14:paraId="1C63A631" w14:textId="77777777" w:rsidTr="00FC5C56">
        <w:trPr>
          <w:trHeight w:val="20"/>
          <w:jc w:val="center"/>
        </w:trPr>
        <w:tc>
          <w:tcPr>
            <w:tcW w:w="2042" w:type="pct"/>
            <w:tcBorders>
              <w:top w:val="nil"/>
              <w:left w:val="nil"/>
              <w:bottom w:val="single" w:sz="8" w:space="0" w:color="auto"/>
              <w:right w:val="nil"/>
            </w:tcBorders>
            <w:vAlign w:val="center"/>
          </w:tcPr>
          <w:p w14:paraId="6620B7A7" w14:textId="77777777" w:rsidR="006661D1" w:rsidRDefault="006661D1" w:rsidP="00D07F2F">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103267B9" w14:textId="77777777" w:rsidR="006661D1" w:rsidRDefault="006661D1" w:rsidP="00D07F2F">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78C1E6D1" w14:textId="77777777" w:rsidR="006661D1" w:rsidRDefault="006661D1" w:rsidP="00D07F2F">
            <w:pPr>
              <w:spacing w:before="40" w:after="40" w:line="240" w:lineRule="auto"/>
              <w:jc w:val="left"/>
            </w:pPr>
            <w:r>
              <w:rPr>
                <w:sz w:val="16"/>
              </w:rPr>
              <w:t>GPT-3</w:t>
            </w:r>
          </w:p>
        </w:tc>
      </w:tr>
    </w:tbl>
    <w:p w14:paraId="35EB72FA" w14:textId="77777777" w:rsidR="00375A71" w:rsidRPr="00DF67EC" w:rsidRDefault="00375A71" w:rsidP="009A3616">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0371C680" w:rsidR="00375A71" w:rsidRDefault="00375A71" w:rsidP="009A3616">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rsidR="00CC12CC">
        <w:fldChar w:fldCharType="begin"/>
      </w:r>
      <w:r w:rsidR="004B119E">
        <w:instrText xml:space="preserve"> ADDIN ZOTERO_ITEM CSL_CITATION {"citationID":"uYW0xWc6","properties":{"formattedCitation":"[58]","plainCitation":"[58]","noteIndex":0},"citationItems":[{"id":3247,"uris":["http://zotero.org/users/6749620/items/LZCHVZJ9"],"itemData":{"id":3247,"type":"report","title":"Report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fldChar w:fldCharType="separate"/>
      </w:r>
      <w:r w:rsidR="004B119E">
        <w:rPr>
          <w:noProof/>
        </w:rPr>
        <w:t>[58]</w:t>
      </w:r>
      <w:r w:rsidR="00CC12CC">
        <w:fldChar w:fldCharType="end"/>
      </w:r>
      <w:r w:rsidRPr="00DF67EC">
        <w:t>. Numbers are rounded.</w:t>
      </w:r>
    </w:p>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77777777" w:rsidR="00CD3E2C" w:rsidRDefault="00AD4706" w:rsidP="009A3616">
      <w:pPr>
        <w:pStyle w:val="Heading1"/>
      </w:pPr>
      <w:r>
        <w:lastRenderedPageBreak/>
        <w:t>Conclusion</w:t>
      </w:r>
    </w:p>
    <w:p w14:paraId="65685C6D" w14:textId="058F18B4" w:rsidR="00CD3E2C" w:rsidRDefault="00AD4706" w:rsidP="009A3616">
      <w:r>
        <w:t xml:space="preserve">This study evaluated the performance of GPT-3.5, GPT-4, InterVA-5, and </w:t>
      </w:r>
      <w:proofErr w:type="spellStart"/>
      <w:r>
        <w:t>InSilicoVA</w:t>
      </w:r>
      <w:proofErr w:type="spellEnd"/>
      <w:r>
        <w:t xml:space="preserve"> models against physicians in assigning CODs for 6,939 VA records from Sierra Leone (2019–2022). At the </w:t>
      </w:r>
      <w:r w:rsidR="00F66029">
        <w:t>individual-level</w:t>
      </w:r>
      <w:r>
        <w:t>, GPT-4 had the highest performance (0.6</w:t>
      </w:r>
      <w:r w:rsidR="00420FE3">
        <w:t xml:space="preserve">1 </w:t>
      </w:r>
      <w:r>
        <w:t xml:space="preserve">PCCC), followed by GPT-3.5 (0.58), and </w:t>
      </w:r>
      <w:proofErr w:type="spellStart"/>
      <w:r>
        <w:t>InSilicoVA</w:t>
      </w:r>
      <w:proofErr w:type="spellEnd"/>
      <w:r>
        <w:t xml:space="preserve">/InterVA-5 (0.44). By COD, GPT-4 performed best for 10 of 17 adult, 4 of 8 child, and 3 of 5 neonatal causes, while GPT-3.5 led in 5 adult, 3 child, and 1 neonatal CODs, and </w:t>
      </w:r>
      <w:proofErr w:type="spellStart"/>
      <w:r>
        <w:t>InSilicoVA</w:t>
      </w:r>
      <w:proofErr w:type="spellEnd"/>
      <w:r>
        <w:t xml:space="preserve"> led in 2 adult, 1 child, and 1 neonatal cause. Performance increased (∼0.1–0.75 PCCC) as children and neonates matured (0 days to 14 years) and decreased (∼0.7–0.35) with adult aging (15 to 69 years). </w:t>
      </w:r>
      <w:r w:rsidR="003506FC">
        <w:t>At the population level, all models achieved similar CSMF accuracy (0.74–0.79).</w:t>
      </w:r>
      <w:ins w:id="2" w:author="Prabhat Jha" w:date="2025-08-20T13:30:00Z">
        <w:r w:rsidR="003506FC">
          <w:t xml:space="preserve"> </w:t>
        </w:r>
      </w:ins>
      <w:r>
        <w:t xml:space="preserve">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w:t>
      </w:r>
      <w:r w:rsidR="003506FC">
        <w:t>NLP</w:t>
      </w:r>
      <w:r>
        <w:t xml:space="preserve"> capability allowed flexible data input and output, aligning closer to physician reasoning, but issues remain with reproducibility, reliance on historical training data, computational demands, and data privacy. </w:t>
      </w:r>
    </w:p>
    <w:p w14:paraId="6FAEA566" w14:textId="5A372BCE" w:rsidR="00CD3E2C" w:rsidRDefault="00AD4706" w:rsidP="009A3616">
      <w:r>
        <w:rPr>
          <w:b/>
        </w:rPr>
        <w:t xml:space="preserve">Supplementary information. </w:t>
      </w:r>
      <w:r>
        <w:t xml:space="preserve">Additional file 1 (.csv) </w:t>
      </w:r>
      <w:proofErr w:type="gramStart"/>
      <w:r>
        <w:t>titled</w:t>
      </w:r>
      <w:r w:rsidR="009731A8">
        <w:t xml:space="preserve"> </w:t>
      </w:r>
      <w:r>
        <w:t>”Central</w:t>
      </w:r>
      <w:proofErr w:type="gramEnd"/>
      <w:r>
        <w:t xml:space="preserve"> Medical Evaluation Agreement 10 (CMEA-10) codes” with description”</w:t>
      </w:r>
      <w:r w:rsidR="003A030B">
        <w:t xml:space="preserve"> </w:t>
      </w:r>
      <w:r>
        <w:t>ICD-10 code ranges considered in physician agreement” was used to supplement this study.</w:t>
      </w:r>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7777777" w:rsidR="00CD3E2C" w:rsidRDefault="00AD4706" w:rsidP="00B321B8">
      <w:pPr>
        <w:pStyle w:val="Heading2"/>
        <w:numPr>
          <w:ilvl w:val="0"/>
          <w:numId w:val="0"/>
        </w:numPr>
        <w:spacing w:after="200" w:line="240" w:lineRule="auto"/>
      </w:pPr>
      <w:r>
        <w:lastRenderedPageBreak/>
        <w:t>Availability of data and materials</w:t>
      </w:r>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5">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 xml:space="preserve">used and/or analysed during the current study are available in the </w:t>
      </w:r>
      <w:proofErr w:type="spellStart"/>
      <w:r w:rsidR="00A75744" w:rsidRPr="00AE7B07">
        <w:rPr>
          <w:color w:val="auto"/>
        </w:rPr>
        <w:t>Github</w:t>
      </w:r>
      <w:proofErr w:type="spellEnd"/>
      <w:r w:rsidR="00A75744" w:rsidRPr="00AE7B07">
        <w:rPr>
          <w:color w:val="auto"/>
        </w:rPr>
        <w:t xml:space="preserve"> repository,</w:t>
      </w:r>
      <w:r w:rsidR="00831019" w:rsidRPr="00AE7B07">
        <w:rPr>
          <w:color w:val="auto"/>
        </w:rPr>
        <w:t xml:space="preserve"> </w:t>
      </w:r>
      <w:hyperlink r:id="rId16"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77777777" w:rsidR="000E49E8" w:rsidRDefault="000E49E8" w:rsidP="00B321B8">
      <w:r>
        <w:t>The authors had no conflicts of interest.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77777777" w:rsidR="00A238DC" w:rsidRDefault="00AD4706" w:rsidP="00B321B8">
      <w:r>
        <w:t xml:space="preserve">PJ and </w:t>
      </w:r>
      <w:r w:rsidR="006661D1">
        <w:t>RA</w:t>
      </w:r>
      <w:r>
        <w:t xml:space="preserve">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D950DD6" w14:textId="5C747BC9" w:rsidR="00F22A81" w:rsidRPr="0077611F" w:rsidRDefault="00F22A81" w:rsidP="00B321B8">
      <w:pPr>
        <w:sectPr w:rsidR="00F22A81" w:rsidRPr="0077611F" w:rsidSect="00153510">
          <w:footerReference w:type="even" r:id="rId17"/>
          <w:footerReference w:type="default" r:id="rId18"/>
          <w:footerReference w:type="first" r:id="rId19"/>
          <w:footnotePr>
            <w:numRestart w:val="eachPage"/>
          </w:footnotePr>
          <w:pgSz w:w="11906" w:h="16838"/>
          <w:pgMar w:top="1440" w:right="1440" w:bottom="1440" w:left="1440" w:header="720" w:footer="113" w:gutter="0"/>
          <w:lnNumType w:countBy="1" w:restart="continuous"/>
          <w:cols w:space="720"/>
          <w:titlePg/>
          <w:docGrid w:linePitch="272"/>
        </w:sectPr>
      </w:pPr>
      <w:r>
        <w:t>Not applicable.</w:t>
      </w:r>
    </w:p>
    <w:p w14:paraId="0B241D5F" w14:textId="4C71AE88" w:rsidR="00CD3E2C" w:rsidRDefault="00AD4706" w:rsidP="009A3616">
      <w:pPr>
        <w:spacing w:after="228" w:line="240" w:lineRule="auto"/>
      </w:pPr>
      <w:r>
        <w:rPr>
          <w:b/>
          <w:sz w:val="29"/>
        </w:rPr>
        <w:lastRenderedPageBreak/>
        <w:t>Appendix A</w:t>
      </w:r>
      <w:r w:rsidR="005D145B">
        <w:rPr>
          <w:b/>
          <w:sz w:val="29"/>
        </w:rPr>
        <w:tab/>
      </w:r>
      <w:r>
        <w:rPr>
          <w:b/>
          <w:sz w:val="29"/>
        </w:rPr>
        <w:t>CGHR-</w:t>
      </w:r>
      <w:r w:rsidRPr="003F61C8">
        <w:rPr>
          <w:b/>
          <w:sz w:val="28"/>
          <w:szCs w:val="28"/>
        </w:rPr>
        <w:t>10</w:t>
      </w:r>
      <w:r>
        <w:rPr>
          <w:b/>
          <w:sz w:val="29"/>
        </w:rPr>
        <w:t xml:space="preserve">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4321D8E1" w:rsidR="003506FC" w:rsidRDefault="00AD4706" w:rsidP="009A3616">
      <w:r w:rsidRPr="00660CC9">
        <w:t xml:space="preserve">Initially, 11,920 records were collected from dual-coded EVA in the HEAL-SL study. Physicians were able to assign CODs for 11,820 of the 11,920 records, where 100 of these records could not be assigned a COD due to missing or inadequate information (e.g. </w:t>
      </w:r>
      <w:proofErr w:type="gramStart"/>
      <w:r w:rsidRPr="00660CC9">
        <w:t>low quality</w:t>
      </w:r>
      <w:proofErr w:type="gramEnd"/>
      <w:r w:rsidRPr="00660CC9">
        <w:t xml:space="preserve">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78AB2BE8"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xml:space="preserve">. The distribution of the study data </w:t>
      </w:r>
      <w:proofErr w:type="gramStart"/>
      <w:r w:rsidRPr="00660CC9">
        <w:t>are</w:t>
      </w:r>
      <w:proofErr w:type="gramEnd"/>
      <w:r w:rsidRPr="00660CC9">
        <w:t xml:space="preserv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w:t>
      </w:r>
      <w:r w:rsidRPr="00660CC9">
        <w:lastRenderedPageBreak/>
        <w:t>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138C7662" w:rsidR="00CD3E2C" w:rsidRDefault="00C8040B" w:rsidP="009A3616">
      <w:r>
        <w:rPr>
          <w:noProof/>
          <w:lang w:val="en-US"/>
        </w:rPr>
        <w:drawing>
          <wp:inline distT="0" distB="0" distL="0" distR="0" wp14:anchorId="0EA6498C" wp14:editId="1A18F859">
            <wp:extent cx="3740006" cy="7315200"/>
            <wp:effectExtent l="0" t="0" r="0" b="0"/>
            <wp:docPr id="1845195472"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descr="A diagram of a software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02709" cy="7437843"/>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4A6C51F2" w:rsidR="00D50EBA" w:rsidRDefault="00AD4706" w:rsidP="009A3616">
      <w:r>
        <w:t xml:space="preserve">Each model (GPT-3.5, GPT-4, </w:t>
      </w:r>
      <w:proofErr w:type="spellStart"/>
      <w:r>
        <w:t>InSilicoVA</w:t>
      </w:r>
      <w:proofErr w:type="spellEnd"/>
      <w:r>
        <w:t xml:space="preserve">,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 xml:space="preserve">COD response from GPT-3.5 and GPT-4, and the most probable COD from InterVA-5 and </w:t>
      </w:r>
      <w:proofErr w:type="spellStart"/>
      <w:r w:rsidRPr="00660CC9">
        <w:t>InSilicoVA</w:t>
      </w:r>
      <w:proofErr w:type="spellEnd"/>
      <w:r w:rsidRPr="00660CC9">
        <w:t xml:space="preserve">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AD4706" w:rsidP="00473439">
            <w:pPr>
              <w:spacing w:after="0"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AD4706" w:rsidP="00473439">
            <w:pPr>
              <w:spacing w:after="0"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AD4706" w:rsidP="00473439">
            <w:pPr>
              <w:spacing w:after="0"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AD4706" w:rsidP="00473439">
            <w:pPr>
              <w:spacing w:after="0"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AD4706" w:rsidP="00473439">
            <w:pPr>
              <w:spacing w:after="0"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AD4706" w:rsidP="00473439">
            <w:pPr>
              <w:spacing w:after="0" w:line="240" w:lineRule="auto"/>
              <w:jc w:val="left"/>
              <w:rPr>
                <w:sz w:val="16"/>
                <w:szCs w:val="16"/>
              </w:rPr>
            </w:pPr>
            <w:r w:rsidRPr="007E5DEC">
              <w:rPr>
                <w:sz w:val="16"/>
                <w:szCs w:val="16"/>
              </w:rPr>
              <w:t>Adult, 18 CODs</w:t>
            </w:r>
          </w:p>
          <w:p w14:paraId="3F2C277F" w14:textId="77777777" w:rsidR="00CD3E2C" w:rsidRPr="007E5DEC" w:rsidRDefault="00AD4706" w:rsidP="00473439">
            <w:pPr>
              <w:spacing w:after="0" w:line="240" w:lineRule="auto"/>
              <w:jc w:val="left"/>
              <w:rPr>
                <w:sz w:val="16"/>
                <w:szCs w:val="16"/>
              </w:rPr>
            </w:pPr>
            <w:r w:rsidRPr="007E5DEC">
              <w:rPr>
                <w:sz w:val="16"/>
                <w:szCs w:val="16"/>
              </w:rPr>
              <w:t>(n=3826, 55.1%)</w:t>
            </w:r>
          </w:p>
          <w:p w14:paraId="1BF4093B" w14:textId="77777777" w:rsidR="00CD3E2C" w:rsidRPr="007E5DEC" w:rsidRDefault="00AD4706" w:rsidP="00473439">
            <w:pPr>
              <w:spacing w:after="0" w:line="240" w:lineRule="auto"/>
              <w:jc w:val="left"/>
              <w:rPr>
                <w:sz w:val="16"/>
                <w:szCs w:val="16"/>
              </w:rPr>
            </w:pPr>
            <w:r w:rsidRPr="007E5DEC">
              <w:rPr>
                <w:sz w:val="16"/>
                <w:szCs w:val="16"/>
              </w:rPr>
              <w:t>Adult Female</w:t>
            </w:r>
          </w:p>
          <w:p w14:paraId="21050287" w14:textId="77777777" w:rsidR="00A96B4A" w:rsidRDefault="00AD4706" w:rsidP="00473439">
            <w:pPr>
              <w:spacing w:after="0" w:line="240" w:lineRule="auto"/>
              <w:jc w:val="left"/>
              <w:rPr>
                <w:sz w:val="16"/>
                <w:szCs w:val="16"/>
              </w:rPr>
            </w:pPr>
            <w:r w:rsidRPr="007E5DEC">
              <w:rPr>
                <w:sz w:val="16"/>
                <w:szCs w:val="16"/>
              </w:rPr>
              <w:t>(n=1681, 43.9%)</w:t>
            </w:r>
          </w:p>
          <w:p w14:paraId="7C12EAF5" w14:textId="2DFB6957" w:rsidR="00CD3E2C" w:rsidRPr="007E5DEC" w:rsidRDefault="00AD4706" w:rsidP="00473439">
            <w:pPr>
              <w:spacing w:after="0" w:line="240" w:lineRule="auto"/>
              <w:jc w:val="left"/>
              <w:rPr>
                <w:sz w:val="16"/>
                <w:szCs w:val="16"/>
              </w:rPr>
            </w:pPr>
            <w:r w:rsidRPr="007E5DEC">
              <w:rPr>
                <w:sz w:val="16"/>
                <w:szCs w:val="16"/>
              </w:rPr>
              <w:t>Adult Male</w:t>
            </w:r>
          </w:p>
          <w:p w14:paraId="7CCCA0A0" w14:textId="77777777" w:rsidR="00CD3E2C" w:rsidRPr="007E5DEC" w:rsidRDefault="00AD4706" w:rsidP="00473439">
            <w:pPr>
              <w:spacing w:after="0"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AD4706" w:rsidP="00473439">
            <w:pPr>
              <w:spacing w:after="0" w:line="240" w:lineRule="auto"/>
              <w:jc w:val="left"/>
              <w:rPr>
                <w:sz w:val="16"/>
                <w:szCs w:val="16"/>
              </w:rPr>
            </w:pPr>
            <w:r w:rsidRPr="007E5DEC">
              <w:rPr>
                <w:sz w:val="16"/>
                <w:szCs w:val="16"/>
              </w:rPr>
              <w:t>Acute Respiratory Infections</w:t>
            </w:r>
          </w:p>
          <w:p w14:paraId="64A44C4B" w14:textId="77777777" w:rsidR="00CD3E2C" w:rsidRPr="007E5DEC" w:rsidRDefault="00AD4706" w:rsidP="00473439">
            <w:pPr>
              <w:spacing w:after="0" w:line="240" w:lineRule="auto"/>
              <w:jc w:val="left"/>
              <w:rPr>
                <w:sz w:val="16"/>
                <w:szCs w:val="16"/>
              </w:rPr>
            </w:pPr>
            <w:r w:rsidRPr="007E5DEC">
              <w:rPr>
                <w:sz w:val="16"/>
                <w:szCs w:val="16"/>
              </w:rPr>
              <w:t>Cancers</w:t>
            </w:r>
          </w:p>
          <w:p w14:paraId="0E0FC8E5" w14:textId="77777777" w:rsidR="00CD3E2C" w:rsidRPr="007E5DEC" w:rsidRDefault="00AD4706" w:rsidP="00473439">
            <w:pPr>
              <w:spacing w:after="0" w:line="240" w:lineRule="auto"/>
              <w:jc w:val="left"/>
              <w:rPr>
                <w:sz w:val="16"/>
                <w:szCs w:val="16"/>
              </w:rPr>
            </w:pPr>
            <w:r w:rsidRPr="007E5DEC">
              <w:rPr>
                <w:sz w:val="16"/>
                <w:szCs w:val="16"/>
              </w:rPr>
              <w:t>Chronic Respiratory Diseases</w:t>
            </w:r>
          </w:p>
          <w:p w14:paraId="0E9A9F09" w14:textId="77777777" w:rsidR="00CD3E2C" w:rsidRPr="007E5DEC" w:rsidRDefault="00AD4706" w:rsidP="00473439">
            <w:pPr>
              <w:spacing w:after="0" w:line="240" w:lineRule="auto"/>
              <w:jc w:val="left"/>
              <w:rPr>
                <w:sz w:val="16"/>
                <w:szCs w:val="16"/>
              </w:rPr>
            </w:pPr>
            <w:r w:rsidRPr="007E5DEC">
              <w:rPr>
                <w:sz w:val="16"/>
                <w:szCs w:val="16"/>
              </w:rPr>
              <w:t>Diabetes Mellitus</w:t>
            </w:r>
          </w:p>
          <w:p w14:paraId="5CD3C554"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43461609" w14:textId="77777777" w:rsidR="00CD3E2C" w:rsidRPr="007E5DEC" w:rsidRDefault="00AD4706" w:rsidP="00473439">
            <w:pPr>
              <w:spacing w:after="0" w:line="240" w:lineRule="auto"/>
              <w:jc w:val="left"/>
              <w:rPr>
                <w:sz w:val="16"/>
                <w:szCs w:val="16"/>
              </w:rPr>
            </w:pPr>
            <w:r w:rsidRPr="007E5DEC">
              <w:rPr>
                <w:sz w:val="16"/>
                <w:szCs w:val="16"/>
              </w:rPr>
              <w:t>Ill-Defined</w:t>
            </w:r>
          </w:p>
          <w:p w14:paraId="72C82E09" w14:textId="77777777" w:rsidR="00CD3E2C" w:rsidRPr="007E5DEC" w:rsidRDefault="00AD4706" w:rsidP="00473439">
            <w:pPr>
              <w:spacing w:after="0" w:line="240" w:lineRule="auto"/>
              <w:jc w:val="left"/>
              <w:rPr>
                <w:sz w:val="16"/>
                <w:szCs w:val="16"/>
              </w:rPr>
            </w:pPr>
            <w:r w:rsidRPr="007E5DEC">
              <w:rPr>
                <w:sz w:val="16"/>
                <w:szCs w:val="16"/>
              </w:rPr>
              <w:t>Ischemic Heart Disease</w:t>
            </w:r>
          </w:p>
          <w:p w14:paraId="049AF626" w14:textId="77777777" w:rsidR="00CD3E2C" w:rsidRPr="007E5DEC" w:rsidRDefault="00AD4706" w:rsidP="00473439">
            <w:pPr>
              <w:spacing w:after="0" w:line="240" w:lineRule="auto"/>
              <w:jc w:val="left"/>
              <w:rPr>
                <w:sz w:val="16"/>
                <w:szCs w:val="16"/>
              </w:rPr>
            </w:pPr>
            <w:r w:rsidRPr="007E5DEC">
              <w:rPr>
                <w:sz w:val="16"/>
                <w:szCs w:val="16"/>
              </w:rPr>
              <w:t>Liver And Alcohol Related Diseases</w:t>
            </w:r>
          </w:p>
          <w:p w14:paraId="47E1D26A" w14:textId="77777777" w:rsidR="00CD3E2C" w:rsidRPr="007E5DEC" w:rsidRDefault="00AD4706" w:rsidP="00473439">
            <w:pPr>
              <w:spacing w:after="0" w:line="240" w:lineRule="auto"/>
              <w:jc w:val="left"/>
              <w:rPr>
                <w:sz w:val="16"/>
                <w:szCs w:val="16"/>
              </w:rPr>
            </w:pPr>
            <w:r w:rsidRPr="007E5DEC">
              <w:rPr>
                <w:sz w:val="16"/>
                <w:szCs w:val="16"/>
              </w:rPr>
              <w:t>Malaria</w:t>
            </w:r>
          </w:p>
          <w:p w14:paraId="3D5218B4" w14:textId="77777777" w:rsidR="00CD3E2C" w:rsidRPr="007E5DEC" w:rsidRDefault="00AD4706" w:rsidP="00473439">
            <w:pPr>
              <w:spacing w:after="0" w:line="240" w:lineRule="auto"/>
              <w:jc w:val="left"/>
              <w:rPr>
                <w:sz w:val="16"/>
                <w:szCs w:val="16"/>
              </w:rPr>
            </w:pPr>
            <w:r w:rsidRPr="007E5DEC">
              <w:rPr>
                <w:sz w:val="16"/>
                <w:szCs w:val="16"/>
              </w:rPr>
              <w:t>Maternal Conditions</w:t>
            </w:r>
          </w:p>
          <w:p w14:paraId="118A9652" w14:textId="77777777" w:rsidR="00CD3E2C" w:rsidRPr="007E5DEC" w:rsidRDefault="00AD4706" w:rsidP="00473439">
            <w:pPr>
              <w:spacing w:after="0" w:line="240" w:lineRule="auto"/>
              <w:jc w:val="left"/>
              <w:rPr>
                <w:sz w:val="16"/>
                <w:szCs w:val="16"/>
              </w:rPr>
            </w:pPr>
            <w:r w:rsidRPr="007E5DEC">
              <w:rPr>
                <w:sz w:val="16"/>
                <w:szCs w:val="16"/>
              </w:rPr>
              <w:t>Other Cardiovascular Diseases</w:t>
            </w:r>
          </w:p>
          <w:p w14:paraId="25E70B30" w14:textId="77777777" w:rsidR="00CD3E2C" w:rsidRPr="007E5DEC" w:rsidRDefault="00AD4706" w:rsidP="00473439">
            <w:pPr>
              <w:spacing w:after="0" w:line="240" w:lineRule="auto"/>
              <w:jc w:val="left"/>
              <w:rPr>
                <w:sz w:val="16"/>
                <w:szCs w:val="16"/>
              </w:rPr>
            </w:pPr>
            <w:r w:rsidRPr="007E5DEC">
              <w:rPr>
                <w:sz w:val="16"/>
                <w:szCs w:val="16"/>
              </w:rPr>
              <w:t>Other Noncommunicable Diseases</w:t>
            </w:r>
          </w:p>
          <w:p w14:paraId="542423D5" w14:textId="77777777" w:rsidR="00D51A1D" w:rsidRPr="007E5DEC" w:rsidRDefault="00D51A1D" w:rsidP="00473439">
            <w:pPr>
              <w:spacing w:after="0" w:line="240" w:lineRule="auto"/>
              <w:jc w:val="left"/>
              <w:rPr>
                <w:sz w:val="16"/>
                <w:szCs w:val="16"/>
              </w:rPr>
            </w:pPr>
            <w:r w:rsidRPr="007E5DEC">
              <w:rPr>
                <w:sz w:val="16"/>
                <w:szCs w:val="16"/>
              </w:rPr>
              <w:t>Other Injuries</w:t>
            </w:r>
          </w:p>
          <w:p w14:paraId="34A77D51" w14:textId="77777777" w:rsidR="00D51A1D" w:rsidRPr="007E5DEC" w:rsidRDefault="00D51A1D" w:rsidP="00473439">
            <w:pPr>
              <w:spacing w:after="0" w:line="240" w:lineRule="auto"/>
              <w:jc w:val="left"/>
              <w:rPr>
                <w:sz w:val="16"/>
                <w:szCs w:val="16"/>
              </w:rPr>
            </w:pPr>
            <w:r w:rsidRPr="007E5DEC">
              <w:rPr>
                <w:sz w:val="16"/>
                <w:szCs w:val="16"/>
              </w:rPr>
              <w:t>Road And Transport Injuries</w:t>
            </w:r>
          </w:p>
          <w:p w14:paraId="2498233D" w14:textId="77777777" w:rsidR="00D51A1D" w:rsidRPr="007E5DEC" w:rsidRDefault="00D51A1D" w:rsidP="00473439">
            <w:pPr>
              <w:spacing w:after="0" w:line="240" w:lineRule="auto"/>
              <w:jc w:val="left"/>
              <w:rPr>
                <w:sz w:val="16"/>
                <w:szCs w:val="16"/>
              </w:rPr>
            </w:pPr>
            <w:r w:rsidRPr="007E5DEC">
              <w:rPr>
                <w:sz w:val="16"/>
                <w:szCs w:val="16"/>
              </w:rPr>
              <w:t>Stroke</w:t>
            </w:r>
          </w:p>
          <w:p w14:paraId="61EA891B" w14:textId="77777777" w:rsidR="00D51A1D" w:rsidRPr="007E5DEC" w:rsidRDefault="00D51A1D" w:rsidP="00473439">
            <w:pPr>
              <w:spacing w:after="0" w:line="240" w:lineRule="auto"/>
              <w:jc w:val="left"/>
              <w:rPr>
                <w:sz w:val="16"/>
                <w:szCs w:val="16"/>
              </w:rPr>
            </w:pPr>
            <w:r w:rsidRPr="007E5DEC">
              <w:rPr>
                <w:sz w:val="16"/>
                <w:szCs w:val="16"/>
              </w:rPr>
              <w:t>Suicide</w:t>
            </w:r>
          </w:p>
          <w:p w14:paraId="0CB594F8" w14:textId="7D9AC65E" w:rsidR="00D51A1D" w:rsidRPr="007E5DEC" w:rsidRDefault="00D51A1D" w:rsidP="00473439">
            <w:pPr>
              <w:spacing w:after="0"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AD4706" w:rsidP="00473439">
            <w:pPr>
              <w:spacing w:after="0" w:line="240" w:lineRule="auto"/>
              <w:jc w:val="left"/>
              <w:rPr>
                <w:sz w:val="16"/>
                <w:szCs w:val="16"/>
              </w:rPr>
            </w:pPr>
            <w:r w:rsidRPr="007E5DEC">
              <w:rPr>
                <w:sz w:val="16"/>
                <w:szCs w:val="16"/>
              </w:rPr>
              <w:t>48 (45.7%)</w:t>
            </w:r>
          </w:p>
          <w:p w14:paraId="586769C3" w14:textId="77777777" w:rsidR="00CD3E2C" w:rsidRPr="007E5DEC" w:rsidRDefault="00AD4706" w:rsidP="00473439">
            <w:pPr>
              <w:spacing w:after="0" w:line="240" w:lineRule="auto"/>
              <w:jc w:val="left"/>
              <w:rPr>
                <w:sz w:val="16"/>
                <w:szCs w:val="16"/>
              </w:rPr>
            </w:pPr>
            <w:r w:rsidRPr="007E5DEC">
              <w:rPr>
                <w:sz w:val="16"/>
                <w:szCs w:val="16"/>
              </w:rPr>
              <w:t>32 (65.3%)</w:t>
            </w:r>
          </w:p>
          <w:p w14:paraId="1251397B" w14:textId="77777777" w:rsidR="00CD3E2C" w:rsidRPr="007E5DEC" w:rsidRDefault="00AD4706" w:rsidP="00473439">
            <w:pPr>
              <w:spacing w:after="0" w:line="240" w:lineRule="auto"/>
              <w:jc w:val="left"/>
              <w:rPr>
                <w:sz w:val="16"/>
                <w:szCs w:val="16"/>
              </w:rPr>
            </w:pPr>
            <w:r w:rsidRPr="007E5DEC">
              <w:rPr>
                <w:sz w:val="16"/>
                <w:szCs w:val="16"/>
              </w:rPr>
              <w:t>29 (38.7%)</w:t>
            </w:r>
          </w:p>
          <w:p w14:paraId="5116DCC7" w14:textId="77777777" w:rsidR="00CD3E2C" w:rsidRPr="007E5DEC" w:rsidRDefault="00AD4706" w:rsidP="00473439">
            <w:pPr>
              <w:spacing w:after="0" w:line="240" w:lineRule="auto"/>
              <w:jc w:val="left"/>
              <w:rPr>
                <w:sz w:val="16"/>
                <w:szCs w:val="16"/>
              </w:rPr>
            </w:pPr>
            <w:r w:rsidRPr="007E5DEC">
              <w:rPr>
                <w:sz w:val="16"/>
                <w:szCs w:val="16"/>
              </w:rPr>
              <w:t>14 (51.9%)</w:t>
            </w:r>
          </w:p>
          <w:p w14:paraId="7520A7DD" w14:textId="77777777" w:rsidR="00CD3E2C" w:rsidRPr="007E5DEC" w:rsidRDefault="00AD4706" w:rsidP="00473439">
            <w:pPr>
              <w:spacing w:after="0" w:line="240" w:lineRule="auto"/>
              <w:jc w:val="left"/>
              <w:rPr>
                <w:sz w:val="16"/>
                <w:szCs w:val="16"/>
              </w:rPr>
            </w:pPr>
            <w:r w:rsidRPr="007E5DEC">
              <w:rPr>
                <w:sz w:val="16"/>
                <w:szCs w:val="16"/>
              </w:rPr>
              <w:t>102 (49.8%)</w:t>
            </w:r>
          </w:p>
          <w:p w14:paraId="5F1B2F67" w14:textId="77777777" w:rsidR="005D08BB" w:rsidRPr="007E5DEC" w:rsidRDefault="00AD4706" w:rsidP="00473439">
            <w:pPr>
              <w:spacing w:after="0" w:line="240" w:lineRule="auto"/>
              <w:jc w:val="left"/>
              <w:rPr>
                <w:sz w:val="16"/>
                <w:szCs w:val="16"/>
              </w:rPr>
            </w:pPr>
            <w:r w:rsidRPr="007E5DEC">
              <w:rPr>
                <w:sz w:val="16"/>
                <w:szCs w:val="16"/>
              </w:rPr>
              <w:t>56 (47.9%)</w:t>
            </w:r>
          </w:p>
          <w:p w14:paraId="00D4C6DF" w14:textId="39647CF9" w:rsidR="00CD3E2C" w:rsidRPr="007E5DEC" w:rsidRDefault="00AD4706" w:rsidP="00473439">
            <w:pPr>
              <w:spacing w:after="0" w:line="240" w:lineRule="auto"/>
              <w:jc w:val="left"/>
              <w:rPr>
                <w:sz w:val="16"/>
                <w:szCs w:val="16"/>
              </w:rPr>
            </w:pPr>
            <w:r w:rsidRPr="007E5DEC">
              <w:rPr>
                <w:sz w:val="16"/>
                <w:szCs w:val="16"/>
              </w:rPr>
              <w:t>89 (53%)</w:t>
            </w:r>
          </w:p>
          <w:p w14:paraId="7DDDF69B" w14:textId="77777777" w:rsidR="00CD3E2C" w:rsidRPr="007E5DEC" w:rsidRDefault="00AD4706" w:rsidP="00473439">
            <w:pPr>
              <w:spacing w:after="0" w:line="240" w:lineRule="auto"/>
              <w:jc w:val="left"/>
              <w:rPr>
                <w:sz w:val="16"/>
                <w:szCs w:val="16"/>
              </w:rPr>
            </w:pPr>
            <w:r w:rsidRPr="007E5DEC">
              <w:rPr>
                <w:sz w:val="16"/>
                <w:szCs w:val="16"/>
              </w:rPr>
              <w:t>58 (45.3%)</w:t>
            </w:r>
          </w:p>
          <w:p w14:paraId="474A8ED9" w14:textId="77777777" w:rsidR="00CD3E2C" w:rsidRPr="007E5DEC" w:rsidRDefault="00AD4706" w:rsidP="00473439">
            <w:pPr>
              <w:spacing w:after="0" w:line="240" w:lineRule="auto"/>
              <w:jc w:val="left"/>
              <w:rPr>
                <w:sz w:val="16"/>
                <w:szCs w:val="16"/>
              </w:rPr>
            </w:pPr>
            <w:r w:rsidRPr="007E5DEC">
              <w:rPr>
                <w:sz w:val="16"/>
                <w:szCs w:val="16"/>
              </w:rPr>
              <w:t>372 (46.6%)</w:t>
            </w:r>
          </w:p>
          <w:p w14:paraId="1256E77D" w14:textId="77777777" w:rsidR="00CD3E2C" w:rsidRPr="007E5DEC" w:rsidRDefault="00AD4706" w:rsidP="00473439">
            <w:pPr>
              <w:spacing w:after="0" w:line="240" w:lineRule="auto"/>
              <w:jc w:val="left"/>
              <w:rPr>
                <w:sz w:val="16"/>
                <w:szCs w:val="16"/>
              </w:rPr>
            </w:pPr>
            <w:r w:rsidRPr="007E5DEC">
              <w:rPr>
                <w:sz w:val="16"/>
                <w:szCs w:val="16"/>
              </w:rPr>
              <w:t>130 (100%)</w:t>
            </w:r>
          </w:p>
          <w:p w14:paraId="2AFB52EB" w14:textId="77777777" w:rsidR="00CD3E2C" w:rsidRPr="007E5DEC" w:rsidRDefault="00AD4706" w:rsidP="00473439">
            <w:pPr>
              <w:spacing w:after="0" w:line="240" w:lineRule="auto"/>
              <w:jc w:val="left"/>
              <w:rPr>
                <w:sz w:val="16"/>
                <w:szCs w:val="16"/>
              </w:rPr>
            </w:pPr>
            <w:r w:rsidRPr="007E5DEC">
              <w:rPr>
                <w:sz w:val="16"/>
                <w:szCs w:val="16"/>
              </w:rPr>
              <w:t>59 (55.1%)</w:t>
            </w:r>
          </w:p>
          <w:p w14:paraId="0C6E392C" w14:textId="77777777" w:rsidR="00D51A1D" w:rsidRPr="007E5DEC" w:rsidRDefault="00AD4706" w:rsidP="00473439">
            <w:pPr>
              <w:spacing w:after="0" w:line="240" w:lineRule="auto"/>
              <w:jc w:val="left"/>
              <w:rPr>
                <w:sz w:val="16"/>
                <w:szCs w:val="16"/>
              </w:rPr>
            </w:pPr>
            <w:r w:rsidRPr="007E5DEC">
              <w:rPr>
                <w:sz w:val="16"/>
                <w:szCs w:val="16"/>
              </w:rPr>
              <w:t>160 (38.6%)</w:t>
            </w:r>
          </w:p>
          <w:p w14:paraId="29AB877F" w14:textId="77777777" w:rsidR="00D51A1D" w:rsidRPr="007E5DEC" w:rsidRDefault="00D51A1D" w:rsidP="00473439">
            <w:pPr>
              <w:spacing w:after="0" w:line="240" w:lineRule="auto"/>
              <w:jc w:val="left"/>
              <w:rPr>
                <w:sz w:val="16"/>
                <w:szCs w:val="16"/>
              </w:rPr>
            </w:pPr>
            <w:r w:rsidRPr="007E5DEC">
              <w:rPr>
                <w:sz w:val="16"/>
                <w:szCs w:val="16"/>
              </w:rPr>
              <w:t>83 (23.2%)</w:t>
            </w:r>
          </w:p>
          <w:p w14:paraId="462233D9" w14:textId="77777777" w:rsidR="00D51A1D" w:rsidRPr="007E5DEC" w:rsidRDefault="00D51A1D" w:rsidP="00473439">
            <w:pPr>
              <w:spacing w:after="0" w:line="240" w:lineRule="auto"/>
              <w:jc w:val="left"/>
              <w:rPr>
                <w:sz w:val="16"/>
                <w:szCs w:val="16"/>
              </w:rPr>
            </w:pPr>
            <w:r w:rsidRPr="007E5DEC">
              <w:rPr>
                <w:sz w:val="16"/>
                <w:szCs w:val="16"/>
              </w:rPr>
              <w:t>73 (29.1%)</w:t>
            </w:r>
          </w:p>
          <w:p w14:paraId="39D99F4E" w14:textId="77777777" w:rsidR="00D51A1D" w:rsidRPr="007E5DEC" w:rsidRDefault="00D51A1D" w:rsidP="00473439">
            <w:pPr>
              <w:spacing w:after="0" w:line="240" w:lineRule="auto"/>
              <w:jc w:val="left"/>
              <w:rPr>
                <w:sz w:val="16"/>
                <w:szCs w:val="16"/>
              </w:rPr>
            </w:pPr>
            <w:r w:rsidRPr="007E5DEC">
              <w:rPr>
                <w:sz w:val="16"/>
                <w:szCs w:val="16"/>
              </w:rPr>
              <w:t>147 (44.4%)</w:t>
            </w:r>
          </w:p>
          <w:p w14:paraId="6D7D9D1A" w14:textId="77777777" w:rsidR="00D51A1D" w:rsidRPr="007E5DEC" w:rsidRDefault="00D51A1D" w:rsidP="00473439">
            <w:pPr>
              <w:spacing w:after="0" w:line="240" w:lineRule="auto"/>
              <w:jc w:val="left"/>
              <w:rPr>
                <w:sz w:val="16"/>
                <w:szCs w:val="16"/>
              </w:rPr>
            </w:pPr>
            <w:r w:rsidRPr="007E5DEC">
              <w:rPr>
                <w:sz w:val="16"/>
                <w:szCs w:val="16"/>
              </w:rPr>
              <w:t>N/A</w:t>
            </w:r>
          </w:p>
          <w:p w14:paraId="06A8D72B" w14:textId="4BF768D5" w:rsidR="00D51A1D" w:rsidRPr="007E5DEC" w:rsidRDefault="00D51A1D" w:rsidP="00473439">
            <w:pPr>
              <w:spacing w:after="0"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AD4706" w:rsidP="00473439">
            <w:pPr>
              <w:spacing w:after="0" w:line="240" w:lineRule="auto"/>
              <w:jc w:val="left"/>
              <w:rPr>
                <w:sz w:val="16"/>
                <w:szCs w:val="16"/>
              </w:rPr>
            </w:pPr>
            <w:r w:rsidRPr="007E5DEC">
              <w:rPr>
                <w:sz w:val="16"/>
                <w:szCs w:val="16"/>
              </w:rPr>
              <w:t>57 (54.3%)</w:t>
            </w:r>
          </w:p>
          <w:p w14:paraId="1BA00776" w14:textId="77777777" w:rsidR="005D08BB" w:rsidRPr="007E5DEC" w:rsidRDefault="00AD4706" w:rsidP="00473439">
            <w:pPr>
              <w:spacing w:after="0" w:line="240" w:lineRule="auto"/>
              <w:jc w:val="left"/>
              <w:rPr>
                <w:sz w:val="16"/>
                <w:szCs w:val="16"/>
              </w:rPr>
            </w:pPr>
            <w:r w:rsidRPr="007E5DEC">
              <w:rPr>
                <w:sz w:val="16"/>
                <w:szCs w:val="16"/>
              </w:rPr>
              <w:t>17 (34.7%)</w:t>
            </w:r>
          </w:p>
          <w:p w14:paraId="12AF322E" w14:textId="1454FDF9" w:rsidR="00CD3E2C" w:rsidRPr="007E5DEC" w:rsidRDefault="00AD4706" w:rsidP="00473439">
            <w:pPr>
              <w:spacing w:after="0" w:line="240" w:lineRule="auto"/>
              <w:jc w:val="left"/>
              <w:rPr>
                <w:sz w:val="16"/>
                <w:szCs w:val="16"/>
              </w:rPr>
            </w:pPr>
            <w:r w:rsidRPr="007E5DEC">
              <w:rPr>
                <w:sz w:val="16"/>
                <w:szCs w:val="16"/>
              </w:rPr>
              <w:t>46 (61.3%)</w:t>
            </w:r>
          </w:p>
          <w:p w14:paraId="6624C8B4" w14:textId="77777777" w:rsidR="00CD3E2C" w:rsidRPr="007E5DEC" w:rsidRDefault="00AD4706" w:rsidP="00473439">
            <w:pPr>
              <w:spacing w:after="0" w:line="240" w:lineRule="auto"/>
              <w:jc w:val="left"/>
              <w:rPr>
                <w:sz w:val="16"/>
                <w:szCs w:val="16"/>
              </w:rPr>
            </w:pPr>
            <w:r w:rsidRPr="007E5DEC">
              <w:rPr>
                <w:sz w:val="16"/>
                <w:szCs w:val="16"/>
              </w:rPr>
              <w:t>13 (48.1%)</w:t>
            </w:r>
          </w:p>
          <w:p w14:paraId="2C3491DC" w14:textId="77777777" w:rsidR="00CD3E2C" w:rsidRPr="007E5DEC" w:rsidRDefault="00AD4706" w:rsidP="00473439">
            <w:pPr>
              <w:spacing w:after="0" w:line="240" w:lineRule="auto"/>
              <w:jc w:val="left"/>
              <w:rPr>
                <w:sz w:val="16"/>
                <w:szCs w:val="16"/>
              </w:rPr>
            </w:pPr>
            <w:r w:rsidRPr="007E5DEC">
              <w:rPr>
                <w:sz w:val="16"/>
                <w:szCs w:val="16"/>
              </w:rPr>
              <w:t>103 (50.2%)</w:t>
            </w:r>
          </w:p>
          <w:p w14:paraId="1557D86F" w14:textId="77777777" w:rsidR="005D08BB" w:rsidRPr="007E5DEC" w:rsidRDefault="00AD4706" w:rsidP="00473439">
            <w:pPr>
              <w:spacing w:after="0" w:line="240" w:lineRule="auto"/>
              <w:jc w:val="left"/>
              <w:rPr>
                <w:sz w:val="16"/>
                <w:szCs w:val="16"/>
              </w:rPr>
            </w:pPr>
            <w:r w:rsidRPr="007E5DEC">
              <w:rPr>
                <w:sz w:val="16"/>
                <w:szCs w:val="16"/>
              </w:rPr>
              <w:t>61 (52.1%)</w:t>
            </w:r>
          </w:p>
          <w:p w14:paraId="77CC710C" w14:textId="76AE3C9A" w:rsidR="00CD3E2C" w:rsidRPr="007E5DEC" w:rsidRDefault="00AD4706" w:rsidP="00473439">
            <w:pPr>
              <w:spacing w:after="0" w:line="240" w:lineRule="auto"/>
              <w:jc w:val="left"/>
              <w:rPr>
                <w:sz w:val="16"/>
                <w:szCs w:val="16"/>
              </w:rPr>
            </w:pPr>
            <w:r w:rsidRPr="007E5DEC">
              <w:rPr>
                <w:sz w:val="16"/>
                <w:szCs w:val="16"/>
              </w:rPr>
              <w:t>79 (47%)</w:t>
            </w:r>
          </w:p>
          <w:p w14:paraId="7919C82D" w14:textId="77777777" w:rsidR="00CD3E2C" w:rsidRPr="007E5DEC" w:rsidRDefault="00AD4706" w:rsidP="00473439">
            <w:pPr>
              <w:spacing w:after="0" w:line="240" w:lineRule="auto"/>
              <w:jc w:val="left"/>
              <w:rPr>
                <w:sz w:val="16"/>
                <w:szCs w:val="16"/>
              </w:rPr>
            </w:pPr>
            <w:r w:rsidRPr="007E5DEC">
              <w:rPr>
                <w:sz w:val="16"/>
                <w:szCs w:val="16"/>
              </w:rPr>
              <w:t>70 (54.7%)</w:t>
            </w:r>
          </w:p>
          <w:p w14:paraId="6D21590F" w14:textId="77777777" w:rsidR="00CD3E2C" w:rsidRPr="007E5DEC" w:rsidRDefault="00AD4706" w:rsidP="00473439">
            <w:pPr>
              <w:spacing w:after="0" w:line="240" w:lineRule="auto"/>
              <w:jc w:val="left"/>
              <w:rPr>
                <w:sz w:val="16"/>
                <w:szCs w:val="16"/>
              </w:rPr>
            </w:pPr>
            <w:r w:rsidRPr="007E5DEC">
              <w:rPr>
                <w:sz w:val="16"/>
                <w:szCs w:val="16"/>
              </w:rPr>
              <w:t>427 (53.4%)</w:t>
            </w:r>
          </w:p>
          <w:p w14:paraId="33629840" w14:textId="77777777" w:rsidR="00CD3E2C" w:rsidRPr="007E5DEC" w:rsidRDefault="00AD4706" w:rsidP="00473439">
            <w:pPr>
              <w:spacing w:after="0" w:line="240" w:lineRule="auto"/>
              <w:jc w:val="left"/>
              <w:rPr>
                <w:sz w:val="16"/>
                <w:szCs w:val="16"/>
              </w:rPr>
            </w:pPr>
            <w:r w:rsidRPr="007E5DEC">
              <w:rPr>
                <w:sz w:val="16"/>
                <w:szCs w:val="16"/>
              </w:rPr>
              <w:t>N/A</w:t>
            </w:r>
          </w:p>
          <w:p w14:paraId="68779634" w14:textId="77777777" w:rsidR="00CD3E2C" w:rsidRPr="007E5DEC" w:rsidRDefault="00AD4706" w:rsidP="00473439">
            <w:pPr>
              <w:spacing w:after="0" w:line="240" w:lineRule="auto"/>
              <w:jc w:val="left"/>
              <w:rPr>
                <w:sz w:val="16"/>
                <w:szCs w:val="16"/>
              </w:rPr>
            </w:pPr>
            <w:r w:rsidRPr="007E5DEC">
              <w:rPr>
                <w:sz w:val="16"/>
                <w:szCs w:val="16"/>
              </w:rPr>
              <w:t>48 (44.9%)</w:t>
            </w:r>
          </w:p>
          <w:p w14:paraId="3EEF0551" w14:textId="77777777" w:rsidR="00D51A1D" w:rsidRPr="007E5DEC" w:rsidRDefault="00AD4706" w:rsidP="00473439">
            <w:pPr>
              <w:spacing w:after="0" w:line="240" w:lineRule="auto"/>
              <w:jc w:val="left"/>
              <w:rPr>
                <w:sz w:val="16"/>
                <w:szCs w:val="16"/>
              </w:rPr>
            </w:pPr>
            <w:r w:rsidRPr="007E5DEC">
              <w:rPr>
                <w:sz w:val="16"/>
                <w:szCs w:val="16"/>
              </w:rPr>
              <w:t>254 (61.4%)</w:t>
            </w:r>
          </w:p>
          <w:p w14:paraId="6229FC24" w14:textId="3D8F5650" w:rsidR="00D51A1D" w:rsidRPr="007E5DEC" w:rsidRDefault="00D51A1D" w:rsidP="00473439">
            <w:pPr>
              <w:spacing w:after="0" w:line="240" w:lineRule="auto"/>
              <w:jc w:val="left"/>
              <w:rPr>
                <w:sz w:val="16"/>
                <w:szCs w:val="16"/>
              </w:rPr>
            </w:pPr>
            <w:r w:rsidRPr="007E5DEC">
              <w:rPr>
                <w:sz w:val="16"/>
                <w:szCs w:val="16"/>
              </w:rPr>
              <w:t>274 (76.8%)</w:t>
            </w:r>
          </w:p>
          <w:p w14:paraId="4251951C" w14:textId="77777777" w:rsidR="00D51A1D" w:rsidRPr="007E5DEC" w:rsidRDefault="00D51A1D" w:rsidP="00473439">
            <w:pPr>
              <w:spacing w:after="0" w:line="240" w:lineRule="auto"/>
              <w:jc w:val="left"/>
              <w:rPr>
                <w:sz w:val="16"/>
                <w:szCs w:val="16"/>
              </w:rPr>
            </w:pPr>
            <w:r w:rsidRPr="007E5DEC">
              <w:rPr>
                <w:sz w:val="16"/>
                <w:szCs w:val="16"/>
              </w:rPr>
              <w:t>178 (70.9%)</w:t>
            </w:r>
          </w:p>
          <w:p w14:paraId="7308F734" w14:textId="77777777" w:rsidR="00D51A1D" w:rsidRPr="007E5DEC" w:rsidRDefault="00D51A1D" w:rsidP="00473439">
            <w:pPr>
              <w:spacing w:after="0" w:line="240" w:lineRule="auto"/>
              <w:jc w:val="left"/>
              <w:rPr>
                <w:sz w:val="16"/>
                <w:szCs w:val="16"/>
              </w:rPr>
            </w:pPr>
            <w:r w:rsidRPr="007E5DEC">
              <w:rPr>
                <w:sz w:val="16"/>
                <w:szCs w:val="16"/>
              </w:rPr>
              <w:t>184 (55.6%)</w:t>
            </w:r>
          </w:p>
          <w:p w14:paraId="31C02C76" w14:textId="77777777" w:rsidR="00D51A1D" w:rsidRPr="007E5DEC" w:rsidRDefault="00D51A1D" w:rsidP="00473439">
            <w:pPr>
              <w:spacing w:after="0" w:line="240" w:lineRule="auto"/>
              <w:jc w:val="left"/>
              <w:rPr>
                <w:sz w:val="16"/>
                <w:szCs w:val="16"/>
              </w:rPr>
            </w:pPr>
            <w:r w:rsidRPr="007E5DEC">
              <w:rPr>
                <w:sz w:val="16"/>
                <w:szCs w:val="16"/>
              </w:rPr>
              <w:t>3 (100%)</w:t>
            </w:r>
          </w:p>
          <w:p w14:paraId="4ECA499E" w14:textId="3F9E2A0E" w:rsidR="00D51A1D" w:rsidRPr="007E5DEC" w:rsidRDefault="00D51A1D" w:rsidP="00473439">
            <w:pPr>
              <w:spacing w:after="0"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AD4706" w:rsidP="00473439">
            <w:pPr>
              <w:spacing w:after="0" w:line="240" w:lineRule="auto"/>
              <w:jc w:val="left"/>
              <w:rPr>
                <w:sz w:val="16"/>
                <w:szCs w:val="16"/>
              </w:rPr>
            </w:pPr>
            <w:r w:rsidRPr="007E5DEC">
              <w:rPr>
                <w:sz w:val="16"/>
                <w:szCs w:val="16"/>
              </w:rPr>
              <w:t>105 (2.7%)</w:t>
            </w:r>
          </w:p>
          <w:p w14:paraId="5DEB7C0C" w14:textId="77777777" w:rsidR="005D08BB" w:rsidRPr="007E5DEC" w:rsidRDefault="00AD4706" w:rsidP="00473439">
            <w:pPr>
              <w:spacing w:after="0" w:line="240" w:lineRule="auto"/>
              <w:jc w:val="left"/>
              <w:rPr>
                <w:sz w:val="16"/>
                <w:szCs w:val="16"/>
              </w:rPr>
            </w:pPr>
            <w:r w:rsidRPr="007E5DEC">
              <w:rPr>
                <w:sz w:val="16"/>
                <w:szCs w:val="16"/>
              </w:rPr>
              <w:t>49 (1.3%)</w:t>
            </w:r>
          </w:p>
          <w:p w14:paraId="0F738DF5" w14:textId="070174D3" w:rsidR="00CD3E2C" w:rsidRPr="007E5DEC" w:rsidRDefault="00AD4706" w:rsidP="00473439">
            <w:pPr>
              <w:spacing w:after="0" w:line="240" w:lineRule="auto"/>
              <w:jc w:val="left"/>
              <w:rPr>
                <w:sz w:val="16"/>
                <w:szCs w:val="16"/>
              </w:rPr>
            </w:pPr>
            <w:r w:rsidRPr="007E5DEC">
              <w:rPr>
                <w:sz w:val="16"/>
                <w:szCs w:val="16"/>
              </w:rPr>
              <w:t>75 (2%)</w:t>
            </w:r>
          </w:p>
          <w:p w14:paraId="5F199A7D" w14:textId="77777777" w:rsidR="00CD3E2C" w:rsidRPr="007E5DEC" w:rsidRDefault="00AD4706" w:rsidP="00473439">
            <w:pPr>
              <w:spacing w:after="0" w:line="240" w:lineRule="auto"/>
              <w:jc w:val="left"/>
              <w:rPr>
                <w:sz w:val="16"/>
                <w:szCs w:val="16"/>
              </w:rPr>
            </w:pPr>
            <w:r w:rsidRPr="007E5DEC">
              <w:rPr>
                <w:sz w:val="16"/>
                <w:szCs w:val="16"/>
              </w:rPr>
              <w:t>27 (0.7%)</w:t>
            </w:r>
          </w:p>
          <w:p w14:paraId="744886DF" w14:textId="77777777" w:rsidR="00CD3E2C" w:rsidRPr="007E5DEC" w:rsidRDefault="00AD4706" w:rsidP="00473439">
            <w:pPr>
              <w:spacing w:after="0" w:line="240" w:lineRule="auto"/>
              <w:jc w:val="left"/>
              <w:rPr>
                <w:sz w:val="16"/>
                <w:szCs w:val="16"/>
              </w:rPr>
            </w:pPr>
            <w:r w:rsidRPr="007E5DEC">
              <w:rPr>
                <w:sz w:val="16"/>
                <w:szCs w:val="16"/>
              </w:rPr>
              <w:t>205 (5.4%)</w:t>
            </w:r>
          </w:p>
          <w:p w14:paraId="1D6B1492" w14:textId="77777777" w:rsidR="00CD3E2C" w:rsidRPr="007E5DEC" w:rsidRDefault="00AD4706" w:rsidP="00473439">
            <w:pPr>
              <w:spacing w:after="0" w:line="240" w:lineRule="auto"/>
              <w:jc w:val="left"/>
              <w:rPr>
                <w:sz w:val="16"/>
                <w:szCs w:val="16"/>
              </w:rPr>
            </w:pPr>
            <w:r w:rsidRPr="007E5DEC">
              <w:rPr>
                <w:sz w:val="16"/>
                <w:szCs w:val="16"/>
              </w:rPr>
              <w:t>117 (3.1%)</w:t>
            </w:r>
          </w:p>
          <w:p w14:paraId="3000ECBF" w14:textId="77777777" w:rsidR="00CD3E2C" w:rsidRPr="007E5DEC" w:rsidRDefault="00AD4706" w:rsidP="00473439">
            <w:pPr>
              <w:spacing w:after="0" w:line="240" w:lineRule="auto"/>
              <w:jc w:val="left"/>
              <w:rPr>
                <w:sz w:val="16"/>
                <w:szCs w:val="16"/>
              </w:rPr>
            </w:pPr>
            <w:r w:rsidRPr="007E5DEC">
              <w:rPr>
                <w:sz w:val="16"/>
                <w:szCs w:val="16"/>
              </w:rPr>
              <w:t>168 (4.4%)</w:t>
            </w:r>
          </w:p>
          <w:p w14:paraId="2E872EB5" w14:textId="77777777" w:rsidR="00CD3E2C" w:rsidRPr="007E5DEC" w:rsidRDefault="00AD4706" w:rsidP="00473439">
            <w:pPr>
              <w:spacing w:after="0" w:line="240" w:lineRule="auto"/>
              <w:jc w:val="left"/>
              <w:rPr>
                <w:sz w:val="16"/>
                <w:szCs w:val="16"/>
              </w:rPr>
            </w:pPr>
            <w:r w:rsidRPr="007E5DEC">
              <w:rPr>
                <w:sz w:val="16"/>
                <w:szCs w:val="16"/>
              </w:rPr>
              <w:t>128 (3.3%)</w:t>
            </w:r>
          </w:p>
          <w:p w14:paraId="1317AEFF" w14:textId="77777777" w:rsidR="00CD3E2C" w:rsidRPr="007E5DEC" w:rsidRDefault="00AD4706" w:rsidP="00473439">
            <w:pPr>
              <w:spacing w:after="0" w:line="240" w:lineRule="auto"/>
              <w:jc w:val="left"/>
              <w:rPr>
                <w:sz w:val="16"/>
                <w:szCs w:val="16"/>
              </w:rPr>
            </w:pPr>
            <w:r w:rsidRPr="007E5DEC">
              <w:rPr>
                <w:sz w:val="16"/>
                <w:szCs w:val="16"/>
              </w:rPr>
              <w:t>799 (20.9%)</w:t>
            </w:r>
          </w:p>
          <w:p w14:paraId="0EA12CEE" w14:textId="77777777" w:rsidR="00CD3E2C" w:rsidRPr="007E5DEC" w:rsidRDefault="00AD4706" w:rsidP="00473439">
            <w:pPr>
              <w:spacing w:after="0" w:line="240" w:lineRule="auto"/>
              <w:jc w:val="left"/>
              <w:rPr>
                <w:sz w:val="16"/>
                <w:szCs w:val="16"/>
              </w:rPr>
            </w:pPr>
            <w:r w:rsidRPr="007E5DEC">
              <w:rPr>
                <w:sz w:val="16"/>
                <w:szCs w:val="16"/>
              </w:rPr>
              <w:t>130 (3.4%)</w:t>
            </w:r>
          </w:p>
          <w:p w14:paraId="58455417" w14:textId="77777777" w:rsidR="00CD3E2C" w:rsidRPr="007E5DEC" w:rsidRDefault="00AD4706" w:rsidP="00473439">
            <w:pPr>
              <w:spacing w:after="0" w:line="240" w:lineRule="auto"/>
              <w:jc w:val="left"/>
              <w:rPr>
                <w:sz w:val="16"/>
                <w:szCs w:val="16"/>
              </w:rPr>
            </w:pPr>
            <w:r w:rsidRPr="007E5DEC">
              <w:rPr>
                <w:sz w:val="16"/>
                <w:szCs w:val="16"/>
              </w:rPr>
              <w:t>107 (2.8%)</w:t>
            </w:r>
          </w:p>
          <w:p w14:paraId="1A157051" w14:textId="77777777" w:rsidR="00CD3E2C" w:rsidRPr="007E5DEC" w:rsidRDefault="00AD4706" w:rsidP="00473439">
            <w:pPr>
              <w:spacing w:after="0" w:line="240" w:lineRule="auto"/>
              <w:jc w:val="left"/>
              <w:rPr>
                <w:sz w:val="16"/>
                <w:szCs w:val="16"/>
              </w:rPr>
            </w:pPr>
            <w:r w:rsidRPr="007E5DEC">
              <w:rPr>
                <w:sz w:val="16"/>
                <w:szCs w:val="16"/>
              </w:rPr>
              <w:t>414 (10.8%)</w:t>
            </w:r>
          </w:p>
          <w:p w14:paraId="60FD8406" w14:textId="77777777" w:rsidR="00EA4F76" w:rsidRDefault="00C22BAC" w:rsidP="00473439">
            <w:pPr>
              <w:spacing w:after="0" w:line="240" w:lineRule="auto"/>
              <w:jc w:val="left"/>
              <w:rPr>
                <w:sz w:val="16"/>
                <w:szCs w:val="16"/>
              </w:rPr>
            </w:pPr>
            <w:r w:rsidRPr="007E5DEC">
              <w:rPr>
                <w:sz w:val="16"/>
                <w:szCs w:val="16"/>
              </w:rPr>
              <w:t>357 (9.3%)</w:t>
            </w:r>
          </w:p>
          <w:p w14:paraId="68126029" w14:textId="77777777" w:rsidR="00EA4F76" w:rsidRDefault="00C22BAC" w:rsidP="00473439">
            <w:pPr>
              <w:spacing w:after="0" w:line="240" w:lineRule="auto"/>
              <w:jc w:val="left"/>
              <w:rPr>
                <w:sz w:val="16"/>
                <w:szCs w:val="16"/>
              </w:rPr>
            </w:pPr>
            <w:r w:rsidRPr="007E5DEC">
              <w:rPr>
                <w:sz w:val="16"/>
                <w:szCs w:val="16"/>
              </w:rPr>
              <w:t>251 (6.6%)</w:t>
            </w:r>
          </w:p>
          <w:p w14:paraId="22D72641" w14:textId="4C25FAC6" w:rsidR="00EA4F76" w:rsidRDefault="00C22BAC" w:rsidP="00473439">
            <w:pPr>
              <w:spacing w:after="0" w:line="240" w:lineRule="auto"/>
              <w:jc w:val="left"/>
              <w:rPr>
                <w:sz w:val="16"/>
                <w:szCs w:val="16"/>
              </w:rPr>
            </w:pPr>
            <w:r w:rsidRPr="007E5DEC">
              <w:rPr>
                <w:sz w:val="16"/>
                <w:szCs w:val="16"/>
              </w:rPr>
              <w:t>331 (8.7%)</w:t>
            </w:r>
          </w:p>
          <w:p w14:paraId="37DCF129" w14:textId="77777777" w:rsidR="00EA4F76" w:rsidRDefault="00C22BAC" w:rsidP="00473439">
            <w:pPr>
              <w:spacing w:after="0" w:line="240" w:lineRule="auto"/>
              <w:jc w:val="left"/>
              <w:rPr>
                <w:sz w:val="16"/>
                <w:szCs w:val="16"/>
              </w:rPr>
            </w:pPr>
            <w:r w:rsidRPr="007E5DEC">
              <w:rPr>
                <w:sz w:val="16"/>
                <w:szCs w:val="16"/>
              </w:rPr>
              <w:t>3 (0.1%)</w:t>
            </w:r>
          </w:p>
          <w:p w14:paraId="76B7E7F2" w14:textId="2AD13B4E" w:rsidR="00C22BAC" w:rsidRPr="007E5DEC" w:rsidRDefault="00C22BAC" w:rsidP="00473439">
            <w:pPr>
              <w:spacing w:after="0"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AD4706" w:rsidP="00473439">
            <w:pPr>
              <w:spacing w:after="0" w:line="240" w:lineRule="auto"/>
              <w:jc w:val="left"/>
              <w:rPr>
                <w:sz w:val="16"/>
                <w:szCs w:val="16"/>
              </w:rPr>
            </w:pPr>
            <w:r w:rsidRPr="007E5DEC">
              <w:rPr>
                <w:sz w:val="16"/>
                <w:szCs w:val="16"/>
              </w:rPr>
              <w:t>Child, 9 CODs</w:t>
            </w:r>
          </w:p>
          <w:p w14:paraId="53A1DB9C" w14:textId="77777777" w:rsidR="00CD3E2C" w:rsidRPr="007E5DEC" w:rsidRDefault="00AD4706" w:rsidP="00473439">
            <w:pPr>
              <w:spacing w:after="0" w:line="240" w:lineRule="auto"/>
              <w:jc w:val="left"/>
              <w:rPr>
                <w:sz w:val="16"/>
                <w:szCs w:val="16"/>
              </w:rPr>
            </w:pPr>
            <w:r w:rsidRPr="007E5DEC">
              <w:rPr>
                <w:sz w:val="16"/>
                <w:szCs w:val="16"/>
              </w:rPr>
              <w:t>(n=2636, 38%)</w:t>
            </w:r>
          </w:p>
          <w:p w14:paraId="0372CFFF" w14:textId="77777777" w:rsidR="00CD3E2C" w:rsidRPr="007E5DEC" w:rsidRDefault="00AD4706" w:rsidP="00473439">
            <w:pPr>
              <w:spacing w:after="0" w:line="240" w:lineRule="auto"/>
              <w:jc w:val="left"/>
              <w:rPr>
                <w:sz w:val="16"/>
                <w:szCs w:val="16"/>
              </w:rPr>
            </w:pPr>
            <w:r w:rsidRPr="007E5DEC">
              <w:rPr>
                <w:sz w:val="16"/>
                <w:szCs w:val="16"/>
              </w:rPr>
              <w:t>Child Female</w:t>
            </w:r>
          </w:p>
          <w:p w14:paraId="203FE759" w14:textId="77777777" w:rsidR="00A96B4A" w:rsidRDefault="00AD4706" w:rsidP="00473439">
            <w:pPr>
              <w:spacing w:after="0" w:line="240" w:lineRule="auto"/>
              <w:jc w:val="left"/>
              <w:rPr>
                <w:sz w:val="16"/>
                <w:szCs w:val="16"/>
              </w:rPr>
            </w:pPr>
            <w:r w:rsidRPr="007E5DEC">
              <w:rPr>
                <w:sz w:val="16"/>
                <w:szCs w:val="16"/>
              </w:rPr>
              <w:t>(n=1290, 48.9%)</w:t>
            </w:r>
          </w:p>
          <w:p w14:paraId="66A21D1C" w14:textId="528054BE" w:rsidR="00CD3E2C" w:rsidRPr="007E5DEC" w:rsidRDefault="00AD4706" w:rsidP="00473439">
            <w:pPr>
              <w:spacing w:after="0" w:line="240" w:lineRule="auto"/>
              <w:jc w:val="left"/>
              <w:rPr>
                <w:sz w:val="16"/>
                <w:szCs w:val="16"/>
              </w:rPr>
            </w:pPr>
            <w:r w:rsidRPr="007E5DEC">
              <w:rPr>
                <w:sz w:val="16"/>
                <w:szCs w:val="16"/>
              </w:rPr>
              <w:t>Child Male</w:t>
            </w:r>
          </w:p>
          <w:p w14:paraId="7443B334" w14:textId="77777777" w:rsidR="00CD3E2C" w:rsidRPr="007E5DEC" w:rsidRDefault="00AD4706" w:rsidP="00473439">
            <w:pPr>
              <w:spacing w:after="0"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58FD753E"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03CE9EBF" w14:textId="19CD9BEE" w:rsidR="00CD3E2C" w:rsidRPr="007E5DEC" w:rsidRDefault="00AD4706" w:rsidP="00473439">
            <w:pPr>
              <w:spacing w:after="0"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AD4706" w:rsidP="00473439">
            <w:pPr>
              <w:spacing w:after="0" w:line="240" w:lineRule="auto"/>
              <w:jc w:val="left"/>
              <w:rPr>
                <w:sz w:val="16"/>
                <w:szCs w:val="16"/>
              </w:rPr>
            </w:pPr>
            <w:r w:rsidRPr="007E5DEC">
              <w:rPr>
                <w:sz w:val="16"/>
                <w:szCs w:val="16"/>
              </w:rPr>
              <w:t>Ill-Defined</w:t>
            </w:r>
          </w:p>
          <w:p w14:paraId="06595B28" w14:textId="77777777" w:rsidR="00CD3E2C" w:rsidRPr="007E5DEC" w:rsidRDefault="00AD4706" w:rsidP="00473439">
            <w:pPr>
              <w:spacing w:after="0" w:line="240" w:lineRule="auto"/>
              <w:jc w:val="left"/>
              <w:rPr>
                <w:sz w:val="16"/>
                <w:szCs w:val="16"/>
              </w:rPr>
            </w:pPr>
            <w:r w:rsidRPr="007E5DEC">
              <w:rPr>
                <w:sz w:val="16"/>
                <w:szCs w:val="16"/>
              </w:rPr>
              <w:t>Injuries</w:t>
            </w:r>
          </w:p>
          <w:p w14:paraId="2D0ACE92" w14:textId="77777777" w:rsidR="00CD3E2C" w:rsidRPr="007E5DEC" w:rsidRDefault="00AD4706" w:rsidP="00473439">
            <w:pPr>
              <w:spacing w:after="0" w:line="240" w:lineRule="auto"/>
              <w:jc w:val="left"/>
              <w:rPr>
                <w:sz w:val="16"/>
                <w:szCs w:val="16"/>
              </w:rPr>
            </w:pPr>
            <w:r w:rsidRPr="007E5DEC">
              <w:rPr>
                <w:sz w:val="16"/>
                <w:szCs w:val="16"/>
              </w:rPr>
              <w:t>Malaria</w:t>
            </w:r>
          </w:p>
          <w:p w14:paraId="218170A5" w14:textId="77777777" w:rsidR="00CD3E2C" w:rsidRPr="007E5DEC" w:rsidRDefault="00AD4706" w:rsidP="00473439">
            <w:pPr>
              <w:spacing w:after="0" w:line="240" w:lineRule="auto"/>
              <w:jc w:val="left"/>
              <w:rPr>
                <w:sz w:val="16"/>
                <w:szCs w:val="16"/>
              </w:rPr>
            </w:pPr>
            <w:r w:rsidRPr="007E5DEC">
              <w:rPr>
                <w:sz w:val="16"/>
                <w:szCs w:val="16"/>
              </w:rPr>
              <w:t>Nutritional Deficiencies</w:t>
            </w:r>
          </w:p>
          <w:p w14:paraId="1EB387EE" w14:textId="77777777" w:rsidR="007E5DEC" w:rsidRPr="007E5DEC" w:rsidRDefault="007E5DEC" w:rsidP="00473439">
            <w:pPr>
              <w:spacing w:after="0" w:line="240" w:lineRule="auto"/>
              <w:jc w:val="left"/>
              <w:rPr>
                <w:sz w:val="16"/>
                <w:szCs w:val="16"/>
              </w:rPr>
            </w:pPr>
            <w:r w:rsidRPr="007E5DEC">
              <w:rPr>
                <w:sz w:val="16"/>
                <w:szCs w:val="16"/>
              </w:rPr>
              <w:t>Other infections</w:t>
            </w:r>
          </w:p>
          <w:p w14:paraId="12A383FE" w14:textId="2A6A4A8F" w:rsidR="007E5DEC" w:rsidRPr="007E5DEC" w:rsidRDefault="007E5DEC" w:rsidP="00473439">
            <w:pPr>
              <w:spacing w:after="0"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AD4706" w:rsidP="00473439">
            <w:pPr>
              <w:spacing w:after="0" w:line="240" w:lineRule="auto"/>
              <w:jc w:val="left"/>
              <w:rPr>
                <w:sz w:val="16"/>
                <w:szCs w:val="16"/>
              </w:rPr>
            </w:pPr>
            <w:r w:rsidRPr="007E5DEC">
              <w:rPr>
                <w:sz w:val="16"/>
                <w:szCs w:val="16"/>
              </w:rPr>
              <w:t>1 (100%)</w:t>
            </w:r>
          </w:p>
          <w:p w14:paraId="646B3BDE" w14:textId="77777777" w:rsidR="00CE4DA7" w:rsidRDefault="00AD4706" w:rsidP="00473439">
            <w:pPr>
              <w:spacing w:after="0" w:line="240" w:lineRule="auto"/>
              <w:jc w:val="left"/>
              <w:rPr>
                <w:sz w:val="16"/>
                <w:szCs w:val="16"/>
              </w:rPr>
            </w:pPr>
            <w:r w:rsidRPr="007E5DEC">
              <w:rPr>
                <w:sz w:val="16"/>
                <w:szCs w:val="16"/>
              </w:rPr>
              <w:t>79 (45.1%)</w:t>
            </w:r>
          </w:p>
          <w:p w14:paraId="5B962043" w14:textId="77777777" w:rsidR="00CE4DA7" w:rsidRDefault="00AD4706" w:rsidP="00473439">
            <w:pPr>
              <w:spacing w:after="0" w:line="240" w:lineRule="auto"/>
              <w:jc w:val="left"/>
              <w:rPr>
                <w:sz w:val="16"/>
                <w:szCs w:val="16"/>
              </w:rPr>
            </w:pPr>
            <w:r w:rsidRPr="007E5DEC">
              <w:rPr>
                <w:sz w:val="16"/>
                <w:szCs w:val="16"/>
              </w:rPr>
              <w:t>61 (53.5%)</w:t>
            </w:r>
          </w:p>
          <w:p w14:paraId="779ECBA1" w14:textId="77777777" w:rsidR="00CE4DA7" w:rsidRDefault="00AD4706" w:rsidP="00473439">
            <w:pPr>
              <w:spacing w:after="0" w:line="240" w:lineRule="auto"/>
              <w:jc w:val="left"/>
              <w:rPr>
                <w:sz w:val="16"/>
                <w:szCs w:val="16"/>
              </w:rPr>
            </w:pPr>
            <w:r w:rsidRPr="007E5DEC">
              <w:rPr>
                <w:sz w:val="16"/>
                <w:szCs w:val="16"/>
              </w:rPr>
              <w:t>34 (48.6%)</w:t>
            </w:r>
          </w:p>
          <w:p w14:paraId="2E4FFF4C" w14:textId="77777777" w:rsidR="00CE4DA7" w:rsidRDefault="00AD4706" w:rsidP="00473439">
            <w:pPr>
              <w:spacing w:after="0" w:line="240" w:lineRule="auto"/>
              <w:jc w:val="left"/>
              <w:rPr>
                <w:sz w:val="16"/>
                <w:szCs w:val="16"/>
              </w:rPr>
            </w:pPr>
            <w:r w:rsidRPr="007E5DEC">
              <w:rPr>
                <w:sz w:val="16"/>
                <w:szCs w:val="16"/>
              </w:rPr>
              <w:t>51 (37.8%)</w:t>
            </w:r>
          </w:p>
          <w:p w14:paraId="3C83431B" w14:textId="77777777" w:rsidR="00CE4DA7" w:rsidRDefault="00AD4706" w:rsidP="00473439">
            <w:pPr>
              <w:spacing w:after="0" w:line="240" w:lineRule="auto"/>
              <w:jc w:val="left"/>
              <w:rPr>
                <w:sz w:val="16"/>
                <w:szCs w:val="16"/>
              </w:rPr>
            </w:pPr>
            <w:r w:rsidRPr="007E5DEC">
              <w:rPr>
                <w:sz w:val="16"/>
                <w:szCs w:val="16"/>
              </w:rPr>
              <w:t>680 (49.2%)</w:t>
            </w:r>
          </w:p>
          <w:p w14:paraId="224684DA" w14:textId="77777777" w:rsidR="00CE4DA7" w:rsidRDefault="00AD4706" w:rsidP="00473439">
            <w:pPr>
              <w:spacing w:after="0" w:line="240" w:lineRule="auto"/>
              <w:jc w:val="left"/>
              <w:rPr>
                <w:sz w:val="16"/>
                <w:szCs w:val="16"/>
              </w:rPr>
            </w:pPr>
            <w:r w:rsidRPr="007E5DEC">
              <w:rPr>
                <w:sz w:val="16"/>
                <w:szCs w:val="16"/>
              </w:rPr>
              <w:t>7 (63.6%)</w:t>
            </w:r>
          </w:p>
          <w:p w14:paraId="257A8AE2" w14:textId="77777777" w:rsidR="00CE4DA7" w:rsidRDefault="007E5DEC" w:rsidP="00473439">
            <w:pPr>
              <w:spacing w:after="0" w:line="240" w:lineRule="auto"/>
              <w:jc w:val="left"/>
              <w:rPr>
                <w:sz w:val="16"/>
                <w:szCs w:val="16"/>
              </w:rPr>
            </w:pPr>
            <w:r w:rsidRPr="007E5DEC">
              <w:rPr>
                <w:sz w:val="16"/>
                <w:szCs w:val="16"/>
              </w:rPr>
              <w:t>338 (50.7%)</w:t>
            </w:r>
          </w:p>
          <w:p w14:paraId="66085016" w14:textId="0A060F03" w:rsidR="007E5DEC" w:rsidRPr="007E5DEC" w:rsidRDefault="007E5DEC" w:rsidP="00473439">
            <w:pPr>
              <w:spacing w:after="0" w:line="240" w:lineRule="auto"/>
              <w:jc w:val="left"/>
              <w:rPr>
                <w:sz w:val="16"/>
                <w:szCs w:val="16"/>
              </w:rPr>
            </w:pPr>
            <w:r w:rsidRPr="007E5DEC">
              <w:rPr>
                <w:sz w:val="16"/>
                <w:szCs w:val="16"/>
              </w:rPr>
              <w:t>39 (48.1%)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AD4706" w:rsidP="00473439">
            <w:pPr>
              <w:spacing w:after="0" w:line="240" w:lineRule="auto"/>
              <w:jc w:val="left"/>
              <w:rPr>
                <w:sz w:val="16"/>
                <w:szCs w:val="16"/>
              </w:rPr>
            </w:pPr>
            <w:r w:rsidRPr="007E5DEC">
              <w:rPr>
                <w:sz w:val="16"/>
                <w:szCs w:val="16"/>
              </w:rPr>
              <w:t>N/A</w:t>
            </w:r>
          </w:p>
          <w:p w14:paraId="416F2D58" w14:textId="612B5971" w:rsidR="00926938" w:rsidRDefault="00AD4706" w:rsidP="00473439">
            <w:pPr>
              <w:spacing w:after="0" w:line="240" w:lineRule="auto"/>
              <w:jc w:val="left"/>
              <w:rPr>
                <w:sz w:val="16"/>
                <w:szCs w:val="16"/>
              </w:rPr>
            </w:pPr>
            <w:r w:rsidRPr="007E5DEC">
              <w:rPr>
                <w:sz w:val="16"/>
                <w:szCs w:val="16"/>
              </w:rPr>
              <w:t>96 (54.9%)</w:t>
            </w:r>
          </w:p>
          <w:p w14:paraId="2991B84D" w14:textId="77777777" w:rsidR="00926938" w:rsidRDefault="00AD4706" w:rsidP="00473439">
            <w:pPr>
              <w:spacing w:after="0" w:line="240" w:lineRule="auto"/>
              <w:jc w:val="left"/>
              <w:rPr>
                <w:sz w:val="16"/>
                <w:szCs w:val="16"/>
              </w:rPr>
            </w:pPr>
            <w:r w:rsidRPr="007E5DEC">
              <w:rPr>
                <w:sz w:val="16"/>
                <w:szCs w:val="16"/>
              </w:rPr>
              <w:t>53 (46.5%)</w:t>
            </w:r>
          </w:p>
          <w:p w14:paraId="0CD9C757" w14:textId="77777777" w:rsidR="00926938" w:rsidRDefault="00AD4706" w:rsidP="00473439">
            <w:pPr>
              <w:spacing w:after="0" w:line="240" w:lineRule="auto"/>
              <w:jc w:val="left"/>
              <w:rPr>
                <w:sz w:val="16"/>
                <w:szCs w:val="16"/>
              </w:rPr>
            </w:pPr>
            <w:r w:rsidRPr="007E5DEC">
              <w:rPr>
                <w:sz w:val="16"/>
                <w:szCs w:val="16"/>
              </w:rPr>
              <w:t>36 (51.4%)</w:t>
            </w:r>
          </w:p>
          <w:p w14:paraId="1DD5BA00" w14:textId="77777777" w:rsidR="00926938" w:rsidRDefault="00AD4706" w:rsidP="00473439">
            <w:pPr>
              <w:spacing w:after="0" w:line="240" w:lineRule="auto"/>
              <w:jc w:val="left"/>
              <w:rPr>
                <w:sz w:val="16"/>
                <w:szCs w:val="16"/>
              </w:rPr>
            </w:pPr>
            <w:r w:rsidRPr="007E5DEC">
              <w:rPr>
                <w:sz w:val="16"/>
                <w:szCs w:val="16"/>
              </w:rPr>
              <w:t>84 (62.2%)</w:t>
            </w:r>
          </w:p>
          <w:p w14:paraId="51CAA453" w14:textId="77777777" w:rsidR="00926938" w:rsidRDefault="00AD4706" w:rsidP="00473439">
            <w:pPr>
              <w:spacing w:after="0" w:line="240" w:lineRule="auto"/>
              <w:jc w:val="left"/>
              <w:rPr>
                <w:sz w:val="16"/>
                <w:szCs w:val="16"/>
              </w:rPr>
            </w:pPr>
            <w:r w:rsidRPr="007E5DEC">
              <w:rPr>
                <w:sz w:val="16"/>
                <w:szCs w:val="16"/>
              </w:rPr>
              <w:t>702 (50.8%)</w:t>
            </w:r>
          </w:p>
          <w:p w14:paraId="62A6939C" w14:textId="77777777" w:rsidR="00926938" w:rsidRDefault="00AD4706" w:rsidP="00473439">
            <w:pPr>
              <w:spacing w:after="0" w:line="240" w:lineRule="auto"/>
              <w:jc w:val="left"/>
              <w:rPr>
                <w:sz w:val="16"/>
                <w:szCs w:val="16"/>
              </w:rPr>
            </w:pPr>
            <w:r w:rsidRPr="007E5DEC">
              <w:rPr>
                <w:sz w:val="16"/>
                <w:szCs w:val="16"/>
              </w:rPr>
              <w:t>4 (36.4%)</w:t>
            </w:r>
          </w:p>
          <w:p w14:paraId="61B48AED" w14:textId="660ED8F8" w:rsidR="00926938" w:rsidRDefault="007E5DEC" w:rsidP="00473439">
            <w:pPr>
              <w:spacing w:after="0" w:line="240" w:lineRule="auto"/>
              <w:jc w:val="left"/>
              <w:rPr>
                <w:sz w:val="16"/>
                <w:szCs w:val="16"/>
              </w:rPr>
            </w:pPr>
            <w:r w:rsidRPr="007E5DEC">
              <w:rPr>
                <w:sz w:val="16"/>
                <w:szCs w:val="16"/>
              </w:rPr>
              <w:t>329 (49.3%)</w:t>
            </w:r>
          </w:p>
          <w:p w14:paraId="579099AE" w14:textId="717647FC" w:rsidR="007E5DEC" w:rsidRPr="007E5DEC" w:rsidRDefault="007E5DEC" w:rsidP="00473439">
            <w:pPr>
              <w:spacing w:after="0"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AD4706" w:rsidP="00473439">
            <w:pPr>
              <w:spacing w:after="0" w:line="240" w:lineRule="auto"/>
              <w:jc w:val="left"/>
              <w:rPr>
                <w:sz w:val="16"/>
                <w:szCs w:val="16"/>
              </w:rPr>
            </w:pPr>
            <w:r w:rsidRPr="007E5DEC">
              <w:rPr>
                <w:sz w:val="16"/>
                <w:szCs w:val="16"/>
              </w:rPr>
              <w:t>1 (0%)</w:t>
            </w:r>
          </w:p>
          <w:p w14:paraId="1CD02987" w14:textId="77777777" w:rsidR="00005665" w:rsidRDefault="00AD4706" w:rsidP="00473439">
            <w:pPr>
              <w:spacing w:after="0" w:line="240" w:lineRule="auto"/>
              <w:jc w:val="left"/>
              <w:rPr>
                <w:sz w:val="16"/>
                <w:szCs w:val="16"/>
              </w:rPr>
            </w:pPr>
            <w:r w:rsidRPr="007E5DEC">
              <w:rPr>
                <w:sz w:val="16"/>
                <w:szCs w:val="16"/>
              </w:rPr>
              <w:t>175 (6.6%)</w:t>
            </w:r>
          </w:p>
          <w:p w14:paraId="418A3FAC" w14:textId="77777777" w:rsidR="00005665" w:rsidRDefault="00AD4706" w:rsidP="00473439">
            <w:pPr>
              <w:spacing w:after="0" w:line="240" w:lineRule="auto"/>
              <w:jc w:val="left"/>
              <w:rPr>
                <w:sz w:val="16"/>
                <w:szCs w:val="16"/>
              </w:rPr>
            </w:pPr>
            <w:r w:rsidRPr="007E5DEC">
              <w:rPr>
                <w:sz w:val="16"/>
                <w:szCs w:val="16"/>
              </w:rPr>
              <w:t>114 (4.3%)</w:t>
            </w:r>
          </w:p>
          <w:p w14:paraId="3CD882D7" w14:textId="77777777" w:rsidR="00005665" w:rsidRDefault="00AD4706" w:rsidP="00473439">
            <w:pPr>
              <w:spacing w:after="0" w:line="240" w:lineRule="auto"/>
              <w:jc w:val="left"/>
              <w:rPr>
                <w:sz w:val="16"/>
                <w:szCs w:val="16"/>
              </w:rPr>
            </w:pPr>
            <w:r w:rsidRPr="007E5DEC">
              <w:rPr>
                <w:sz w:val="16"/>
                <w:szCs w:val="16"/>
              </w:rPr>
              <w:t>70 (2.7%)</w:t>
            </w:r>
          </w:p>
          <w:p w14:paraId="457BE6B1" w14:textId="77777777" w:rsidR="00005665" w:rsidRDefault="00AD4706" w:rsidP="00473439">
            <w:pPr>
              <w:spacing w:after="0" w:line="240" w:lineRule="auto"/>
              <w:jc w:val="left"/>
              <w:rPr>
                <w:sz w:val="16"/>
                <w:szCs w:val="16"/>
              </w:rPr>
            </w:pPr>
            <w:r w:rsidRPr="007E5DEC">
              <w:rPr>
                <w:sz w:val="16"/>
                <w:szCs w:val="16"/>
              </w:rPr>
              <w:t>135 (5.1%)</w:t>
            </w:r>
          </w:p>
          <w:p w14:paraId="71DDEAF0" w14:textId="77777777" w:rsidR="00005665" w:rsidRDefault="00AD4706" w:rsidP="00473439">
            <w:pPr>
              <w:spacing w:after="0"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AD4706" w:rsidP="00473439">
            <w:pPr>
              <w:spacing w:after="0" w:line="240" w:lineRule="auto"/>
              <w:jc w:val="left"/>
              <w:rPr>
                <w:sz w:val="16"/>
                <w:szCs w:val="16"/>
              </w:rPr>
            </w:pPr>
            <w:r w:rsidRPr="007E5DEC">
              <w:rPr>
                <w:sz w:val="16"/>
                <w:szCs w:val="16"/>
              </w:rPr>
              <w:t>11 (0.4%)</w:t>
            </w:r>
          </w:p>
          <w:p w14:paraId="3DB9EEEA" w14:textId="77777777" w:rsidR="00005665" w:rsidRDefault="007E5DEC" w:rsidP="00473439">
            <w:pPr>
              <w:spacing w:after="0" w:line="240" w:lineRule="auto"/>
              <w:jc w:val="left"/>
              <w:rPr>
                <w:sz w:val="16"/>
                <w:szCs w:val="16"/>
              </w:rPr>
            </w:pPr>
            <w:r w:rsidRPr="007E5DEC">
              <w:rPr>
                <w:sz w:val="16"/>
                <w:szCs w:val="16"/>
              </w:rPr>
              <w:t>667 (25.3%)</w:t>
            </w:r>
          </w:p>
          <w:p w14:paraId="4B974799" w14:textId="1B12DD21" w:rsidR="007E5DEC" w:rsidRPr="007E5DEC" w:rsidRDefault="007E5DEC" w:rsidP="00473439">
            <w:pPr>
              <w:spacing w:after="0"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AD4706" w:rsidP="00473439">
            <w:pPr>
              <w:spacing w:after="0" w:line="240" w:lineRule="auto"/>
              <w:jc w:val="left"/>
              <w:rPr>
                <w:sz w:val="16"/>
                <w:szCs w:val="16"/>
              </w:rPr>
            </w:pPr>
            <w:r w:rsidRPr="007E5DEC">
              <w:rPr>
                <w:sz w:val="16"/>
                <w:szCs w:val="16"/>
              </w:rPr>
              <w:t>Neonate, 7 CODs</w:t>
            </w:r>
          </w:p>
          <w:p w14:paraId="618CD4BC" w14:textId="77777777" w:rsidR="00CD3E2C" w:rsidRPr="007E5DEC" w:rsidRDefault="00AD4706" w:rsidP="00473439">
            <w:pPr>
              <w:spacing w:after="0" w:line="240" w:lineRule="auto"/>
              <w:jc w:val="left"/>
              <w:rPr>
                <w:sz w:val="16"/>
                <w:szCs w:val="16"/>
              </w:rPr>
            </w:pPr>
            <w:r w:rsidRPr="007E5DEC">
              <w:rPr>
                <w:sz w:val="16"/>
                <w:szCs w:val="16"/>
              </w:rPr>
              <w:t>(n=477, 6.9%)</w:t>
            </w:r>
          </w:p>
          <w:p w14:paraId="72CA1932" w14:textId="77777777" w:rsidR="00CD3E2C" w:rsidRPr="007E5DEC" w:rsidRDefault="00AD4706" w:rsidP="00473439">
            <w:pPr>
              <w:spacing w:after="0" w:line="240" w:lineRule="auto"/>
              <w:jc w:val="left"/>
              <w:rPr>
                <w:sz w:val="16"/>
                <w:szCs w:val="16"/>
              </w:rPr>
            </w:pPr>
            <w:r w:rsidRPr="007E5DEC">
              <w:rPr>
                <w:sz w:val="16"/>
                <w:szCs w:val="16"/>
              </w:rPr>
              <w:t>Neonate Female</w:t>
            </w:r>
          </w:p>
          <w:p w14:paraId="61D25820" w14:textId="77777777" w:rsidR="00A96B4A" w:rsidRDefault="00AD4706" w:rsidP="00473439">
            <w:pPr>
              <w:spacing w:after="0" w:line="240" w:lineRule="auto"/>
              <w:jc w:val="left"/>
              <w:rPr>
                <w:sz w:val="16"/>
                <w:szCs w:val="16"/>
              </w:rPr>
            </w:pPr>
            <w:r w:rsidRPr="007E5DEC">
              <w:rPr>
                <w:sz w:val="16"/>
                <w:szCs w:val="16"/>
              </w:rPr>
              <w:t>(n=227, 47.6%)</w:t>
            </w:r>
          </w:p>
          <w:p w14:paraId="4E357864" w14:textId="33731AA7" w:rsidR="00CD3E2C" w:rsidRPr="007E5DEC" w:rsidRDefault="00AD4706" w:rsidP="00473439">
            <w:pPr>
              <w:spacing w:after="0" w:line="240" w:lineRule="auto"/>
              <w:jc w:val="left"/>
              <w:rPr>
                <w:sz w:val="16"/>
                <w:szCs w:val="16"/>
              </w:rPr>
            </w:pPr>
            <w:r w:rsidRPr="007E5DEC">
              <w:rPr>
                <w:sz w:val="16"/>
                <w:szCs w:val="16"/>
              </w:rPr>
              <w:t>Neonate Male</w:t>
            </w:r>
          </w:p>
          <w:p w14:paraId="74587D73" w14:textId="77777777" w:rsidR="00CD3E2C" w:rsidRPr="007E5DEC" w:rsidRDefault="00AD4706" w:rsidP="00473439">
            <w:pPr>
              <w:spacing w:after="0"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AD4706" w:rsidP="00473439">
            <w:pPr>
              <w:spacing w:after="0"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2439E3CF" w14:textId="77777777" w:rsidR="00CD3E2C" w:rsidRPr="007E5DEC" w:rsidRDefault="00AD4706" w:rsidP="00473439">
            <w:pPr>
              <w:spacing w:after="0" w:line="240" w:lineRule="auto"/>
              <w:jc w:val="left"/>
              <w:rPr>
                <w:sz w:val="16"/>
                <w:szCs w:val="16"/>
              </w:rPr>
            </w:pPr>
            <w:r w:rsidRPr="007E5DEC">
              <w:rPr>
                <w:sz w:val="16"/>
                <w:szCs w:val="16"/>
              </w:rPr>
              <w:t>Ill-Defined</w:t>
            </w:r>
          </w:p>
          <w:p w14:paraId="5BE54314" w14:textId="77777777" w:rsidR="00CD3E2C" w:rsidRPr="007E5DEC" w:rsidRDefault="00AD4706" w:rsidP="00473439">
            <w:pPr>
              <w:spacing w:after="0" w:line="240" w:lineRule="auto"/>
              <w:jc w:val="left"/>
              <w:rPr>
                <w:sz w:val="16"/>
                <w:szCs w:val="16"/>
              </w:rPr>
            </w:pPr>
            <w:r w:rsidRPr="007E5DEC">
              <w:rPr>
                <w:sz w:val="16"/>
                <w:szCs w:val="16"/>
              </w:rPr>
              <w:t>Neonatal Infections</w:t>
            </w:r>
          </w:p>
          <w:p w14:paraId="054B5007" w14:textId="77777777" w:rsidR="00CD3E2C" w:rsidRPr="007E5DEC" w:rsidRDefault="00AD4706" w:rsidP="00473439">
            <w:pPr>
              <w:spacing w:after="0" w:line="240" w:lineRule="auto"/>
              <w:jc w:val="left"/>
              <w:rPr>
                <w:sz w:val="16"/>
                <w:szCs w:val="16"/>
              </w:rPr>
            </w:pPr>
            <w:r w:rsidRPr="007E5DEC">
              <w:rPr>
                <w:sz w:val="16"/>
                <w:szCs w:val="16"/>
              </w:rPr>
              <w:t>Other</w:t>
            </w:r>
          </w:p>
          <w:p w14:paraId="3549D663" w14:textId="77777777" w:rsidR="00CD3E2C" w:rsidRPr="007E5DEC" w:rsidRDefault="00AD4706" w:rsidP="00473439">
            <w:pPr>
              <w:spacing w:after="0" w:line="240" w:lineRule="auto"/>
              <w:jc w:val="left"/>
              <w:rPr>
                <w:sz w:val="16"/>
                <w:szCs w:val="16"/>
              </w:rPr>
            </w:pPr>
            <w:r w:rsidRPr="007E5DEC">
              <w:rPr>
                <w:sz w:val="16"/>
                <w:szCs w:val="16"/>
              </w:rPr>
              <w:t>Prematurity And Low Birthweight</w:t>
            </w:r>
          </w:p>
          <w:p w14:paraId="6CB2767E" w14:textId="77777777" w:rsidR="00CD3E2C" w:rsidRPr="007E5DEC" w:rsidRDefault="00AD4706" w:rsidP="00473439">
            <w:pPr>
              <w:spacing w:after="0"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AD4706" w:rsidP="00473439">
            <w:pPr>
              <w:spacing w:after="0" w:line="240" w:lineRule="auto"/>
              <w:jc w:val="left"/>
              <w:rPr>
                <w:sz w:val="16"/>
                <w:szCs w:val="16"/>
              </w:rPr>
            </w:pPr>
            <w:r w:rsidRPr="007E5DEC">
              <w:rPr>
                <w:sz w:val="16"/>
                <w:szCs w:val="16"/>
              </w:rPr>
              <w:t>38 (36.9%)</w:t>
            </w:r>
          </w:p>
          <w:p w14:paraId="1578BA82" w14:textId="2C495799" w:rsidR="00CD3E2C" w:rsidRPr="007E5DEC" w:rsidRDefault="00AD4706" w:rsidP="00473439">
            <w:pPr>
              <w:spacing w:after="0" w:line="240" w:lineRule="auto"/>
              <w:jc w:val="left"/>
              <w:rPr>
                <w:sz w:val="16"/>
                <w:szCs w:val="16"/>
              </w:rPr>
            </w:pPr>
            <w:r w:rsidRPr="007E5DEC">
              <w:rPr>
                <w:sz w:val="16"/>
                <w:szCs w:val="16"/>
              </w:rPr>
              <w:t>2 (100%)</w:t>
            </w:r>
          </w:p>
          <w:p w14:paraId="5397D4EF" w14:textId="77777777" w:rsidR="00CD3E2C" w:rsidRPr="007E5DEC" w:rsidRDefault="00AD4706" w:rsidP="00473439">
            <w:pPr>
              <w:spacing w:after="0" w:line="240" w:lineRule="auto"/>
              <w:jc w:val="left"/>
              <w:rPr>
                <w:sz w:val="16"/>
                <w:szCs w:val="16"/>
              </w:rPr>
            </w:pPr>
            <w:r w:rsidRPr="007E5DEC">
              <w:rPr>
                <w:sz w:val="16"/>
                <w:szCs w:val="16"/>
              </w:rPr>
              <w:t>11 (47.8%)</w:t>
            </w:r>
          </w:p>
          <w:p w14:paraId="03711857" w14:textId="77777777" w:rsidR="00DA6917" w:rsidRPr="007E5DEC" w:rsidRDefault="00AD4706" w:rsidP="00473439">
            <w:pPr>
              <w:spacing w:after="0" w:line="240" w:lineRule="auto"/>
              <w:jc w:val="left"/>
              <w:rPr>
                <w:sz w:val="16"/>
                <w:szCs w:val="16"/>
              </w:rPr>
            </w:pPr>
            <w:r w:rsidRPr="007E5DEC">
              <w:rPr>
                <w:sz w:val="16"/>
                <w:szCs w:val="16"/>
              </w:rPr>
              <w:t>49 (49.5%)</w:t>
            </w:r>
          </w:p>
          <w:p w14:paraId="02D0A826" w14:textId="5E0BBD7C" w:rsidR="00CD3E2C" w:rsidRPr="007E5DEC" w:rsidRDefault="00DA6917" w:rsidP="00473439">
            <w:pPr>
              <w:spacing w:after="0" w:line="240" w:lineRule="auto"/>
              <w:jc w:val="left"/>
              <w:rPr>
                <w:sz w:val="16"/>
                <w:szCs w:val="16"/>
              </w:rPr>
            </w:pPr>
            <w:r w:rsidRPr="007E5DEC">
              <w:rPr>
                <w:sz w:val="16"/>
                <w:szCs w:val="16"/>
              </w:rPr>
              <w:t>2 (40%)</w:t>
            </w:r>
          </w:p>
          <w:p w14:paraId="19CF6CAF" w14:textId="77777777" w:rsidR="00CD3E2C" w:rsidRPr="007E5DEC" w:rsidRDefault="00AD4706" w:rsidP="00473439">
            <w:pPr>
              <w:spacing w:after="0" w:line="240" w:lineRule="auto"/>
              <w:jc w:val="left"/>
              <w:rPr>
                <w:sz w:val="16"/>
                <w:szCs w:val="16"/>
              </w:rPr>
            </w:pPr>
            <w:r w:rsidRPr="007E5DEC">
              <w:rPr>
                <w:sz w:val="16"/>
                <w:szCs w:val="16"/>
              </w:rPr>
              <w:t>39 (53.4%)</w:t>
            </w:r>
          </w:p>
          <w:p w14:paraId="458935DD" w14:textId="77777777" w:rsidR="00CD3E2C" w:rsidRPr="007E5DEC" w:rsidRDefault="00AD4706" w:rsidP="00473439">
            <w:pPr>
              <w:spacing w:after="0"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AD4706" w:rsidP="00473439">
            <w:pPr>
              <w:spacing w:after="0" w:line="240" w:lineRule="auto"/>
              <w:jc w:val="left"/>
              <w:rPr>
                <w:sz w:val="16"/>
                <w:szCs w:val="16"/>
              </w:rPr>
            </w:pPr>
            <w:r w:rsidRPr="007E5DEC">
              <w:rPr>
                <w:sz w:val="16"/>
                <w:szCs w:val="16"/>
              </w:rPr>
              <w:t>65 (63.1%) N/A</w:t>
            </w:r>
          </w:p>
          <w:p w14:paraId="400294AE" w14:textId="77777777" w:rsidR="00CD3E2C" w:rsidRPr="007E5DEC" w:rsidRDefault="00AD4706" w:rsidP="00473439">
            <w:pPr>
              <w:spacing w:after="0" w:line="240" w:lineRule="auto"/>
              <w:jc w:val="left"/>
              <w:rPr>
                <w:sz w:val="16"/>
                <w:szCs w:val="16"/>
              </w:rPr>
            </w:pPr>
            <w:r w:rsidRPr="007E5DEC">
              <w:rPr>
                <w:sz w:val="16"/>
                <w:szCs w:val="16"/>
              </w:rPr>
              <w:t>12 (52.2%)</w:t>
            </w:r>
          </w:p>
          <w:p w14:paraId="0D225811" w14:textId="77777777" w:rsidR="00DA6917" w:rsidRPr="007E5DEC" w:rsidRDefault="00AD4706" w:rsidP="00473439">
            <w:pPr>
              <w:spacing w:after="0" w:line="240" w:lineRule="auto"/>
              <w:jc w:val="left"/>
              <w:rPr>
                <w:sz w:val="16"/>
                <w:szCs w:val="16"/>
              </w:rPr>
            </w:pPr>
            <w:r w:rsidRPr="007E5DEC">
              <w:rPr>
                <w:sz w:val="16"/>
                <w:szCs w:val="16"/>
              </w:rPr>
              <w:t>50 (50.5%)</w:t>
            </w:r>
          </w:p>
          <w:p w14:paraId="3E0EBFF6" w14:textId="7EAEA5FA" w:rsidR="00CD3E2C" w:rsidRPr="007E5DEC" w:rsidRDefault="00DA6917" w:rsidP="00473439">
            <w:pPr>
              <w:spacing w:after="0" w:line="240" w:lineRule="auto"/>
              <w:jc w:val="left"/>
              <w:rPr>
                <w:sz w:val="16"/>
                <w:szCs w:val="16"/>
              </w:rPr>
            </w:pPr>
            <w:r w:rsidRPr="007E5DEC">
              <w:rPr>
                <w:sz w:val="16"/>
                <w:szCs w:val="16"/>
              </w:rPr>
              <w:t>3 (60%)</w:t>
            </w:r>
          </w:p>
          <w:p w14:paraId="56E717A8" w14:textId="77777777" w:rsidR="00CD3E2C" w:rsidRPr="007E5DEC" w:rsidRDefault="00AD4706" w:rsidP="00473439">
            <w:pPr>
              <w:spacing w:after="0" w:line="240" w:lineRule="auto"/>
              <w:jc w:val="left"/>
              <w:rPr>
                <w:sz w:val="16"/>
                <w:szCs w:val="16"/>
              </w:rPr>
            </w:pPr>
            <w:r w:rsidRPr="007E5DEC">
              <w:rPr>
                <w:sz w:val="16"/>
                <w:szCs w:val="16"/>
              </w:rPr>
              <w:t>34 (46.6%)</w:t>
            </w:r>
          </w:p>
          <w:p w14:paraId="7A837952" w14:textId="77777777" w:rsidR="00CD3E2C" w:rsidRPr="007E5DEC" w:rsidRDefault="00AD4706" w:rsidP="00473439">
            <w:pPr>
              <w:spacing w:after="0"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AD4706" w:rsidP="00473439">
            <w:pPr>
              <w:spacing w:after="0" w:line="240" w:lineRule="auto"/>
              <w:jc w:val="left"/>
              <w:rPr>
                <w:sz w:val="16"/>
                <w:szCs w:val="16"/>
              </w:rPr>
            </w:pPr>
            <w:r w:rsidRPr="007E5DEC">
              <w:rPr>
                <w:sz w:val="16"/>
                <w:szCs w:val="16"/>
              </w:rPr>
              <w:t>103 (21.6%)</w:t>
            </w:r>
          </w:p>
          <w:p w14:paraId="3AB67FD1" w14:textId="77777777" w:rsidR="00CD3E2C" w:rsidRPr="007E5DEC" w:rsidRDefault="00AD4706" w:rsidP="00473439">
            <w:pPr>
              <w:spacing w:after="0" w:line="240" w:lineRule="auto"/>
              <w:jc w:val="left"/>
              <w:rPr>
                <w:sz w:val="16"/>
                <w:szCs w:val="16"/>
              </w:rPr>
            </w:pPr>
            <w:r w:rsidRPr="007E5DEC">
              <w:rPr>
                <w:sz w:val="16"/>
                <w:szCs w:val="16"/>
              </w:rPr>
              <w:t>2 (0.4%)</w:t>
            </w:r>
          </w:p>
          <w:p w14:paraId="06524C4C" w14:textId="77777777" w:rsidR="00CD3E2C" w:rsidRPr="007E5DEC" w:rsidRDefault="00AD4706" w:rsidP="00473439">
            <w:pPr>
              <w:spacing w:after="0" w:line="240" w:lineRule="auto"/>
              <w:jc w:val="left"/>
              <w:rPr>
                <w:sz w:val="16"/>
                <w:szCs w:val="16"/>
              </w:rPr>
            </w:pPr>
            <w:r w:rsidRPr="007E5DEC">
              <w:rPr>
                <w:sz w:val="16"/>
                <w:szCs w:val="16"/>
              </w:rPr>
              <w:t>23 (4.8%)</w:t>
            </w:r>
          </w:p>
          <w:p w14:paraId="10D1AF48" w14:textId="77777777" w:rsidR="00DA6917" w:rsidRPr="007E5DEC" w:rsidRDefault="00AD4706" w:rsidP="00473439">
            <w:pPr>
              <w:spacing w:after="0" w:line="240" w:lineRule="auto"/>
              <w:jc w:val="left"/>
              <w:rPr>
                <w:sz w:val="16"/>
                <w:szCs w:val="16"/>
              </w:rPr>
            </w:pPr>
            <w:r w:rsidRPr="007E5DEC">
              <w:rPr>
                <w:sz w:val="16"/>
                <w:szCs w:val="16"/>
              </w:rPr>
              <w:t>99 (20.8%)</w:t>
            </w:r>
          </w:p>
          <w:p w14:paraId="1E45AB25" w14:textId="538E2FEE" w:rsidR="00CD3E2C" w:rsidRPr="007E5DEC" w:rsidRDefault="00AD4706" w:rsidP="00473439">
            <w:pPr>
              <w:spacing w:after="0"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AD4706" w:rsidP="00473439">
            <w:pPr>
              <w:spacing w:after="0" w:line="240" w:lineRule="auto"/>
              <w:jc w:val="left"/>
              <w:rPr>
                <w:sz w:val="16"/>
                <w:szCs w:val="16"/>
              </w:rPr>
            </w:pPr>
            <w:r w:rsidRPr="007E5DEC">
              <w:rPr>
                <w:sz w:val="16"/>
                <w:szCs w:val="16"/>
              </w:rPr>
              <w:t>73 (15.3%)</w:t>
            </w:r>
          </w:p>
          <w:p w14:paraId="72078EBC" w14:textId="77777777" w:rsidR="00CD3E2C" w:rsidRPr="007E5DEC" w:rsidRDefault="00AD4706" w:rsidP="00473439">
            <w:pPr>
              <w:spacing w:after="0" w:line="240" w:lineRule="auto"/>
              <w:jc w:val="left"/>
              <w:rPr>
                <w:sz w:val="16"/>
                <w:szCs w:val="16"/>
              </w:rPr>
            </w:pPr>
            <w:r w:rsidRPr="007E5DEC">
              <w:rPr>
                <w:sz w:val="16"/>
                <w:szCs w:val="16"/>
              </w:rPr>
              <w:t>172 (36.1%)</w:t>
            </w:r>
          </w:p>
        </w:tc>
      </w:tr>
    </w:tbl>
    <w:p w14:paraId="564C7E0D" w14:textId="0EBC8DE7" w:rsidR="00CD3E2C" w:rsidRDefault="00AD4706" w:rsidP="009A3616">
      <w:pPr>
        <w:pStyle w:val="Heading3"/>
        <w:numPr>
          <w:ilvl w:val="0"/>
          <w:numId w:val="0"/>
        </w:numPr>
      </w:pPr>
      <w:r>
        <w:t>B.2.1</w:t>
      </w:r>
      <w:r w:rsidR="00620F13">
        <w:tab/>
      </w:r>
      <w:r>
        <w:t>Input Data and Preprocessing</w:t>
      </w:r>
    </w:p>
    <w:p w14:paraId="4F8C8F1D" w14:textId="5D7F99CE" w:rsidR="0018395D" w:rsidRDefault="00AD4706" w:rsidP="009A3616">
      <w:r>
        <w:t xml:space="preserve">For GPT-3.5 and GPT-4,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173F05BB" w:rsidR="00500156" w:rsidRDefault="00500156" w:rsidP="009A3616">
      <w:r>
        <w:t xml:space="preserve">For InterVA-5 and </w:t>
      </w:r>
      <w:proofErr w:type="spellStart"/>
      <w:r>
        <w:t>InSilicoVA</w:t>
      </w:r>
      <w:proofErr w:type="spellEnd"/>
      <w:r>
        <w:t xml:space="preserve">,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004B119E">
        <w:instrText xml:space="preserve"> ADDIN ZOTERO_ITEM CSL_CITATION {"citationID":"00000055","properties":{"unsorted":false,"formattedCitation":"[79, 80]","plainCitation":"[79, 80]","noteIndex":0},"citationItems":[{"id":2704,"uris":["http://zotero.org/users/6749620/items/GD6ZFPJW"],"itemData":{"id":2704,"type":"webpage","abstract":"Publications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004B119E">
        <w:t>[79, 80]</w:t>
      </w:r>
      <w:r w:rsidRPr="00500156">
        <w:fldChar w:fldCharType="end"/>
      </w:r>
      <w:r w:rsidRPr="00500156">
        <w:t xml:space="preserve"> consisting of 526 variables </w:t>
      </w:r>
      <w:r w:rsidRPr="00500156">
        <w:fldChar w:fldCharType="begin"/>
      </w:r>
      <w:r w:rsidR="004B119E">
        <w:instrText xml:space="preserve"> ADDIN ZOTERO_ITEM CSL_CITATION {"citationID":"00000056","properties":{"unsorted":false,"formattedCitation":"[81]","plainCitation":"[81]","noteIndex":0},"citationItems":[{"id":2706,"uris":["http://zotero.org/users/6749620/items/ZGTAVBVF"],"itemData":{"id":2706,"type":"software","abstract":"Release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004B119E">
        <w:t>[81]</w:t>
      </w:r>
      <w:r w:rsidRPr="00500156">
        <w:fldChar w:fldCharType="end"/>
      </w:r>
      <w:r w:rsidRPr="00500156">
        <w:t xml:space="preserve">, followed by further conversion into </w:t>
      </w:r>
      <w:proofErr w:type="spellStart"/>
      <w:r w:rsidRPr="00500156">
        <w:t>OpenVA</w:t>
      </w:r>
      <w:proofErr w:type="spellEnd"/>
      <w:r w:rsidRPr="00500156">
        <w:t xml:space="preserve"> format </w:t>
      </w:r>
      <w:r w:rsidRPr="00500156">
        <w:fldChar w:fldCharType="begin"/>
      </w:r>
      <w:r w:rsidR="004B119E">
        <w:instrText xml:space="preserve"> ADDIN ZOTERO_ITEM CSL_CITATION {"citationID":"00000057","properties":{"unsorted":false,"formattedCitation":"[41]","plainCitation":"[41]","noteIndex":0},"citationItems":[{"id":2596,"uris":["http://zotero.org/users/6749620/items/9K6D3V3X"],"itemData":{"id":2596,"type":"article-journal","abstract":"Verbal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004B119E">
        <w:t>[41]</w:t>
      </w:r>
      <w:r w:rsidRPr="00500156">
        <w:fldChar w:fldCharType="end"/>
      </w:r>
      <w:r w:rsidRPr="00500156">
        <w:t xml:space="preserve"> consisting of 353 variables </w:t>
      </w:r>
      <w:r w:rsidRPr="00500156">
        <w:fldChar w:fldCharType="begin"/>
      </w:r>
      <w:r w:rsidR="004B119E">
        <w:instrText xml:space="preserve"> ADDIN ZOTERO_ITEM CSL_CITATION {"citationID":"00000058","properties":{"unsorted":false,"formattedCitation":"[82]","plainCitation":"[82]","noteIndex":0},"citationItems":[{"id":2708,"uris":["http://zotero.org/users/6749620/items/PGB6BLS6"],"itemData":{"id":2708,"type":"document","license":"GPL-3","note":"Column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004B119E">
        <w:t>[82]</w:t>
      </w:r>
      <w:r w:rsidRPr="00500156">
        <w:fldChar w:fldCharType="end"/>
      </w:r>
      <w:r w:rsidRPr="00500156">
        <w:t xml:space="preserve"> using the </w:t>
      </w:r>
      <w:proofErr w:type="spellStart"/>
      <w:r w:rsidRPr="00500156">
        <w:t>pyCrossVA</w:t>
      </w:r>
      <w:proofErr w:type="spellEnd"/>
      <w:r w:rsidRPr="00500156">
        <w:t xml:space="preserve"> version 0.97 Python package </w:t>
      </w:r>
      <w:r w:rsidRPr="00500156">
        <w:fldChar w:fldCharType="begin"/>
      </w:r>
      <w:r w:rsidR="004B119E">
        <w:instrText xml:space="preserve"> ADDIN ZOTERO_ITEM CSL_CITATION {"citationID":"00000059","properties":{"unsorted":false,"formattedCitation":"[83]","plainCitation":"[83]","noteIndex":0},"citationItems":[{"id":2594,"uris":["http://zotero.org/users/6749620/items/YZX52E9C"],"itemData":{"id":2594,"type":"software","genre":"Python","license":"GNU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004B119E">
        <w:t>[83]</w:t>
      </w:r>
      <w:r w:rsidRPr="00500156">
        <w:fldChar w:fldCharType="end"/>
      </w:r>
      <w:r w:rsidRPr="00500156">
        <w:t xml:space="preserve">. The 6939 records were all converted into </w:t>
      </w:r>
      <w:proofErr w:type="spellStart"/>
      <w:r w:rsidRPr="00500156">
        <w:t>OpenVA</w:t>
      </w:r>
      <w:proofErr w:type="spellEnd"/>
      <w:r w:rsidRPr="00500156">
        <w:t xml:space="preserve"> formatted records for InterVA-5 and </w:t>
      </w:r>
      <w:proofErr w:type="spellStart"/>
      <w:r w:rsidRPr="00500156">
        <w:t>InSilicoVA</w:t>
      </w:r>
      <w:proofErr w:type="spellEnd"/>
      <w:r w:rsidRPr="00500156">
        <w:t>.</w:t>
      </w:r>
    </w:p>
    <w:p w14:paraId="69A15E9E" w14:textId="77777777" w:rsidR="00CD3E2C" w:rsidRDefault="00AD4706" w:rsidP="009A3616">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AD4706" w:rsidP="00F73808">
            <w:pPr>
              <w:spacing w:after="0"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AD4706" w:rsidP="00F73808">
            <w:pPr>
              <w:spacing w:after="0"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AD4706" w:rsidP="00F73808">
            <w:pPr>
              <w:spacing w:after="0"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AD4706" w:rsidP="00F73808">
            <w:pPr>
              <w:spacing w:after="0"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AD4706" w:rsidP="00F73808">
            <w:pPr>
              <w:spacing w:after="0"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F73808">
            <w:pPr>
              <w:spacing w:after="0" w:line="240" w:lineRule="auto"/>
              <w:jc w:val="left"/>
            </w:pPr>
            <w:r>
              <w:rPr>
                <w:sz w:val="16"/>
              </w:rPr>
              <w:t>Adult (n=3826, 55.1%)</w:t>
            </w:r>
          </w:p>
          <w:p w14:paraId="424219D0" w14:textId="77777777" w:rsidR="00EA4F76" w:rsidRDefault="00EA4F76" w:rsidP="00F73808">
            <w:pPr>
              <w:spacing w:after="0" w:line="240" w:lineRule="auto"/>
              <w:jc w:val="left"/>
            </w:pPr>
            <w:r>
              <w:rPr>
                <w:sz w:val="16"/>
              </w:rPr>
              <w:t>Adult Female (n=1681, 43.9%)</w:t>
            </w:r>
          </w:p>
          <w:p w14:paraId="7FDE0434" w14:textId="7CE51DB2" w:rsidR="00EA4F76" w:rsidRDefault="00EA4F76" w:rsidP="00F73808">
            <w:pPr>
              <w:spacing w:after="0"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F73808">
            <w:pPr>
              <w:spacing w:after="0" w:line="240" w:lineRule="auto"/>
              <w:jc w:val="left"/>
              <w:rPr>
                <w:sz w:val="16"/>
              </w:rPr>
            </w:pPr>
            <w:r w:rsidRPr="00D90804">
              <w:rPr>
                <w:sz w:val="16"/>
              </w:rPr>
              <w:t>12-14 Years</w:t>
            </w:r>
          </w:p>
          <w:p w14:paraId="16F62E9B" w14:textId="77777777" w:rsidR="00D90804" w:rsidRPr="00D90804" w:rsidRDefault="00D90804" w:rsidP="00F73808">
            <w:pPr>
              <w:spacing w:after="0" w:line="240" w:lineRule="auto"/>
              <w:jc w:val="left"/>
              <w:rPr>
                <w:sz w:val="16"/>
              </w:rPr>
            </w:pPr>
            <w:r w:rsidRPr="00D90804">
              <w:rPr>
                <w:sz w:val="16"/>
              </w:rPr>
              <w:t>15-19 Years</w:t>
            </w:r>
          </w:p>
          <w:p w14:paraId="7D66B77D" w14:textId="77777777" w:rsidR="00D90804" w:rsidRPr="00D90804" w:rsidRDefault="00D90804" w:rsidP="00F73808">
            <w:pPr>
              <w:spacing w:after="0" w:line="240" w:lineRule="auto"/>
              <w:jc w:val="left"/>
              <w:rPr>
                <w:sz w:val="16"/>
              </w:rPr>
            </w:pPr>
            <w:r w:rsidRPr="00D90804">
              <w:rPr>
                <w:sz w:val="16"/>
              </w:rPr>
              <w:t>20-24 Years</w:t>
            </w:r>
          </w:p>
          <w:p w14:paraId="689A25AD" w14:textId="77777777" w:rsidR="00D90804" w:rsidRPr="00D90804" w:rsidRDefault="00D90804" w:rsidP="00F73808">
            <w:pPr>
              <w:spacing w:after="0" w:line="240" w:lineRule="auto"/>
              <w:jc w:val="left"/>
              <w:rPr>
                <w:sz w:val="16"/>
              </w:rPr>
            </w:pPr>
            <w:r w:rsidRPr="00D90804">
              <w:rPr>
                <w:sz w:val="16"/>
              </w:rPr>
              <w:t>25-29 Years</w:t>
            </w:r>
          </w:p>
          <w:p w14:paraId="7CA45402" w14:textId="77777777" w:rsidR="00D90804" w:rsidRPr="00D90804" w:rsidRDefault="00D90804" w:rsidP="00F73808">
            <w:pPr>
              <w:spacing w:after="0" w:line="240" w:lineRule="auto"/>
              <w:jc w:val="left"/>
              <w:rPr>
                <w:sz w:val="16"/>
              </w:rPr>
            </w:pPr>
            <w:r w:rsidRPr="00D90804">
              <w:rPr>
                <w:sz w:val="16"/>
              </w:rPr>
              <w:t>30-34 Years</w:t>
            </w:r>
          </w:p>
          <w:p w14:paraId="4737BBB9" w14:textId="77777777" w:rsidR="00D90804" w:rsidRPr="00D90804" w:rsidRDefault="00D90804" w:rsidP="00F73808">
            <w:pPr>
              <w:spacing w:after="0" w:line="240" w:lineRule="auto"/>
              <w:jc w:val="left"/>
              <w:rPr>
                <w:sz w:val="16"/>
              </w:rPr>
            </w:pPr>
            <w:r w:rsidRPr="00D90804">
              <w:rPr>
                <w:sz w:val="16"/>
              </w:rPr>
              <w:t>35-39 Years</w:t>
            </w:r>
          </w:p>
          <w:p w14:paraId="402990BB" w14:textId="77777777" w:rsidR="00D90804" w:rsidRPr="00D90804" w:rsidRDefault="00D90804" w:rsidP="00F73808">
            <w:pPr>
              <w:spacing w:after="0" w:line="240" w:lineRule="auto"/>
              <w:jc w:val="left"/>
              <w:rPr>
                <w:sz w:val="16"/>
              </w:rPr>
            </w:pPr>
            <w:r w:rsidRPr="00D90804">
              <w:rPr>
                <w:sz w:val="16"/>
              </w:rPr>
              <w:t>40-44 Years</w:t>
            </w:r>
          </w:p>
          <w:p w14:paraId="15A23EB0" w14:textId="77777777" w:rsidR="00D90804" w:rsidRPr="00D90804" w:rsidRDefault="00D90804" w:rsidP="00F73808">
            <w:pPr>
              <w:spacing w:after="0" w:line="240" w:lineRule="auto"/>
              <w:jc w:val="left"/>
              <w:rPr>
                <w:sz w:val="16"/>
              </w:rPr>
            </w:pPr>
            <w:r w:rsidRPr="00D90804">
              <w:rPr>
                <w:sz w:val="16"/>
              </w:rPr>
              <w:t>45-49 Years</w:t>
            </w:r>
          </w:p>
          <w:p w14:paraId="0C4B96DF" w14:textId="77777777" w:rsidR="00D90804" w:rsidRPr="00D90804" w:rsidRDefault="00D90804" w:rsidP="00F73808">
            <w:pPr>
              <w:spacing w:after="0" w:line="240" w:lineRule="auto"/>
              <w:jc w:val="left"/>
              <w:rPr>
                <w:sz w:val="16"/>
              </w:rPr>
            </w:pPr>
            <w:r w:rsidRPr="00D90804">
              <w:rPr>
                <w:sz w:val="16"/>
              </w:rPr>
              <w:t>50-54 Years</w:t>
            </w:r>
          </w:p>
          <w:p w14:paraId="4AE78D94" w14:textId="77777777" w:rsidR="00D90804" w:rsidRPr="00D90804" w:rsidRDefault="00D90804" w:rsidP="00F73808">
            <w:pPr>
              <w:spacing w:after="0" w:line="240" w:lineRule="auto"/>
              <w:jc w:val="left"/>
              <w:rPr>
                <w:sz w:val="16"/>
              </w:rPr>
            </w:pPr>
            <w:r w:rsidRPr="00D90804">
              <w:rPr>
                <w:sz w:val="16"/>
              </w:rPr>
              <w:t>55-59 Years</w:t>
            </w:r>
          </w:p>
          <w:p w14:paraId="302F32D2" w14:textId="77777777" w:rsidR="00D90804" w:rsidRPr="00D90804" w:rsidRDefault="00D90804" w:rsidP="00F73808">
            <w:pPr>
              <w:spacing w:after="0" w:line="240" w:lineRule="auto"/>
              <w:jc w:val="left"/>
              <w:rPr>
                <w:sz w:val="16"/>
              </w:rPr>
            </w:pPr>
            <w:r w:rsidRPr="00D90804">
              <w:rPr>
                <w:sz w:val="16"/>
              </w:rPr>
              <w:t>60-64 Years</w:t>
            </w:r>
          </w:p>
          <w:p w14:paraId="03543A87" w14:textId="1DBD63C7" w:rsidR="00EA4F76" w:rsidRDefault="00D90804" w:rsidP="00F73808">
            <w:pPr>
              <w:spacing w:after="0"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F73808">
            <w:pPr>
              <w:spacing w:after="0" w:line="240" w:lineRule="auto"/>
              <w:jc w:val="left"/>
              <w:rPr>
                <w:sz w:val="16"/>
              </w:rPr>
            </w:pPr>
            <w:r w:rsidRPr="00D90804">
              <w:rPr>
                <w:sz w:val="16"/>
              </w:rPr>
              <w:t>51 (37.8%)</w:t>
            </w:r>
          </w:p>
          <w:p w14:paraId="42797681" w14:textId="77777777" w:rsidR="00D90804" w:rsidRPr="00D90804" w:rsidRDefault="00D90804" w:rsidP="00F73808">
            <w:pPr>
              <w:spacing w:after="0" w:line="240" w:lineRule="auto"/>
              <w:jc w:val="left"/>
              <w:rPr>
                <w:sz w:val="16"/>
              </w:rPr>
            </w:pPr>
            <w:r w:rsidRPr="00D90804">
              <w:rPr>
                <w:sz w:val="16"/>
              </w:rPr>
              <w:t>115 (42.8%)</w:t>
            </w:r>
          </w:p>
          <w:p w14:paraId="48C3FE64" w14:textId="77777777" w:rsidR="00D90804" w:rsidRPr="00D90804" w:rsidRDefault="00D90804" w:rsidP="00F73808">
            <w:pPr>
              <w:spacing w:after="0" w:line="240" w:lineRule="auto"/>
              <w:jc w:val="left"/>
              <w:rPr>
                <w:sz w:val="16"/>
              </w:rPr>
            </w:pPr>
            <w:r w:rsidRPr="00D90804">
              <w:rPr>
                <w:sz w:val="16"/>
              </w:rPr>
              <w:t>146 (53.1%)</w:t>
            </w:r>
          </w:p>
          <w:p w14:paraId="22031FC4" w14:textId="77777777" w:rsidR="00D90804" w:rsidRPr="00D90804" w:rsidRDefault="00D90804" w:rsidP="00F73808">
            <w:pPr>
              <w:spacing w:after="0" w:line="240" w:lineRule="auto"/>
              <w:jc w:val="left"/>
              <w:rPr>
                <w:sz w:val="16"/>
              </w:rPr>
            </w:pPr>
            <w:r w:rsidRPr="00D90804">
              <w:rPr>
                <w:sz w:val="16"/>
              </w:rPr>
              <w:t>159 (45.2%)</w:t>
            </w:r>
          </w:p>
          <w:p w14:paraId="6CE66915" w14:textId="77777777" w:rsidR="00D90804" w:rsidRPr="00D90804" w:rsidRDefault="00D90804" w:rsidP="00F73808">
            <w:pPr>
              <w:spacing w:after="0" w:line="240" w:lineRule="auto"/>
              <w:jc w:val="left"/>
              <w:rPr>
                <w:sz w:val="16"/>
              </w:rPr>
            </w:pPr>
            <w:r w:rsidRPr="00D90804">
              <w:rPr>
                <w:sz w:val="16"/>
              </w:rPr>
              <w:t>174 (50.9%)</w:t>
            </w:r>
          </w:p>
          <w:p w14:paraId="5E5A4463" w14:textId="77777777" w:rsidR="00D90804" w:rsidRPr="00D90804" w:rsidRDefault="00D90804" w:rsidP="00F73808">
            <w:pPr>
              <w:spacing w:after="0" w:line="240" w:lineRule="auto"/>
              <w:jc w:val="left"/>
              <w:rPr>
                <w:sz w:val="16"/>
              </w:rPr>
            </w:pPr>
            <w:r w:rsidRPr="00D90804">
              <w:rPr>
                <w:sz w:val="16"/>
              </w:rPr>
              <w:t>153 (45.4%)</w:t>
            </w:r>
          </w:p>
          <w:p w14:paraId="47FE6A3F" w14:textId="77777777" w:rsidR="00D90804" w:rsidRPr="00D90804" w:rsidRDefault="00D90804" w:rsidP="00F73808">
            <w:pPr>
              <w:spacing w:after="0" w:line="240" w:lineRule="auto"/>
              <w:jc w:val="left"/>
              <w:rPr>
                <w:sz w:val="16"/>
              </w:rPr>
            </w:pPr>
            <w:r w:rsidRPr="00D90804">
              <w:rPr>
                <w:sz w:val="16"/>
              </w:rPr>
              <w:t>134 (42%)</w:t>
            </w:r>
          </w:p>
          <w:p w14:paraId="063EDC64" w14:textId="77777777" w:rsidR="00D90804" w:rsidRPr="00D90804" w:rsidRDefault="00D90804" w:rsidP="00F73808">
            <w:pPr>
              <w:spacing w:after="0" w:line="240" w:lineRule="auto"/>
              <w:jc w:val="left"/>
              <w:rPr>
                <w:sz w:val="16"/>
              </w:rPr>
            </w:pPr>
            <w:r w:rsidRPr="00D90804">
              <w:rPr>
                <w:sz w:val="16"/>
              </w:rPr>
              <w:t>148 (47%)</w:t>
            </w:r>
          </w:p>
          <w:p w14:paraId="34999237" w14:textId="77777777" w:rsidR="00D90804" w:rsidRPr="00D90804" w:rsidRDefault="00D90804" w:rsidP="00F73808">
            <w:pPr>
              <w:spacing w:after="0" w:line="240" w:lineRule="auto"/>
              <w:jc w:val="left"/>
              <w:rPr>
                <w:sz w:val="16"/>
              </w:rPr>
            </w:pPr>
            <w:r w:rsidRPr="00D90804">
              <w:rPr>
                <w:sz w:val="16"/>
              </w:rPr>
              <w:t>134 (39.6%)</w:t>
            </w:r>
          </w:p>
          <w:p w14:paraId="028B1011" w14:textId="77777777" w:rsidR="00D90804" w:rsidRPr="00D90804" w:rsidRDefault="00D90804" w:rsidP="00F73808">
            <w:pPr>
              <w:spacing w:after="0" w:line="240" w:lineRule="auto"/>
              <w:jc w:val="left"/>
              <w:rPr>
                <w:sz w:val="16"/>
              </w:rPr>
            </w:pPr>
            <w:r w:rsidRPr="00D90804">
              <w:rPr>
                <w:sz w:val="16"/>
              </w:rPr>
              <w:t>96 (37.6%)</w:t>
            </w:r>
          </w:p>
          <w:p w14:paraId="2BF4059D" w14:textId="77777777" w:rsidR="00D90804" w:rsidRPr="00D90804" w:rsidRDefault="00D90804" w:rsidP="00F73808">
            <w:pPr>
              <w:spacing w:after="0" w:line="240" w:lineRule="auto"/>
              <w:jc w:val="left"/>
              <w:rPr>
                <w:sz w:val="16"/>
              </w:rPr>
            </w:pPr>
            <w:r w:rsidRPr="00D90804">
              <w:rPr>
                <w:sz w:val="16"/>
              </w:rPr>
              <w:t>128 (40.8%)</w:t>
            </w:r>
          </w:p>
          <w:p w14:paraId="5155F547" w14:textId="4B881CAC" w:rsidR="00EA4F76" w:rsidRDefault="00D90804" w:rsidP="00F73808">
            <w:pPr>
              <w:spacing w:after="0"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F73808">
            <w:pPr>
              <w:spacing w:after="0" w:line="240" w:lineRule="auto"/>
              <w:jc w:val="left"/>
              <w:rPr>
                <w:sz w:val="16"/>
              </w:rPr>
            </w:pPr>
            <w:r w:rsidRPr="00D90804">
              <w:rPr>
                <w:sz w:val="16"/>
              </w:rPr>
              <w:t>84 (62.2%)</w:t>
            </w:r>
          </w:p>
          <w:p w14:paraId="64AB1F11" w14:textId="77777777" w:rsidR="00D90804" w:rsidRPr="00D90804" w:rsidRDefault="00D90804" w:rsidP="00F73808">
            <w:pPr>
              <w:spacing w:after="0" w:line="240" w:lineRule="auto"/>
              <w:jc w:val="left"/>
              <w:rPr>
                <w:sz w:val="16"/>
              </w:rPr>
            </w:pPr>
            <w:r w:rsidRPr="00D90804">
              <w:rPr>
                <w:sz w:val="16"/>
              </w:rPr>
              <w:t>154 (57.2%)</w:t>
            </w:r>
          </w:p>
          <w:p w14:paraId="13D3B0E3" w14:textId="77777777" w:rsidR="00D90804" w:rsidRPr="00D90804" w:rsidRDefault="00D90804" w:rsidP="00F73808">
            <w:pPr>
              <w:spacing w:after="0" w:line="240" w:lineRule="auto"/>
              <w:jc w:val="left"/>
              <w:rPr>
                <w:sz w:val="16"/>
              </w:rPr>
            </w:pPr>
            <w:r w:rsidRPr="00D90804">
              <w:rPr>
                <w:sz w:val="16"/>
              </w:rPr>
              <w:t>129 (46.9%)</w:t>
            </w:r>
          </w:p>
          <w:p w14:paraId="3B35A28C" w14:textId="77777777" w:rsidR="00D90804" w:rsidRPr="00D90804" w:rsidRDefault="00D90804" w:rsidP="00F73808">
            <w:pPr>
              <w:spacing w:after="0" w:line="240" w:lineRule="auto"/>
              <w:jc w:val="left"/>
              <w:rPr>
                <w:sz w:val="16"/>
              </w:rPr>
            </w:pPr>
            <w:r w:rsidRPr="00D90804">
              <w:rPr>
                <w:sz w:val="16"/>
              </w:rPr>
              <w:t>193 (54.8%)</w:t>
            </w:r>
          </w:p>
          <w:p w14:paraId="13A9A38A" w14:textId="77777777" w:rsidR="00D90804" w:rsidRPr="00D90804" w:rsidRDefault="00D90804" w:rsidP="00F73808">
            <w:pPr>
              <w:spacing w:after="0" w:line="240" w:lineRule="auto"/>
              <w:jc w:val="left"/>
              <w:rPr>
                <w:sz w:val="16"/>
              </w:rPr>
            </w:pPr>
            <w:r w:rsidRPr="00D90804">
              <w:rPr>
                <w:sz w:val="16"/>
              </w:rPr>
              <w:t>168 (49.1%)</w:t>
            </w:r>
          </w:p>
          <w:p w14:paraId="6DF38DF7" w14:textId="77777777" w:rsidR="00D90804" w:rsidRPr="00D90804" w:rsidRDefault="00D90804" w:rsidP="00F73808">
            <w:pPr>
              <w:spacing w:after="0" w:line="240" w:lineRule="auto"/>
              <w:jc w:val="left"/>
              <w:rPr>
                <w:sz w:val="16"/>
              </w:rPr>
            </w:pPr>
            <w:r w:rsidRPr="00D90804">
              <w:rPr>
                <w:sz w:val="16"/>
              </w:rPr>
              <w:t>184 (54.6%)</w:t>
            </w:r>
          </w:p>
          <w:p w14:paraId="339A3CB6" w14:textId="77777777" w:rsidR="00D90804" w:rsidRPr="00D90804" w:rsidRDefault="00D90804" w:rsidP="00F73808">
            <w:pPr>
              <w:spacing w:after="0" w:line="240" w:lineRule="auto"/>
              <w:jc w:val="left"/>
              <w:rPr>
                <w:sz w:val="16"/>
              </w:rPr>
            </w:pPr>
            <w:r w:rsidRPr="00D90804">
              <w:rPr>
                <w:sz w:val="16"/>
              </w:rPr>
              <w:t>185 (58%)</w:t>
            </w:r>
          </w:p>
          <w:p w14:paraId="3F17CEE2" w14:textId="77777777" w:rsidR="00D90804" w:rsidRPr="00D90804" w:rsidRDefault="00D90804" w:rsidP="00F73808">
            <w:pPr>
              <w:spacing w:after="0" w:line="240" w:lineRule="auto"/>
              <w:jc w:val="left"/>
              <w:rPr>
                <w:sz w:val="16"/>
              </w:rPr>
            </w:pPr>
            <w:r w:rsidRPr="00D90804">
              <w:rPr>
                <w:sz w:val="16"/>
              </w:rPr>
              <w:t>167 (53%)</w:t>
            </w:r>
          </w:p>
          <w:p w14:paraId="0F6899DC" w14:textId="77777777" w:rsidR="00D90804" w:rsidRPr="00D90804" w:rsidRDefault="00D90804" w:rsidP="00F73808">
            <w:pPr>
              <w:spacing w:after="0" w:line="240" w:lineRule="auto"/>
              <w:jc w:val="left"/>
              <w:rPr>
                <w:sz w:val="16"/>
              </w:rPr>
            </w:pPr>
            <w:r w:rsidRPr="00D90804">
              <w:rPr>
                <w:sz w:val="16"/>
              </w:rPr>
              <w:t>204 (60.4%)</w:t>
            </w:r>
          </w:p>
          <w:p w14:paraId="3AE333A9" w14:textId="77777777" w:rsidR="00D90804" w:rsidRPr="00D90804" w:rsidRDefault="00D90804" w:rsidP="00F73808">
            <w:pPr>
              <w:spacing w:after="0" w:line="240" w:lineRule="auto"/>
              <w:jc w:val="left"/>
              <w:rPr>
                <w:sz w:val="16"/>
              </w:rPr>
            </w:pPr>
            <w:r w:rsidRPr="00D90804">
              <w:rPr>
                <w:sz w:val="16"/>
              </w:rPr>
              <w:t>159 (62.4%)</w:t>
            </w:r>
          </w:p>
          <w:p w14:paraId="3941B0B6" w14:textId="77777777" w:rsidR="00D90804" w:rsidRPr="00D90804" w:rsidRDefault="00D90804" w:rsidP="00F73808">
            <w:pPr>
              <w:spacing w:after="0" w:line="240" w:lineRule="auto"/>
              <w:jc w:val="left"/>
              <w:rPr>
                <w:sz w:val="16"/>
              </w:rPr>
            </w:pPr>
            <w:r w:rsidRPr="00D90804">
              <w:rPr>
                <w:sz w:val="16"/>
              </w:rPr>
              <w:t>186 (59.2%)</w:t>
            </w:r>
          </w:p>
          <w:p w14:paraId="69AF9363" w14:textId="2825198C" w:rsidR="00EA4F76" w:rsidRDefault="00D90804" w:rsidP="00F73808">
            <w:pPr>
              <w:spacing w:after="0"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F73808">
            <w:pPr>
              <w:spacing w:after="0" w:line="240" w:lineRule="auto"/>
              <w:jc w:val="left"/>
              <w:rPr>
                <w:sz w:val="16"/>
              </w:rPr>
            </w:pPr>
            <w:r w:rsidRPr="00D90804">
              <w:rPr>
                <w:sz w:val="16"/>
              </w:rPr>
              <w:t>135 (3.5%)</w:t>
            </w:r>
          </w:p>
          <w:p w14:paraId="04E37E2B" w14:textId="77777777" w:rsidR="00D90804" w:rsidRPr="00D90804" w:rsidRDefault="00D90804" w:rsidP="00F73808">
            <w:pPr>
              <w:spacing w:after="0" w:line="240" w:lineRule="auto"/>
              <w:jc w:val="left"/>
              <w:rPr>
                <w:sz w:val="16"/>
              </w:rPr>
            </w:pPr>
            <w:r w:rsidRPr="00D90804">
              <w:rPr>
                <w:sz w:val="16"/>
              </w:rPr>
              <w:t>269 (7%)</w:t>
            </w:r>
          </w:p>
          <w:p w14:paraId="266BF3B7" w14:textId="77777777" w:rsidR="00D90804" w:rsidRPr="00D90804" w:rsidRDefault="00D90804" w:rsidP="00F73808">
            <w:pPr>
              <w:spacing w:after="0" w:line="240" w:lineRule="auto"/>
              <w:jc w:val="left"/>
              <w:rPr>
                <w:sz w:val="16"/>
              </w:rPr>
            </w:pPr>
            <w:r w:rsidRPr="00D90804">
              <w:rPr>
                <w:sz w:val="16"/>
              </w:rPr>
              <w:t>275 (7.2%)</w:t>
            </w:r>
          </w:p>
          <w:p w14:paraId="167180E2" w14:textId="77777777" w:rsidR="00D90804" w:rsidRPr="00D90804" w:rsidRDefault="00D90804" w:rsidP="00F73808">
            <w:pPr>
              <w:spacing w:after="0" w:line="240" w:lineRule="auto"/>
              <w:jc w:val="left"/>
              <w:rPr>
                <w:sz w:val="16"/>
              </w:rPr>
            </w:pPr>
            <w:r w:rsidRPr="00D90804">
              <w:rPr>
                <w:sz w:val="16"/>
              </w:rPr>
              <w:t>352 (9.2%)</w:t>
            </w:r>
          </w:p>
          <w:p w14:paraId="1B6A29EE" w14:textId="77777777" w:rsidR="00D90804" w:rsidRPr="00D90804" w:rsidRDefault="00D90804" w:rsidP="00F73808">
            <w:pPr>
              <w:spacing w:after="0" w:line="240" w:lineRule="auto"/>
              <w:jc w:val="left"/>
              <w:rPr>
                <w:sz w:val="16"/>
              </w:rPr>
            </w:pPr>
            <w:r w:rsidRPr="00D90804">
              <w:rPr>
                <w:sz w:val="16"/>
              </w:rPr>
              <w:t>342 (8.9%)</w:t>
            </w:r>
          </w:p>
          <w:p w14:paraId="52D76268" w14:textId="77777777" w:rsidR="00D90804" w:rsidRPr="00D90804" w:rsidRDefault="00D90804" w:rsidP="00F73808">
            <w:pPr>
              <w:spacing w:after="0" w:line="240" w:lineRule="auto"/>
              <w:jc w:val="left"/>
              <w:rPr>
                <w:sz w:val="16"/>
              </w:rPr>
            </w:pPr>
            <w:r w:rsidRPr="00D90804">
              <w:rPr>
                <w:sz w:val="16"/>
              </w:rPr>
              <w:t>337 (8.8%)</w:t>
            </w:r>
          </w:p>
          <w:p w14:paraId="2BE70C8B" w14:textId="77777777" w:rsidR="00D90804" w:rsidRPr="00D90804" w:rsidRDefault="00D90804" w:rsidP="00F73808">
            <w:pPr>
              <w:spacing w:after="0" w:line="240" w:lineRule="auto"/>
              <w:jc w:val="left"/>
              <w:rPr>
                <w:sz w:val="16"/>
              </w:rPr>
            </w:pPr>
            <w:r w:rsidRPr="00D90804">
              <w:rPr>
                <w:sz w:val="16"/>
              </w:rPr>
              <w:t>319 (8.3%)</w:t>
            </w:r>
          </w:p>
          <w:p w14:paraId="59D90563" w14:textId="77777777" w:rsidR="00D90804" w:rsidRPr="00D90804" w:rsidRDefault="00D90804" w:rsidP="00F73808">
            <w:pPr>
              <w:spacing w:after="0" w:line="240" w:lineRule="auto"/>
              <w:jc w:val="left"/>
              <w:rPr>
                <w:sz w:val="16"/>
              </w:rPr>
            </w:pPr>
            <w:r w:rsidRPr="00D90804">
              <w:rPr>
                <w:sz w:val="16"/>
              </w:rPr>
              <w:t>315 (8.2%)</w:t>
            </w:r>
          </w:p>
          <w:p w14:paraId="75B09F72" w14:textId="77777777" w:rsidR="00D90804" w:rsidRPr="00D90804" w:rsidRDefault="00D90804" w:rsidP="00F73808">
            <w:pPr>
              <w:spacing w:after="0" w:line="240" w:lineRule="auto"/>
              <w:jc w:val="left"/>
              <w:rPr>
                <w:sz w:val="16"/>
              </w:rPr>
            </w:pPr>
            <w:r w:rsidRPr="00D90804">
              <w:rPr>
                <w:sz w:val="16"/>
              </w:rPr>
              <w:t>338 (8.8%)</w:t>
            </w:r>
          </w:p>
          <w:p w14:paraId="13E1DB9E" w14:textId="77777777" w:rsidR="00D90804" w:rsidRPr="00D90804" w:rsidRDefault="00D90804" w:rsidP="00F73808">
            <w:pPr>
              <w:spacing w:after="0" w:line="240" w:lineRule="auto"/>
              <w:jc w:val="left"/>
              <w:rPr>
                <w:sz w:val="16"/>
              </w:rPr>
            </w:pPr>
            <w:r w:rsidRPr="00D90804">
              <w:rPr>
                <w:sz w:val="16"/>
              </w:rPr>
              <w:t>255 (6.7%)</w:t>
            </w:r>
          </w:p>
          <w:p w14:paraId="5AB2F1F9" w14:textId="77777777" w:rsidR="00D90804" w:rsidRPr="00D90804" w:rsidRDefault="00D90804" w:rsidP="00F73808">
            <w:pPr>
              <w:spacing w:after="0" w:line="240" w:lineRule="auto"/>
              <w:jc w:val="left"/>
              <w:rPr>
                <w:sz w:val="16"/>
              </w:rPr>
            </w:pPr>
            <w:r w:rsidRPr="00D90804">
              <w:rPr>
                <w:sz w:val="16"/>
              </w:rPr>
              <w:t>314 (8.2%)</w:t>
            </w:r>
          </w:p>
          <w:p w14:paraId="0FB631B5" w14:textId="1DF9B26E" w:rsidR="00EA4F76" w:rsidRDefault="00D90804" w:rsidP="00F73808">
            <w:pPr>
              <w:spacing w:after="0"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F73808">
            <w:pPr>
              <w:spacing w:after="0" w:line="240" w:lineRule="auto"/>
              <w:jc w:val="left"/>
            </w:pPr>
            <w:r>
              <w:rPr>
                <w:sz w:val="16"/>
              </w:rPr>
              <w:t>Child (n=2636, 38%)</w:t>
            </w:r>
          </w:p>
          <w:p w14:paraId="7F0154F0" w14:textId="77777777" w:rsidR="00EA4F76" w:rsidRDefault="00EA4F76" w:rsidP="00F73808">
            <w:pPr>
              <w:spacing w:after="0" w:line="240" w:lineRule="auto"/>
              <w:jc w:val="left"/>
            </w:pPr>
            <w:r>
              <w:rPr>
                <w:sz w:val="16"/>
              </w:rPr>
              <w:t>Child Female (n=1290, 48.9%)</w:t>
            </w:r>
          </w:p>
          <w:p w14:paraId="0D85D2BC" w14:textId="712470BF" w:rsidR="00EA4F76" w:rsidRDefault="00EA4F76" w:rsidP="00F73808">
            <w:pPr>
              <w:spacing w:after="0"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F73808">
            <w:pPr>
              <w:spacing w:after="0" w:line="240" w:lineRule="auto"/>
              <w:jc w:val="left"/>
              <w:rPr>
                <w:sz w:val="16"/>
              </w:rPr>
            </w:pPr>
            <w:r w:rsidRPr="006814B4">
              <w:rPr>
                <w:sz w:val="16"/>
              </w:rPr>
              <w:t>1-5 Months</w:t>
            </w:r>
          </w:p>
          <w:p w14:paraId="08B2B7E8" w14:textId="77777777" w:rsidR="006814B4" w:rsidRPr="006814B4" w:rsidRDefault="006814B4" w:rsidP="00F73808">
            <w:pPr>
              <w:spacing w:after="0" w:line="240" w:lineRule="auto"/>
              <w:jc w:val="left"/>
              <w:rPr>
                <w:sz w:val="16"/>
              </w:rPr>
            </w:pPr>
            <w:r w:rsidRPr="006814B4">
              <w:rPr>
                <w:sz w:val="16"/>
              </w:rPr>
              <w:t>6-11 Months</w:t>
            </w:r>
          </w:p>
          <w:p w14:paraId="4B45EBA3" w14:textId="77777777" w:rsidR="006814B4" w:rsidRPr="006814B4" w:rsidRDefault="006814B4" w:rsidP="00F73808">
            <w:pPr>
              <w:spacing w:after="0" w:line="240" w:lineRule="auto"/>
              <w:jc w:val="left"/>
              <w:rPr>
                <w:sz w:val="16"/>
              </w:rPr>
            </w:pPr>
            <w:r w:rsidRPr="006814B4">
              <w:rPr>
                <w:sz w:val="16"/>
              </w:rPr>
              <w:t>1-5 Years</w:t>
            </w:r>
          </w:p>
          <w:p w14:paraId="61F2243A" w14:textId="546DBA6F" w:rsidR="00EA4F76" w:rsidRDefault="006814B4" w:rsidP="00F73808">
            <w:pPr>
              <w:spacing w:after="0"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F73808">
            <w:pPr>
              <w:spacing w:after="0" w:line="240" w:lineRule="auto"/>
              <w:jc w:val="left"/>
              <w:rPr>
                <w:sz w:val="16"/>
              </w:rPr>
            </w:pPr>
            <w:r w:rsidRPr="00B225B1">
              <w:rPr>
                <w:sz w:val="16"/>
              </w:rPr>
              <w:t>146 (47.4%)</w:t>
            </w:r>
          </w:p>
          <w:p w14:paraId="418A2C20" w14:textId="77777777" w:rsidR="00B225B1" w:rsidRPr="00B225B1" w:rsidRDefault="00B225B1" w:rsidP="00F73808">
            <w:pPr>
              <w:spacing w:after="0" w:line="240" w:lineRule="auto"/>
              <w:jc w:val="left"/>
              <w:rPr>
                <w:sz w:val="16"/>
              </w:rPr>
            </w:pPr>
            <w:r w:rsidRPr="00B225B1">
              <w:rPr>
                <w:sz w:val="16"/>
              </w:rPr>
              <w:t>160 (50.8%)</w:t>
            </w:r>
          </w:p>
          <w:p w14:paraId="6CCBAF06" w14:textId="77777777" w:rsidR="00B225B1" w:rsidRPr="00B225B1" w:rsidRDefault="00B225B1" w:rsidP="00F73808">
            <w:pPr>
              <w:spacing w:after="0" w:line="240" w:lineRule="auto"/>
              <w:jc w:val="left"/>
              <w:rPr>
                <w:sz w:val="16"/>
              </w:rPr>
            </w:pPr>
            <w:r w:rsidRPr="00B225B1">
              <w:rPr>
                <w:sz w:val="16"/>
              </w:rPr>
              <w:t>822 (50.3%)</w:t>
            </w:r>
          </w:p>
          <w:p w14:paraId="2164AC2D" w14:textId="5D066C7E" w:rsidR="00EA4F76" w:rsidRDefault="00B225B1" w:rsidP="00F73808">
            <w:pPr>
              <w:spacing w:after="0"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F73808">
            <w:pPr>
              <w:spacing w:after="0" w:line="240" w:lineRule="auto"/>
              <w:jc w:val="left"/>
              <w:rPr>
                <w:sz w:val="16"/>
              </w:rPr>
            </w:pPr>
            <w:r w:rsidRPr="00B225B1">
              <w:rPr>
                <w:sz w:val="16"/>
              </w:rPr>
              <w:t>162 (52.6%)</w:t>
            </w:r>
          </w:p>
          <w:p w14:paraId="6A79F1D3" w14:textId="77777777" w:rsidR="00B225B1" w:rsidRPr="00B225B1" w:rsidRDefault="00B225B1" w:rsidP="00F73808">
            <w:pPr>
              <w:spacing w:after="0" w:line="240" w:lineRule="auto"/>
              <w:jc w:val="left"/>
              <w:rPr>
                <w:sz w:val="16"/>
              </w:rPr>
            </w:pPr>
            <w:r w:rsidRPr="00B225B1">
              <w:rPr>
                <w:sz w:val="16"/>
              </w:rPr>
              <w:t>155 (49.2%)</w:t>
            </w:r>
          </w:p>
          <w:p w14:paraId="633F29C1" w14:textId="77777777" w:rsidR="00B225B1" w:rsidRPr="00B225B1" w:rsidRDefault="00B225B1" w:rsidP="00F73808">
            <w:pPr>
              <w:spacing w:after="0" w:line="240" w:lineRule="auto"/>
              <w:jc w:val="left"/>
              <w:rPr>
                <w:sz w:val="16"/>
              </w:rPr>
            </w:pPr>
            <w:r w:rsidRPr="00B225B1">
              <w:rPr>
                <w:sz w:val="16"/>
              </w:rPr>
              <w:t>811 (49.7%)</w:t>
            </w:r>
          </w:p>
          <w:p w14:paraId="2E2DEB6D" w14:textId="0931C5DB" w:rsidR="00EA4F76" w:rsidRDefault="00B225B1" w:rsidP="00F73808">
            <w:pPr>
              <w:spacing w:after="0"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F73808">
            <w:pPr>
              <w:spacing w:after="0" w:line="240" w:lineRule="auto"/>
              <w:jc w:val="left"/>
              <w:rPr>
                <w:sz w:val="16"/>
              </w:rPr>
            </w:pPr>
            <w:r w:rsidRPr="00B225B1">
              <w:rPr>
                <w:sz w:val="16"/>
              </w:rPr>
              <w:t>308 (11.7%)</w:t>
            </w:r>
          </w:p>
          <w:p w14:paraId="3FBFFED1" w14:textId="77777777" w:rsidR="00B225B1" w:rsidRPr="00B225B1" w:rsidRDefault="00B225B1" w:rsidP="00F73808">
            <w:pPr>
              <w:spacing w:after="0" w:line="240" w:lineRule="auto"/>
              <w:jc w:val="left"/>
              <w:rPr>
                <w:sz w:val="16"/>
              </w:rPr>
            </w:pPr>
            <w:r w:rsidRPr="00B225B1">
              <w:rPr>
                <w:sz w:val="16"/>
              </w:rPr>
              <w:t>315 (11.9%)</w:t>
            </w:r>
          </w:p>
          <w:p w14:paraId="439F694C" w14:textId="77777777" w:rsidR="00B225B1" w:rsidRPr="00B225B1" w:rsidRDefault="00B225B1" w:rsidP="00F73808">
            <w:pPr>
              <w:spacing w:after="0" w:line="240" w:lineRule="auto"/>
              <w:jc w:val="left"/>
              <w:rPr>
                <w:sz w:val="16"/>
              </w:rPr>
            </w:pPr>
            <w:r w:rsidRPr="00B225B1">
              <w:rPr>
                <w:sz w:val="16"/>
              </w:rPr>
              <w:t>1633 (61.9%)</w:t>
            </w:r>
          </w:p>
          <w:p w14:paraId="32AD8D77" w14:textId="55976C7D" w:rsidR="00EA4F76" w:rsidRDefault="00B225B1" w:rsidP="00F73808">
            <w:pPr>
              <w:spacing w:after="0"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F73808">
            <w:pPr>
              <w:spacing w:after="0" w:line="240" w:lineRule="auto"/>
              <w:jc w:val="left"/>
            </w:pPr>
            <w:r>
              <w:rPr>
                <w:sz w:val="16"/>
              </w:rPr>
              <w:t>Neonate (n=477, 6.9%)</w:t>
            </w:r>
          </w:p>
          <w:p w14:paraId="311CD95B" w14:textId="77777777" w:rsidR="00EA4F76" w:rsidRDefault="00EA4F76" w:rsidP="00F73808">
            <w:pPr>
              <w:spacing w:after="0" w:line="240" w:lineRule="auto"/>
              <w:jc w:val="left"/>
            </w:pPr>
            <w:r>
              <w:rPr>
                <w:sz w:val="16"/>
              </w:rPr>
              <w:t>Neonate Female (n=227, 47.6%)</w:t>
            </w:r>
          </w:p>
          <w:p w14:paraId="6955A497" w14:textId="3ACB4097" w:rsidR="00EA4F76" w:rsidRDefault="00EA4F76" w:rsidP="00F73808">
            <w:pPr>
              <w:spacing w:after="0"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F73808">
            <w:pPr>
              <w:spacing w:after="0" w:line="240" w:lineRule="auto"/>
              <w:jc w:val="left"/>
              <w:rPr>
                <w:sz w:val="16"/>
              </w:rPr>
            </w:pPr>
            <w:r w:rsidRPr="006814B4">
              <w:rPr>
                <w:sz w:val="16"/>
              </w:rPr>
              <w:t>0-6 Days</w:t>
            </w:r>
          </w:p>
          <w:p w14:paraId="15982D7E" w14:textId="64FC0E84" w:rsidR="00EA4F76" w:rsidRDefault="006814B4" w:rsidP="00F73808">
            <w:pPr>
              <w:spacing w:after="0"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F73808">
            <w:pPr>
              <w:spacing w:after="0" w:line="240" w:lineRule="auto"/>
              <w:jc w:val="left"/>
              <w:rPr>
                <w:sz w:val="16"/>
              </w:rPr>
            </w:pPr>
            <w:r w:rsidRPr="006814B4">
              <w:rPr>
                <w:sz w:val="16"/>
              </w:rPr>
              <w:t>184 (46.6%)</w:t>
            </w:r>
          </w:p>
          <w:p w14:paraId="0A15FF30" w14:textId="531A4240" w:rsidR="00EA4F76" w:rsidRDefault="006814B4" w:rsidP="00F73808">
            <w:pPr>
              <w:spacing w:after="0"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F73808">
            <w:pPr>
              <w:spacing w:after="0" w:line="240" w:lineRule="auto"/>
              <w:jc w:val="left"/>
              <w:rPr>
                <w:sz w:val="16"/>
              </w:rPr>
            </w:pPr>
            <w:r w:rsidRPr="006814B4">
              <w:rPr>
                <w:sz w:val="16"/>
              </w:rPr>
              <w:t>211 (53.4%)</w:t>
            </w:r>
          </w:p>
          <w:p w14:paraId="08EB81B3" w14:textId="1F1AB3F2" w:rsidR="00EA4F76" w:rsidRDefault="006814B4" w:rsidP="00F73808">
            <w:pPr>
              <w:spacing w:after="0"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F73808">
            <w:pPr>
              <w:spacing w:after="0" w:line="240" w:lineRule="auto"/>
              <w:jc w:val="left"/>
              <w:rPr>
                <w:sz w:val="16"/>
              </w:rPr>
            </w:pPr>
            <w:r w:rsidRPr="006814B4">
              <w:rPr>
                <w:sz w:val="16"/>
              </w:rPr>
              <w:t>395 (82.8%)</w:t>
            </w:r>
          </w:p>
          <w:p w14:paraId="4DDB586A" w14:textId="5BE413B6" w:rsidR="00EA4F76" w:rsidRDefault="006814B4" w:rsidP="00F73808">
            <w:pPr>
              <w:spacing w:after="0" w:line="240" w:lineRule="auto"/>
              <w:jc w:val="left"/>
              <w:rPr>
                <w:sz w:val="16"/>
              </w:rPr>
            </w:pPr>
            <w:r w:rsidRPr="006814B4">
              <w:rPr>
                <w:sz w:val="16"/>
              </w:rPr>
              <w:t>82 (17.2%)</w:t>
            </w:r>
          </w:p>
        </w:tc>
      </w:tr>
    </w:tbl>
    <w:p w14:paraId="2EC2CA88" w14:textId="6F3A561B" w:rsidR="00CD3E2C" w:rsidRDefault="00AD4706" w:rsidP="009A3616">
      <w:pPr>
        <w:pStyle w:val="Heading3"/>
        <w:numPr>
          <w:ilvl w:val="0"/>
          <w:numId w:val="0"/>
        </w:numPr>
      </w:pPr>
      <w:r>
        <w:t>B.2.2</w:t>
      </w:r>
      <w:r w:rsidR="00620F13">
        <w:tab/>
      </w:r>
      <w:r>
        <w:t>Models and Parameters</w:t>
      </w:r>
    </w:p>
    <w:p w14:paraId="37D200B8" w14:textId="55B831DE" w:rsidR="00FF67ED" w:rsidRPr="004F0B61" w:rsidRDefault="00FF67ED" w:rsidP="009A3616">
      <w:pPr>
        <w:rPr>
          <w:szCs w:val="20"/>
        </w:rPr>
      </w:pPr>
      <w:r w:rsidRPr="00E343D6">
        <w:rPr>
          <w:szCs w:val="20"/>
        </w:rPr>
        <w:t xml:space="preserve">The GPT-3.5 and GPT-4 Application Programming Interface (API) was accessed using Python version 3.11.4 and used to assign CODs for each record. GPT-3.5 used the </w:t>
      </w:r>
      <w:r w:rsidRPr="009E4A74">
        <w:rPr>
          <w:rStyle w:val="VerbatimChar"/>
          <w:rFonts w:ascii="Cambria" w:hAnsi="Cambria"/>
          <w:i/>
          <w:iCs/>
          <w:sz w:val="20"/>
          <w:szCs w:val="20"/>
        </w:rPr>
        <w:t>gpt-3.5-turbo</w:t>
      </w:r>
      <w:r w:rsidRPr="00E343D6">
        <w:rPr>
          <w:szCs w:val="20"/>
        </w:rPr>
        <w:t xml:space="preserve"> model, while GPT-4 used the </w:t>
      </w:r>
      <w:r w:rsidRPr="009E4A74">
        <w:rPr>
          <w:rStyle w:val="VerbatimChar"/>
          <w:rFonts w:ascii="Cambria" w:hAnsi="Cambria"/>
          <w:i/>
          <w:iCs/>
          <w:sz w:val="20"/>
          <w:szCs w:val="20"/>
        </w:rPr>
        <w:t>gpt-4-0613</w:t>
      </w:r>
      <w:r w:rsidRPr="00E343D6">
        <w:rPr>
          <w:szCs w:val="20"/>
        </w:rPr>
        <w:t xml:space="preserve"> model.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4B119E">
        <w:rPr>
          <w:szCs w:val="20"/>
        </w:rPr>
        <w:instrText xml:space="preserve"> ADDIN ZOTERO_ITEM CSL_CITATION {"citationID":"00000060","properties":{"unsorted":false,"formattedCitation":"[84]","plainCitation":"[84]","noteIndex":0},"citationItems":[{"id":2709,"uris":["http://zotero.org/users/6749620/items/FBSTJZ9N"],"itemData":{"id":2709,"type":"webpage","abstract":"Explore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4B119E">
        <w:rPr>
          <w:noProof/>
          <w:szCs w:val="20"/>
        </w:rPr>
        <w:t>[84]</w:t>
      </w:r>
      <w:r w:rsidRPr="00E343D6">
        <w:rPr>
          <w:szCs w:val="20"/>
        </w:rPr>
        <w:fldChar w:fldCharType="end"/>
      </w:r>
      <w:r w:rsidRPr="00E343D6">
        <w:rPr>
          <w:szCs w:val="20"/>
        </w:rPr>
        <w:t>. Higher values closer to 2 may produce less deterministic outputs, while lower values closer to 0 produce more deterministic outputs.</w:t>
      </w:r>
      <w:r w:rsidR="00056751">
        <w:rPr>
          <w:szCs w:val="20"/>
        </w:rPr>
        <w:t xml:space="preserve"> </w:t>
      </w:r>
      <w:r w:rsidRPr="004F0B61">
        <w:rPr>
          <w:szCs w:val="20"/>
        </w:rPr>
        <w:t xml:space="preserve">The </w:t>
      </w:r>
      <w:proofErr w:type="spellStart"/>
      <w:r w:rsidRPr="004F0B61">
        <w:rPr>
          <w:rStyle w:val="VerbatimChar"/>
          <w:rFonts w:ascii="Cambria" w:hAnsi="Cambria"/>
          <w:i/>
          <w:iCs/>
          <w:sz w:val="20"/>
          <w:szCs w:val="20"/>
        </w:rPr>
        <w:t>openVA</w:t>
      </w:r>
      <w:proofErr w:type="spellEnd"/>
      <w:r w:rsidRPr="004F0B61">
        <w:rPr>
          <w:szCs w:val="20"/>
        </w:rPr>
        <w:t xml:space="preserve"> R package was used to run InterVA-5 and </w:t>
      </w:r>
      <w:proofErr w:type="spellStart"/>
      <w:r w:rsidRPr="004F0B61">
        <w:rPr>
          <w:szCs w:val="20"/>
        </w:rPr>
        <w:t>InSilicoVA</w:t>
      </w:r>
      <w:proofErr w:type="spellEnd"/>
      <w:r w:rsidRPr="004F0B61">
        <w:rPr>
          <w:szCs w:val="20"/>
        </w:rPr>
        <w:t xml:space="preserve"> models to assign CODs for each record in R version 4.3.1. The </w:t>
      </w:r>
      <w:proofErr w:type="spellStart"/>
      <w:r w:rsidRPr="004F0B61">
        <w:rPr>
          <w:rStyle w:val="VerbatimChar"/>
          <w:rFonts w:ascii="Cambria" w:hAnsi="Cambria"/>
          <w:i/>
          <w:iCs/>
          <w:sz w:val="20"/>
          <w:szCs w:val="20"/>
        </w:rPr>
        <w:t>openVA</w:t>
      </w:r>
      <w:proofErr w:type="spellEnd"/>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proofErr w:type="spellStart"/>
      <w:r w:rsidRPr="004F0B61">
        <w:rPr>
          <w:rStyle w:val="VerbatimChar"/>
          <w:rFonts w:ascii="Cambria" w:hAnsi="Cambria"/>
          <w:sz w:val="20"/>
          <w:szCs w:val="20"/>
        </w:rPr>
        <w:t>InSilicoVA</w:t>
      </w:r>
      <w:proofErr w:type="spellEnd"/>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4B119E">
        <w:rPr>
          <w:szCs w:val="20"/>
        </w:rPr>
        <w:instrText xml:space="preserve"> ADDIN ZOTERO_ITEM CSL_CITATION {"citationID":"00000061","properties":{"unsorted":false,"formattedCitation":"[85]","plainCitation":"[85]","noteIndex":0},"citationItems":[{"id":2711,"uris":["http://zotero.org/users/6749620/items/UNZTHC6N"],"itemData":{"id":2711,"type":"software","abstract":"Computes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4B119E">
        <w:rPr>
          <w:noProof/>
          <w:szCs w:val="20"/>
        </w:rPr>
        <w:t>[85]</w:t>
      </w:r>
      <w:r w:rsidRPr="004F0B61">
        <w:rPr>
          <w:szCs w:val="20"/>
        </w:rPr>
        <w:fldChar w:fldCharType="end"/>
      </w:r>
      <w:r w:rsidRPr="004F0B61">
        <w:rPr>
          <w:szCs w:val="20"/>
        </w:rPr>
        <w:t xml:space="preserve"> for </w:t>
      </w:r>
      <w:proofErr w:type="spellStart"/>
      <w:r w:rsidRPr="004F0B61">
        <w:rPr>
          <w:szCs w:val="20"/>
        </w:rPr>
        <w:t>InSilicoVA</w:t>
      </w:r>
      <w:proofErr w:type="spellEnd"/>
      <w:r w:rsidRPr="004F0B61">
        <w:rPr>
          <w:szCs w:val="20"/>
        </w:rPr>
        <w:t xml:space="preserve">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004B119E">
        <w:rPr>
          <w:szCs w:val="20"/>
        </w:rPr>
        <w:instrText xml:space="preserve"> ADDIN ZOTERO_ITEM CSL_CITATION {"citationID":"00000062","properties":{"unsorted":false,"formattedCitation":"[86]","plainCitation":"[86]","noteIndex":0},"citationItems":[{"id":2712,"uris":["http://zotero.org/users/6749620/items/INHUNZC5"],"itemData":{"id":2712,"type":"software","abstract":"Provides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4B119E">
        <w:rPr>
          <w:noProof/>
          <w:szCs w:val="20"/>
        </w:rPr>
        <w:t>[86]</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4B119E">
        <w:rPr>
          <w:szCs w:val="20"/>
        </w:rPr>
        <w:instrText xml:space="preserve"> ADDIN ZOTERO_ITEM CSL_CITATION {"citationID":"00000063","properties":{"unsorted":false,"formattedCitation":"[87, 88]","plainCitation":"[87, 88]","noteIndex":0},"citationItems":[{"id":2713,"uris":["http://zotero.org/users/6749620/items/Z3E8H5W3"],"itemData":{"id":2713,"type":"article-journal","container-title":"AIDS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4B119E">
        <w:rPr>
          <w:noProof/>
          <w:szCs w:val="20"/>
        </w:rPr>
        <w:t>[87, 88]</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w:t>
      </w:r>
      <w:r w:rsidRPr="004F0B61">
        <w:rPr>
          <w:szCs w:val="20"/>
        </w:rPr>
        <w:lastRenderedPageBreak/>
        <w:t xml:space="preserve">for </w:t>
      </w:r>
      <w:proofErr w:type="spellStart"/>
      <w:r w:rsidRPr="004F0B61">
        <w:rPr>
          <w:szCs w:val="20"/>
        </w:rPr>
        <w:t>InSilicoVA</w:t>
      </w:r>
      <w:proofErr w:type="spellEnd"/>
      <w:r w:rsidRPr="004F0B61">
        <w:rPr>
          <w:szCs w:val="20"/>
        </w:rPr>
        <w:t xml:space="preserve">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0D13C0F5" w:rsidR="00184BC1" w:rsidRDefault="00184BC1" w:rsidP="009A3616">
      <w:r>
        <w:t xml:space="preserve">Of the 6939 input records, GPT-3.5, GPT-4, InterVA-5, and </w:t>
      </w:r>
      <w:proofErr w:type="spellStart"/>
      <w:r>
        <w:t>InSilicoVA</w:t>
      </w:r>
      <w:proofErr w:type="spellEnd"/>
      <w:r>
        <w:t xml:space="preserve"> were able to assign CODs for 6939 (100%), 6935 (&gt;99%), 6830 </w:t>
      </w:r>
      <w:r w:rsidRPr="00184BC1">
        <w:t xml:space="preserve">(98%), 6830 (98%) records respectively. All 6830 (100%) InterVA-5 and </w:t>
      </w:r>
      <w:proofErr w:type="spellStart"/>
      <w:r w:rsidRPr="00184BC1">
        <w:t>InSilicoVA</w:t>
      </w:r>
      <w:proofErr w:type="spellEnd"/>
      <w:r w:rsidRPr="00184BC1">
        <w:t xml:space="preserve"> records with WHO VA 2016 v1.5 output codes </w:t>
      </w:r>
      <w:r w:rsidRPr="00184BC1">
        <w:fldChar w:fldCharType="begin"/>
      </w:r>
      <w:r w:rsidR="004B119E">
        <w:instrText xml:space="preserve"> ADDIN ZOTERO_ITEM CSL_CITATION {"citationID":"00000064","properties":{"unsorted":false,"formattedCitation":"[53]","plainCitation":"[53]","noteIndex":0},"citationItems":[{"id":2618,"uris":["http://zotero.org/users/6749620/items/IIYGENXN"],"itemData":{"id":2618,"type":"webpage","abstract":"Publications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4B119E">
        <w:t>[53]</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w:t>
      </w:r>
      <w:proofErr w:type="spellStart"/>
      <w:r>
        <w:t>InSilicoVA</w:t>
      </w:r>
      <w:proofErr w:type="spellEnd"/>
      <w:r>
        <w:t xml:space="preserve">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254137F0" w:rsidR="00CD3E2C" w:rsidRDefault="00AD4706" w:rsidP="009A3616">
      <w:r>
        <w:t xml:space="preserve">The </w:t>
      </w:r>
      <w:r w:rsidRPr="00D04613">
        <w:t xml:space="preserve">performance of GPT-3.5, GPT-4, </w:t>
      </w:r>
      <w:proofErr w:type="spellStart"/>
      <w:r w:rsidRPr="00D04613">
        <w:t>InSilicoVA</w:t>
      </w:r>
      <w:proofErr w:type="spellEnd"/>
      <w:r w:rsidRPr="00D04613">
        <w:t xml:space="preserve">,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BDE0C08"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4B119E">
        <w:instrText xml:space="preserve"> ADDIN ZOTERO_ITEM CSL_CITATION {"citationID":"00000065","properties":{"unsorted":false,"formattedCitation":"[54]","plainCitation":"[54]","noteIndex":0},"citationItems":[{"id":2620,"uris":["http://zotero.org/users/6749620/items/532V639L"],"itemData":{"id":2620,"type":"article-journal","abstract":"Verbal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4B119E">
        <w:t>[54]</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w:t>
      </w:r>
      <w:r w:rsidRPr="00D04613">
        <w:lastRenderedPageBreak/>
        <w:t>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3F537D8F"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4B119E">
        <w:instrText xml:space="preserve"> ADDIN ZOTERO_ITEM CSL_CITATION {"citationID":"00000066","properties":{"unsorted":false,"formattedCitation":"[54]","plainCitation":"[54]","noteIndex":0},"citationItems":[{"id":2620,"uris":["http://zotero.org/users/6749620/items/532V639L"],"itemData":{"id":2620,"type":"article-journal","abstract":"Verbal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4B119E">
        <w:t>[54]</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w:t>
      </w:r>
      <w:proofErr w:type="gramStart"/>
      <w:r w:rsidRPr="00D04613">
        <w:t>similar to</w:t>
      </w:r>
      <w:proofErr w:type="gramEnd"/>
      <w:r w:rsidRPr="00D04613">
        <w:t xml:space="preserve"> physician COD assignments, while values closer to 0 indicate that </w:t>
      </w:r>
      <w:r w:rsidR="00CC453C">
        <w:t>they</w:t>
      </w:r>
      <w:r w:rsidRPr="00D04613">
        <w:t xml:space="preserve"> are not </w:t>
      </w:r>
      <w:proofErr w:type="gramStart"/>
      <w:r w:rsidRPr="00D04613">
        <w:t>similar to</w:t>
      </w:r>
      <w:proofErr w:type="gramEnd"/>
      <w:r w:rsidRPr="00D04613">
        <w:t xml:space="preserve">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77777777" w:rsidR="00CD3E2C" w:rsidRDefault="00AD4706" w:rsidP="009A3616">
      <w:pPr>
        <w:tabs>
          <w:tab w:val="center" w:pos="4412"/>
        </w:tabs>
        <w:spacing w:before="228"/>
        <w:jc w:val="left"/>
      </w:pPr>
      <w:r>
        <w:rPr>
          <w:b/>
          <w:sz w:val="29"/>
        </w:rPr>
        <w:t>Appendix C</w:t>
      </w:r>
      <w:r w:rsidR="00A1642A">
        <w:rPr>
          <w:b/>
          <w:sz w:val="29"/>
        </w:rPr>
        <w:tab/>
      </w:r>
      <w:r>
        <w:rPr>
          <w:b/>
          <w:sz w:val="29"/>
        </w:rPr>
        <w:t>Experiment on Repeated Runs of</w:t>
      </w:r>
      <w:r w:rsidR="00182613">
        <w:rPr>
          <w:b/>
          <w:sz w:val="29"/>
        </w:rPr>
        <w:t xml:space="preserve"> GPT-3.5</w:t>
      </w:r>
    </w:p>
    <w:p w14:paraId="5056B996" w14:textId="1104D52E" w:rsidR="003506FC" w:rsidRDefault="00AD4706" w:rsidP="009A3616">
      <w:r>
        <w:t xml:space="preserve">A short </w:t>
      </w:r>
      <w:r w:rsidRPr="00D04613">
        <w:t xml:space="preserve">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w:t>
      </w:r>
      <w:r w:rsidRPr="00D04613">
        <w:lastRenderedPageBreak/>
        <w:t>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18A36B43" w:rsidR="00CD3E2C" w:rsidRPr="00D04613" w:rsidRDefault="00AD4706" w:rsidP="009A3616">
      <w:r>
        <w:t xml:space="preserve">The results are </w:t>
      </w:r>
      <w:r w:rsidRPr="00D04613">
        <w:t>shown in Table C6. For all 100 records, GPT-3.5 assigns the same ICD-10 and CGHR-10 code for the same record 5</w:t>
      </w:r>
      <w:r w:rsidR="006F4E77">
        <w:t>+</w:t>
      </w:r>
      <w:r w:rsidRPr="00D04613">
        <w:t xml:space="preserve"> times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rsidRPr="00D04613">
        <w:t xml:space="preserve"> </w:t>
      </w:r>
      <w:r w:rsidRPr="00D04613">
        <w:t>GPT-3.5 will produce the same outputs for the same record 7</w:t>
      </w:r>
      <w:r w:rsidR="006F4E77">
        <w:t>+</w:t>
      </w:r>
      <w:r w:rsidRPr="00D04613">
        <w:t xml:space="preserve"> times</w:t>
      </w:r>
      <w:r w:rsidR="006F4E77">
        <w:t xml:space="preserve"> </w:t>
      </w:r>
      <w:r w:rsidRPr="00D04613">
        <w:t>of 10.</w:t>
      </w:r>
    </w:p>
    <w:p w14:paraId="45AF6E73" w14:textId="45BD97BF" w:rsidR="00CD3E2C" w:rsidRPr="0053108A" w:rsidRDefault="00AD4706" w:rsidP="009A3616">
      <w:pPr>
        <w:pStyle w:val="TableCaption"/>
        <w:rPr>
          <w:b/>
        </w:rPr>
      </w:pPr>
      <w:r>
        <w:rPr>
          <w:b/>
        </w:rPr>
        <w:t xml:space="preserve">Table C6 </w:t>
      </w:r>
      <w:r>
        <w:t>Records with same GPT-3.5 outputs based on 10 repeated reruns of 100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E94356">
        <w:trPr>
          <w:trHeight w:val="20"/>
          <w:tblCellSpacing w:w="11" w:type="dxa"/>
          <w:jc w:val="center"/>
        </w:trPr>
        <w:tc>
          <w:tcPr>
            <w:tcW w:w="2503" w:type="pct"/>
            <w:tcBorders>
              <w:top w:val="single" w:sz="8" w:space="0" w:color="auto"/>
              <w:left w:val="nil"/>
              <w:bottom w:val="single" w:sz="4" w:space="0" w:color="000000"/>
              <w:right w:val="nil"/>
            </w:tcBorders>
          </w:tcPr>
          <w:p w14:paraId="762D0C23" w14:textId="77777777" w:rsidR="00CD3E2C" w:rsidRDefault="00AD4706" w:rsidP="002F3E37">
            <w:pPr>
              <w:spacing w:after="0" w:line="240" w:lineRule="auto"/>
              <w:jc w:val="left"/>
            </w:pPr>
            <w:r>
              <w:rPr>
                <w:sz w:val="16"/>
              </w:rPr>
              <w:t>Times with Same GPT-3.5 Outputs</w:t>
            </w:r>
          </w:p>
        </w:tc>
        <w:tc>
          <w:tcPr>
            <w:tcW w:w="1229"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1"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E94356">
        <w:trPr>
          <w:trHeight w:val="20"/>
          <w:tblCellSpacing w:w="11" w:type="dxa"/>
          <w:jc w:val="center"/>
        </w:trPr>
        <w:tc>
          <w:tcPr>
            <w:tcW w:w="2503"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29" w:type="pct"/>
            <w:tcBorders>
              <w:left w:val="nil"/>
              <w:bottom w:val="nil"/>
              <w:right w:val="nil"/>
            </w:tcBorders>
          </w:tcPr>
          <w:p w14:paraId="5B13E2D3" w14:textId="77777777" w:rsidR="00CD3E2C" w:rsidRDefault="00AD4706" w:rsidP="002F3E37">
            <w:pPr>
              <w:spacing w:after="0" w:line="240" w:lineRule="auto"/>
              <w:jc w:val="left"/>
            </w:pPr>
            <w:r>
              <w:rPr>
                <w:sz w:val="16"/>
              </w:rPr>
              <w:t>100</w:t>
            </w:r>
          </w:p>
        </w:tc>
        <w:tc>
          <w:tcPr>
            <w:tcW w:w="1191" w:type="pct"/>
            <w:tcBorders>
              <w:left w:val="nil"/>
              <w:bottom w:val="nil"/>
              <w:right w:val="nil"/>
            </w:tcBorders>
          </w:tcPr>
          <w:p w14:paraId="24F1A321" w14:textId="77777777" w:rsidR="00CD3E2C" w:rsidRDefault="00AD4706" w:rsidP="002F3E37">
            <w:pPr>
              <w:spacing w:after="0" w:line="240" w:lineRule="auto"/>
              <w:jc w:val="left"/>
            </w:pPr>
            <w:r>
              <w:rPr>
                <w:sz w:val="16"/>
              </w:rPr>
              <w:t>100</w:t>
            </w:r>
          </w:p>
        </w:tc>
      </w:tr>
      <w:tr w:rsidR="00CD3E2C" w14:paraId="50E720E2" w14:textId="77777777" w:rsidTr="00E94356">
        <w:trPr>
          <w:trHeight w:val="20"/>
          <w:tblCellSpacing w:w="11" w:type="dxa"/>
          <w:jc w:val="center"/>
        </w:trPr>
        <w:tc>
          <w:tcPr>
            <w:tcW w:w="2503"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29" w:type="pct"/>
            <w:tcBorders>
              <w:top w:val="nil"/>
              <w:left w:val="nil"/>
              <w:bottom w:val="nil"/>
              <w:right w:val="nil"/>
            </w:tcBorders>
          </w:tcPr>
          <w:p w14:paraId="4B5F151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19B85D7C" w14:textId="77777777" w:rsidR="00CD3E2C" w:rsidRDefault="00AD4706" w:rsidP="002F3E37">
            <w:pPr>
              <w:spacing w:after="0" w:line="240" w:lineRule="auto"/>
              <w:jc w:val="left"/>
            </w:pPr>
            <w:r>
              <w:rPr>
                <w:sz w:val="16"/>
              </w:rPr>
              <w:t>100</w:t>
            </w:r>
          </w:p>
        </w:tc>
      </w:tr>
      <w:tr w:rsidR="00CD3E2C" w14:paraId="7792FDD0" w14:textId="77777777" w:rsidTr="00E94356">
        <w:trPr>
          <w:trHeight w:val="20"/>
          <w:tblCellSpacing w:w="11" w:type="dxa"/>
          <w:jc w:val="center"/>
        </w:trPr>
        <w:tc>
          <w:tcPr>
            <w:tcW w:w="2503"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29" w:type="pct"/>
            <w:tcBorders>
              <w:top w:val="nil"/>
              <w:left w:val="nil"/>
              <w:bottom w:val="nil"/>
              <w:right w:val="nil"/>
            </w:tcBorders>
          </w:tcPr>
          <w:p w14:paraId="728E08AB"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4DEF7CC9" w14:textId="77777777" w:rsidR="00CD3E2C" w:rsidRDefault="00AD4706" w:rsidP="002F3E37">
            <w:pPr>
              <w:spacing w:after="0" w:line="240" w:lineRule="auto"/>
              <w:jc w:val="left"/>
            </w:pPr>
            <w:r>
              <w:rPr>
                <w:sz w:val="16"/>
              </w:rPr>
              <w:t>100</w:t>
            </w:r>
          </w:p>
        </w:tc>
      </w:tr>
      <w:tr w:rsidR="00CD3E2C" w14:paraId="20C0B5A0" w14:textId="77777777" w:rsidTr="00E94356">
        <w:trPr>
          <w:trHeight w:val="20"/>
          <w:tblCellSpacing w:w="11" w:type="dxa"/>
          <w:jc w:val="center"/>
        </w:trPr>
        <w:tc>
          <w:tcPr>
            <w:tcW w:w="2503"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29" w:type="pct"/>
            <w:tcBorders>
              <w:top w:val="nil"/>
              <w:left w:val="nil"/>
              <w:bottom w:val="nil"/>
              <w:right w:val="nil"/>
            </w:tcBorders>
          </w:tcPr>
          <w:p w14:paraId="3122E7E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326C0D7" w14:textId="77777777" w:rsidR="00CD3E2C" w:rsidRDefault="00AD4706" w:rsidP="002F3E37">
            <w:pPr>
              <w:spacing w:after="0" w:line="240" w:lineRule="auto"/>
              <w:jc w:val="left"/>
            </w:pPr>
            <w:r>
              <w:rPr>
                <w:sz w:val="16"/>
              </w:rPr>
              <w:t>100</w:t>
            </w:r>
          </w:p>
        </w:tc>
      </w:tr>
      <w:tr w:rsidR="00CD3E2C" w14:paraId="0FFA11CB" w14:textId="77777777" w:rsidTr="00E94356">
        <w:trPr>
          <w:trHeight w:val="20"/>
          <w:tblCellSpacing w:w="11" w:type="dxa"/>
          <w:jc w:val="center"/>
        </w:trPr>
        <w:tc>
          <w:tcPr>
            <w:tcW w:w="2503"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29" w:type="pct"/>
            <w:tcBorders>
              <w:top w:val="nil"/>
              <w:left w:val="nil"/>
              <w:bottom w:val="nil"/>
              <w:right w:val="nil"/>
            </w:tcBorders>
          </w:tcPr>
          <w:p w14:paraId="71CEB335"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1BDF8AF" w14:textId="77777777" w:rsidR="00CD3E2C" w:rsidRDefault="00AD4706" w:rsidP="002F3E37">
            <w:pPr>
              <w:spacing w:after="0" w:line="240" w:lineRule="auto"/>
              <w:jc w:val="left"/>
            </w:pPr>
            <w:r>
              <w:rPr>
                <w:sz w:val="16"/>
              </w:rPr>
              <w:t>100</w:t>
            </w:r>
          </w:p>
        </w:tc>
      </w:tr>
      <w:tr w:rsidR="00CD3E2C" w14:paraId="0A69AE0B" w14:textId="77777777" w:rsidTr="00E94356">
        <w:trPr>
          <w:trHeight w:val="20"/>
          <w:tblCellSpacing w:w="11" w:type="dxa"/>
          <w:jc w:val="center"/>
        </w:trPr>
        <w:tc>
          <w:tcPr>
            <w:tcW w:w="2503"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29" w:type="pct"/>
            <w:tcBorders>
              <w:top w:val="nil"/>
              <w:left w:val="nil"/>
              <w:bottom w:val="nil"/>
              <w:right w:val="nil"/>
            </w:tcBorders>
          </w:tcPr>
          <w:p w14:paraId="37526E7F" w14:textId="77777777" w:rsidR="00CD3E2C" w:rsidRDefault="00AD4706" w:rsidP="002F3E37">
            <w:pPr>
              <w:spacing w:after="0" w:line="240" w:lineRule="auto"/>
              <w:jc w:val="left"/>
            </w:pPr>
            <w:r>
              <w:rPr>
                <w:sz w:val="16"/>
              </w:rPr>
              <w:t>94</w:t>
            </w:r>
          </w:p>
        </w:tc>
        <w:tc>
          <w:tcPr>
            <w:tcW w:w="1191" w:type="pct"/>
            <w:tcBorders>
              <w:top w:val="nil"/>
              <w:left w:val="nil"/>
              <w:bottom w:val="nil"/>
              <w:right w:val="nil"/>
            </w:tcBorders>
          </w:tcPr>
          <w:p w14:paraId="7065BF52" w14:textId="77777777" w:rsidR="00CD3E2C" w:rsidRDefault="00AD4706" w:rsidP="002F3E37">
            <w:pPr>
              <w:spacing w:after="0" w:line="240" w:lineRule="auto"/>
              <w:jc w:val="left"/>
            </w:pPr>
            <w:r>
              <w:rPr>
                <w:sz w:val="16"/>
              </w:rPr>
              <w:t>96</w:t>
            </w:r>
          </w:p>
        </w:tc>
      </w:tr>
      <w:tr w:rsidR="00CD3E2C" w14:paraId="740CD36E" w14:textId="77777777" w:rsidTr="00E94356">
        <w:trPr>
          <w:trHeight w:val="20"/>
          <w:tblCellSpacing w:w="11" w:type="dxa"/>
          <w:jc w:val="center"/>
        </w:trPr>
        <w:tc>
          <w:tcPr>
            <w:tcW w:w="2503"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29" w:type="pct"/>
            <w:tcBorders>
              <w:top w:val="nil"/>
              <w:left w:val="nil"/>
              <w:bottom w:val="nil"/>
              <w:right w:val="nil"/>
            </w:tcBorders>
          </w:tcPr>
          <w:p w14:paraId="16E390A5" w14:textId="77777777" w:rsidR="00CD3E2C" w:rsidRDefault="00AD4706" w:rsidP="002F3E37">
            <w:pPr>
              <w:spacing w:after="0" w:line="240" w:lineRule="auto"/>
              <w:jc w:val="left"/>
            </w:pPr>
            <w:r>
              <w:rPr>
                <w:sz w:val="16"/>
              </w:rPr>
              <w:t>92</w:t>
            </w:r>
          </w:p>
        </w:tc>
        <w:tc>
          <w:tcPr>
            <w:tcW w:w="1191" w:type="pct"/>
            <w:tcBorders>
              <w:top w:val="nil"/>
              <w:left w:val="nil"/>
              <w:bottom w:val="nil"/>
              <w:right w:val="nil"/>
            </w:tcBorders>
          </w:tcPr>
          <w:p w14:paraId="3330D94B" w14:textId="77777777" w:rsidR="00CD3E2C" w:rsidRDefault="00AD4706" w:rsidP="002F3E37">
            <w:pPr>
              <w:spacing w:after="0" w:line="240" w:lineRule="auto"/>
              <w:jc w:val="left"/>
            </w:pPr>
            <w:r>
              <w:rPr>
                <w:sz w:val="16"/>
              </w:rPr>
              <w:t>94</w:t>
            </w:r>
          </w:p>
        </w:tc>
      </w:tr>
      <w:tr w:rsidR="00CD3E2C" w14:paraId="192F8827" w14:textId="77777777" w:rsidTr="00E94356">
        <w:trPr>
          <w:trHeight w:val="20"/>
          <w:tblCellSpacing w:w="11" w:type="dxa"/>
          <w:jc w:val="center"/>
        </w:trPr>
        <w:tc>
          <w:tcPr>
            <w:tcW w:w="2503"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29" w:type="pct"/>
            <w:tcBorders>
              <w:top w:val="nil"/>
              <w:left w:val="nil"/>
              <w:bottom w:val="nil"/>
              <w:right w:val="nil"/>
            </w:tcBorders>
          </w:tcPr>
          <w:p w14:paraId="58321231" w14:textId="77777777" w:rsidR="00CD3E2C" w:rsidRDefault="00AD4706" w:rsidP="002F3E37">
            <w:pPr>
              <w:spacing w:after="0" w:line="240" w:lineRule="auto"/>
              <w:jc w:val="left"/>
            </w:pPr>
            <w:r>
              <w:rPr>
                <w:sz w:val="16"/>
              </w:rPr>
              <w:t>86</w:t>
            </w:r>
          </w:p>
        </w:tc>
        <w:tc>
          <w:tcPr>
            <w:tcW w:w="1191" w:type="pct"/>
            <w:tcBorders>
              <w:top w:val="nil"/>
              <w:left w:val="nil"/>
              <w:bottom w:val="nil"/>
              <w:right w:val="nil"/>
            </w:tcBorders>
          </w:tcPr>
          <w:p w14:paraId="13F0D532" w14:textId="77777777" w:rsidR="00CD3E2C" w:rsidRDefault="00AD4706" w:rsidP="002F3E37">
            <w:pPr>
              <w:spacing w:after="0" w:line="240" w:lineRule="auto"/>
              <w:jc w:val="left"/>
            </w:pPr>
            <w:r>
              <w:rPr>
                <w:sz w:val="16"/>
              </w:rPr>
              <w:t>91</w:t>
            </w:r>
          </w:p>
        </w:tc>
      </w:tr>
      <w:tr w:rsidR="00CD3E2C" w14:paraId="3AB53AEE" w14:textId="77777777" w:rsidTr="00E94356">
        <w:trPr>
          <w:trHeight w:val="20"/>
          <w:tblCellSpacing w:w="11" w:type="dxa"/>
          <w:jc w:val="center"/>
        </w:trPr>
        <w:tc>
          <w:tcPr>
            <w:tcW w:w="2503"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29" w:type="pct"/>
            <w:tcBorders>
              <w:top w:val="nil"/>
              <w:left w:val="nil"/>
              <w:bottom w:val="nil"/>
              <w:right w:val="nil"/>
            </w:tcBorders>
          </w:tcPr>
          <w:p w14:paraId="094BDAF3" w14:textId="77777777" w:rsidR="00CD3E2C" w:rsidRDefault="00AD4706" w:rsidP="002F3E37">
            <w:pPr>
              <w:spacing w:after="0" w:line="240" w:lineRule="auto"/>
              <w:jc w:val="left"/>
            </w:pPr>
            <w:r>
              <w:rPr>
                <w:sz w:val="16"/>
              </w:rPr>
              <w:t>79</w:t>
            </w:r>
          </w:p>
        </w:tc>
        <w:tc>
          <w:tcPr>
            <w:tcW w:w="1191" w:type="pct"/>
            <w:tcBorders>
              <w:top w:val="nil"/>
              <w:left w:val="nil"/>
              <w:bottom w:val="nil"/>
              <w:right w:val="nil"/>
            </w:tcBorders>
          </w:tcPr>
          <w:p w14:paraId="3E1B5C6B" w14:textId="77777777" w:rsidR="00CD3E2C" w:rsidRDefault="00AD4706" w:rsidP="002F3E37">
            <w:pPr>
              <w:spacing w:after="0" w:line="240" w:lineRule="auto"/>
              <w:jc w:val="left"/>
            </w:pPr>
            <w:r>
              <w:rPr>
                <w:sz w:val="16"/>
              </w:rPr>
              <w:t>86</w:t>
            </w:r>
          </w:p>
        </w:tc>
      </w:tr>
      <w:tr w:rsidR="00CD3E2C" w14:paraId="6CE6B1DE" w14:textId="77777777" w:rsidTr="00E94356">
        <w:trPr>
          <w:trHeight w:val="20"/>
          <w:tblCellSpacing w:w="11" w:type="dxa"/>
          <w:jc w:val="center"/>
        </w:trPr>
        <w:tc>
          <w:tcPr>
            <w:tcW w:w="2503" w:type="pct"/>
            <w:tcBorders>
              <w:top w:val="nil"/>
              <w:left w:val="nil"/>
              <w:bottom w:val="single" w:sz="8" w:space="0" w:color="auto"/>
              <w:right w:val="nil"/>
            </w:tcBorders>
          </w:tcPr>
          <w:p w14:paraId="55A28FEE" w14:textId="77777777" w:rsidR="00CD3E2C" w:rsidRDefault="00AD4706" w:rsidP="002F3E37">
            <w:pPr>
              <w:spacing w:after="0" w:line="240" w:lineRule="auto"/>
              <w:jc w:val="left"/>
            </w:pPr>
            <w:r>
              <w:rPr>
                <w:sz w:val="16"/>
              </w:rPr>
              <w:t>10 times (consistent)</w:t>
            </w:r>
          </w:p>
        </w:tc>
        <w:tc>
          <w:tcPr>
            <w:tcW w:w="1229" w:type="pct"/>
            <w:tcBorders>
              <w:top w:val="nil"/>
              <w:left w:val="nil"/>
              <w:bottom w:val="single" w:sz="8" w:space="0" w:color="auto"/>
              <w:right w:val="nil"/>
            </w:tcBorders>
          </w:tcPr>
          <w:p w14:paraId="587884A3" w14:textId="77777777" w:rsidR="00CD3E2C" w:rsidRDefault="00AD4706" w:rsidP="002F3E37">
            <w:pPr>
              <w:spacing w:after="0" w:line="240" w:lineRule="auto"/>
              <w:jc w:val="left"/>
            </w:pPr>
            <w:r>
              <w:rPr>
                <w:sz w:val="16"/>
              </w:rPr>
              <w:t>66</w:t>
            </w:r>
          </w:p>
        </w:tc>
        <w:tc>
          <w:tcPr>
            <w:tcW w:w="1191" w:type="pct"/>
            <w:tcBorders>
              <w:top w:val="nil"/>
              <w:left w:val="nil"/>
              <w:bottom w:val="single" w:sz="8" w:space="0" w:color="auto"/>
              <w:right w:val="nil"/>
            </w:tcBorders>
          </w:tcPr>
          <w:p w14:paraId="22853FA0" w14:textId="77777777" w:rsidR="00CD3E2C" w:rsidRDefault="00AD4706" w:rsidP="002F3E37">
            <w:pPr>
              <w:spacing w:after="0" w:line="240" w:lineRule="auto"/>
              <w:jc w:val="left"/>
            </w:pPr>
            <w:r>
              <w:rPr>
                <w:sz w:val="16"/>
              </w:rPr>
              <w:t>79</w:t>
            </w:r>
          </w:p>
        </w:tc>
      </w:tr>
    </w:tbl>
    <w:p w14:paraId="45EEA934" w14:textId="77777777" w:rsidR="006A1906" w:rsidRDefault="006A1906" w:rsidP="009A3616">
      <w:pPr>
        <w:pStyle w:val="Heading1"/>
        <w:numPr>
          <w:ilvl w:val="0"/>
          <w:numId w:val="0"/>
        </w:numPr>
      </w:pPr>
    </w:p>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27DC2925" w14:textId="77777777" w:rsidR="00AA7479" w:rsidRPr="00AA7479" w:rsidRDefault="00315CBB" w:rsidP="00760A31">
      <w:pPr>
        <w:pStyle w:val="NoSpacing"/>
        <w:rPr>
          <w:lang w:val="en-US"/>
        </w:rPr>
      </w:pPr>
      <w:r>
        <w:fldChar w:fldCharType="begin"/>
      </w:r>
      <w:r w:rsidR="00AA7479">
        <w:instrText xml:space="preserve"> ADDIN ZOTERO_BIBL {"uncited":[],"omitted":[],"custom":[]} CSL_BIBLIOGRAPHY </w:instrText>
      </w:r>
      <w:r>
        <w:fldChar w:fldCharType="separate"/>
      </w:r>
      <w:r w:rsidR="00AA7479" w:rsidRPr="00AA7479">
        <w:rPr>
          <w:lang w:val="en-US"/>
        </w:rPr>
        <w:t xml:space="preserve">1. </w:t>
      </w:r>
      <w:r w:rsidR="00AA7479" w:rsidRPr="00AA7479">
        <w:rPr>
          <w:lang w:val="en-US"/>
        </w:rPr>
        <w:tab/>
        <w:t>Lawn JE, Kerber K, Enweronu-Laryea C, Cousens S (2010) 3.6 Million Neonatal Deaths—What Is Progressing and What Is Not? Seminars in Perinatology 34:371–386</w:t>
      </w:r>
    </w:p>
    <w:p w14:paraId="44233779" w14:textId="77777777" w:rsidR="00AA7479" w:rsidRPr="00AA7479" w:rsidRDefault="00AA7479" w:rsidP="00760A31">
      <w:pPr>
        <w:pStyle w:val="NoSpacing"/>
        <w:rPr>
          <w:lang w:val="en-US"/>
        </w:rPr>
      </w:pPr>
      <w:r w:rsidRPr="00AA7479">
        <w:rPr>
          <w:lang w:val="en-US"/>
        </w:rPr>
        <w:t xml:space="preserve">2. </w:t>
      </w:r>
      <w:r w:rsidRPr="00AA7479">
        <w:rPr>
          <w:lang w:val="en-US"/>
        </w:rPr>
        <w:tab/>
        <w:t>Lassi ZS, Bhutta ZA (2015) Community‐based intervention packages for reducing maternal and neonatal morbidity and mortality and improving neonatal outcomes. Cochrane Database of Systematic Reviews. https://doi.org/10.1002/14651858.CD007754.pub3</w:t>
      </w:r>
    </w:p>
    <w:p w14:paraId="1613FE4B" w14:textId="77777777" w:rsidR="00AA7479" w:rsidRPr="00AA7479" w:rsidRDefault="00AA7479" w:rsidP="00760A31">
      <w:pPr>
        <w:pStyle w:val="NoSpacing"/>
        <w:rPr>
          <w:lang w:val="en-US"/>
        </w:rPr>
      </w:pPr>
      <w:r w:rsidRPr="00AA7479">
        <w:rPr>
          <w:lang w:val="en-US"/>
        </w:rPr>
        <w:t xml:space="preserve">3. </w:t>
      </w:r>
      <w:r w:rsidRPr="00AA7479">
        <w:rPr>
          <w:lang w:val="en-US"/>
        </w:rPr>
        <w:tab/>
        <w:t>Liu NH, Daumit GL, Dua T, et al (2017) Excess mortality in persons with severe mental disorders: a multilevel intervention framework and priorities for clinical practice, policy and research agendas. World Psychiatry 16:30–40</w:t>
      </w:r>
    </w:p>
    <w:p w14:paraId="180F34DA" w14:textId="77777777" w:rsidR="00AA7479" w:rsidRPr="00AA7479" w:rsidRDefault="00AA7479" w:rsidP="00760A31">
      <w:pPr>
        <w:pStyle w:val="NoSpacing"/>
        <w:rPr>
          <w:lang w:val="en-US"/>
        </w:rPr>
      </w:pPr>
      <w:r w:rsidRPr="00AA7479">
        <w:rPr>
          <w:lang w:val="en-US"/>
        </w:rPr>
        <w:t xml:space="preserve">4. </w:t>
      </w:r>
      <w:r w:rsidRPr="00AA7479">
        <w:rPr>
          <w:lang w:val="en-US"/>
        </w:rPr>
        <w:tab/>
        <w:t>Ewig S, Torres A (2011) Community-acquired pneumonia as an emergency: time for an aggressive intervention to lower mortality. European Respiratory Journal 38:253–260</w:t>
      </w:r>
    </w:p>
    <w:p w14:paraId="1A6B4C1D" w14:textId="77777777" w:rsidR="00AA7479" w:rsidRPr="00AA7479" w:rsidRDefault="00AA7479" w:rsidP="00760A31">
      <w:pPr>
        <w:pStyle w:val="NoSpacing"/>
        <w:rPr>
          <w:lang w:val="en-US"/>
        </w:rPr>
      </w:pPr>
      <w:r w:rsidRPr="00AA7479">
        <w:rPr>
          <w:lang w:val="en-US"/>
        </w:rPr>
        <w:t xml:space="preserve">5. </w:t>
      </w:r>
      <w:r w:rsidRPr="00AA7479">
        <w:rPr>
          <w:lang w:val="en-US"/>
        </w:rPr>
        <w:tab/>
        <w:t xml:space="preserve">World Health Organization (2021) SCORE for health data technical package: global report on health data systems and capacity, 2020. </w:t>
      </w:r>
    </w:p>
    <w:p w14:paraId="2153C1DD" w14:textId="77777777" w:rsidR="00AA7479" w:rsidRPr="00AA7479" w:rsidRDefault="00AA7479" w:rsidP="00760A31">
      <w:pPr>
        <w:pStyle w:val="NoSpacing"/>
        <w:rPr>
          <w:lang w:val="en-US"/>
        </w:rPr>
      </w:pPr>
      <w:r w:rsidRPr="00AA7479">
        <w:rPr>
          <w:lang w:val="en-US"/>
        </w:rPr>
        <w:t xml:space="preserve">6. </w:t>
      </w:r>
      <w:r w:rsidRPr="00AA7479">
        <w:rPr>
          <w:lang w:val="en-US"/>
        </w:rPr>
        <w:tab/>
        <w:t>de Savigny D, Riley I, Chandramohan D, et al (2017) Integrating community-based verbal autopsy into civil registration and vital statistics (CRVS): system-level considerations. Global Health Action 10:1272882</w:t>
      </w:r>
    </w:p>
    <w:p w14:paraId="25410025" w14:textId="77777777" w:rsidR="00AA7479" w:rsidRPr="00AA7479" w:rsidRDefault="00AA7479" w:rsidP="00760A31">
      <w:pPr>
        <w:pStyle w:val="NoSpacing"/>
        <w:rPr>
          <w:lang w:val="en-US"/>
        </w:rPr>
      </w:pPr>
      <w:r w:rsidRPr="00AA7479">
        <w:rPr>
          <w:lang w:val="en-US"/>
        </w:rPr>
        <w:t xml:space="preserve">7. </w:t>
      </w:r>
      <w:r w:rsidRPr="00AA7479">
        <w:rPr>
          <w:lang w:val="en-US"/>
        </w:rPr>
        <w:tab/>
        <w:t>Thomas L-M, D’Ambruoso L, Balabanova D (2018) Verbal autopsy in health policy and systems: a literature review. BMJ Global Health 3:e000639</w:t>
      </w:r>
    </w:p>
    <w:p w14:paraId="49AF6282" w14:textId="77777777" w:rsidR="00AA7479" w:rsidRPr="00AA7479" w:rsidRDefault="00AA7479" w:rsidP="00760A31">
      <w:pPr>
        <w:pStyle w:val="NoSpacing"/>
        <w:rPr>
          <w:lang w:val="en-US"/>
        </w:rPr>
      </w:pPr>
      <w:r w:rsidRPr="00AA7479">
        <w:rPr>
          <w:lang w:val="en-US"/>
        </w:rPr>
        <w:t xml:space="preserve">8. </w:t>
      </w:r>
      <w:r w:rsidRPr="00AA7479">
        <w:rPr>
          <w:lang w:val="en-US"/>
        </w:rPr>
        <w:tab/>
        <w:t>Rampatige R, Mikkelsen L, Hernandez B, Riley I, Lopez AD (2014) Systematic review of statistics on causes of deaths in hospitals: strengthening the evidence for policy-makers. Bull World Health Organ 92:807–816</w:t>
      </w:r>
    </w:p>
    <w:p w14:paraId="6862F19C" w14:textId="77777777" w:rsidR="00AA7479" w:rsidRPr="00AA7479" w:rsidRDefault="00AA7479" w:rsidP="00760A31">
      <w:pPr>
        <w:pStyle w:val="NoSpacing"/>
        <w:rPr>
          <w:lang w:val="en-US"/>
        </w:rPr>
      </w:pPr>
      <w:r w:rsidRPr="00AA7479">
        <w:rPr>
          <w:lang w:val="en-US"/>
        </w:rPr>
        <w:t xml:space="preserve">9. </w:t>
      </w:r>
      <w:r w:rsidRPr="00AA7479">
        <w:rPr>
          <w:lang w:val="en-US"/>
        </w:rPr>
        <w:tab/>
        <w:t>Adair T (2021) Who dies where? Estimating the percentage of deaths that occur at home. BMJ Global Health 6:e006766</w:t>
      </w:r>
    </w:p>
    <w:p w14:paraId="36DBEC74" w14:textId="77777777" w:rsidR="00AA7479" w:rsidRPr="00AA7479" w:rsidRDefault="00AA7479" w:rsidP="00760A31">
      <w:pPr>
        <w:pStyle w:val="NoSpacing"/>
        <w:rPr>
          <w:lang w:val="en-US"/>
        </w:rPr>
      </w:pPr>
      <w:r w:rsidRPr="00AA7479">
        <w:rPr>
          <w:lang w:val="en-US"/>
        </w:rPr>
        <w:t xml:space="preserve">10. </w:t>
      </w:r>
      <w:r w:rsidRPr="00AA7479">
        <w:rPr>
          <w:lang w:val="en-US"/>
        </w:rPr>
        <w:tab/>
        <w:t xml:space="preserve">World Health Organization (2023) Verbal autopsy standards: 2022 WHO verbal autopsy instrument. </w:t>
      </w:r>
    </w:p>
    <w:p w14:paraId="2E0ADE81" w14:textId="77777777" w:rsidR="00AA7479" w:rsidRPr="00AA7479" w:rsidRDefault="00AA7479" w:rsidP="00760A31">
      <w:pPr>
        <w:pStyle w:val="NoSpacing"/>
        <w:rPr>
          <w:lang w:val="en-US"/>
        </w:rPr>
      </w:pPr>
      <w:r w:rsidRPr="00AA7479">
        <w:rPr>
          <w:lang w:val="en-US"/>
        </w:rPr>
        <w:t xml:space="preserve">11. </w:t>
      </w:r>
      <w:r w:rsidRPr="00AA7479">
        <w:rPr>
          <w:lang w:val="en-US"/>
        </w:rPr>
        <w:tab/>
        <w:t>Chandramohan D, Fottrell E, Leitao J, et al (2021) Estimating causes of death where there is no medical certification: evolution and state of the art of verbal autopsy. Global Health Action 14:1982486</w:t>
      </w:r>
    </w:p>
    <w:p w14:paraId="7206D5D3" w14:textId="77777777" w:rsidR="00AA7479" w:rsidRPr="00AA7479" w:rsidRDefault="00AA7479" w:rsidP="00760A31">
      <w:pPr>
        <w:pStyle w:val="NoSpacing"/>
        <w:rPr>
          <w:lang w:val="en-US"/>
        </w:rPr>
      </w:pPr>
      <w:r w:rsidRPr="00AA7479">
        <w:rPr>
          <w:lang w:val="en-US"/>
        </w:rPr>
        <w:t xml:space="preserve">12. </w:t>
      </w:r>
      <w:r w:rsidRPr="00AA7479">
        <w:rPr>
          <w:lang w:val="en-US"/>
        </w:rPr>
        <w:tab/>
        <w:t>World Health Organization (2007) Verbal autopsy standards: ascertaining and attributing cause of death. World Health Organization</w:t>
      </w:r>
    </w:p>
    <w:p w14:paraId="0B45ED20" w14:textId="77777777" w:rsidR="00AA7479" w:rsidRPr="00AA7479" w:rsidRDefault="00AA7479" w:rsidP="00760A31">
      <w:pPr>
        <w:pStyle w:val="NoSpacing"/>
        <w:rPr>
          <w:lang w:val="en-US"/>
        </w:rPr>
      </w:pPr>
      <w:r w:rsidRPr="00AA7479">
        <w:rPr>
          <w:lang w:val="en-US"/>
        </w:rPr>
        <w:t xml:space="preserve">13. </w:t>
      </w:r>
      <w:r w:rsidRPr="00AA7479">
        <w:rPr>
          <w:lang w:val="en-US"/>
        </w:rPr>
        <w:tab/>
        <w:t>Gomes M, Begum R, Sati P, Dikshit R, Gupta PC, Kumar R, Sheth J, Habib A, Jha P (2017) Nationwide Mortality Studies To Quantify Causes Of Death: Relevant Lessons From India’s Million Death Study. Health Affairs 36:1887–1895</w:t>
      </w:r>
    </w:p>
    <w:p w14:paraId="14A6A6A4" w14:textId="77777777" w:rsidR="00AA7479" w:rsidRPr="00AA7479" w:rsidRDefault="00AA7479" w:rsidP="00760A31">
      <w:pPr>
        <w:pStyle w:val="NoSpacing"/>
        <w:rPr>
          <w:lang w:val="en-US"/>
        </w:rPr>
      </w:pPr>
      <w:r w:rsidRPr="00AA7479">
        <w:rPr>
          <w:lang w:val="en-US"/>
        </w:rPr>
        <w:t xml:space="preserve">14. </w:t>
      </w:r>
      <w:r w:rsidRPr="00AA7479">
        <w:rPr>
          <w:lang w:val="en-US"/>
        </w:rPr>
        <w:tab/>
        <w:t>Jha P, Gajalakshmi V, Gupta PC, Kumar R, Mony P, Dhingra N, Peto R, Collaborators R-CPS (2005) Prospective Study of One Million Deaths in India: Rationale, Design, and Validation Results. PLOS Medicine 3:e18</w:t>
      </w:r>
    </w:p>
    <w:p w14:paraId="58539607" w14:textId="77777777" w:rsidR="00AA7479" w:rsidRPr="00AA7479" w:rsidRDefault="00AA7479" w:rsidP="00760A31">
      <w:pPr>
        <w:pStyle w:val="NoSpacing"/>
        <w:rPr>
          <w:lang w:val="en-US"/>
        </w:rPr>
      </w:pPr>
      <w:r w:rsidRPr="00AA7479">
        <w:rPr>
          <w:lang w:val="en-US"/>
        </w:rPr>
        <w:t xml:space="preserve">15. </w:t>
      </w:r>
      <w:r w:rsidRPr="00AA7479">
        <w:rPr>
          <w:lang w:val="en-US"/>
        </w:rPr>
        <w:tab/>
        <w:t>McCormick TH, Li ZR, Calvert C, Crampin AC, Kahn K, Clark SJ (2016) Probabilistic Cause-of-death Assignment using Verbal Autopsies. J Am Stat Assoc 111:1036–1049</w:t>
      </w:r>
    </w:p>
    <w:p w14:paraId="19AF6A14" w14:textId="77777777" w:rsidR="00AA7479" w:rsidRPr="00AA7479" w:rsidRDefault="00AA7479" w:rsidP="00760A31">
      <w:pPr>
        <w:pStyle w:val="NoSpacing"/>
        <w:rPr>
          <w:lang w:val="en-US"/>
        </w:rPr>
      </w:pPr>
      <w:r w:rsidRPr="00AA7479">
        <w:rPr>
          <w:lang w:val="en-US"/>
        </w:rPr>
        <w:t xml:space="preserve">16. </w:t>
      </w:r>
      <w:r w:rsidRPr="00AA7479">
        <w:rPr>
          <w:lang w:val="en-US"/>
        </w:rPr>
        <w:tab/>
        <w:t>Morris SK, Bassani DG, Kumar R, Awasthi S, Paul VK, Jha P (2010) Factors associated with physician agreement on verbal autopsy of over 27000 childhood deaths in India. PloS one 5:e9583</w:t>
      </w:r>
    </w:p>
    <w:p w14:paraId="79854B71" w14:textId="77777777" w:rsidR="00AA7479" w:rsidRPr="00AA7479" w:rsidRDefault="00AA7479" w:rsidP="00760A31">
      <w:pPr>
        <w:pStyle w:val="NoSpacing"/>
        <w:rPr>
          <w:lang w:val="en-US"/>
        </w:rPr>
      </w:pPr>
      <w:r w:rsidRPr="00AA7479">
        <w:rPr>
          <w:lang w:val="en-US"/>
        </w:rPr>
        <w:t xml:space="preserve">17. </w:t>
      </w:r>
      <w:r w:rsidRPr="00AA7479">
        <w:rPr>
          <w:lang w:val="en-US"/>
        </w:rPr>
        <w:tab/>
        <w:t>Soleman N, Chandramohan D, Shibuya K (2006) Verbal autopsy: current practices and challenges. Bulletin of the World Health Organization 84:239–245</w:t>
      </w:r>
    </w:p>
    <w:p w14:paraId="09AC2783" w14:textId="77777777" w:rsidR="00AA7479" w:rsidRPr="00AA7479" w:rsidRDefault="00AA7479" w:rsidP="00760A31">
      <w:pPr>
        <w:pStyle w:val="NoSpacing"/>
        <w:rPr>
          <w:lang w:val="en-US"/>
        </w:rPr>
      </w:pPr>
      <w:r w:rsidRPr="00AA7479">
        <w:rPr>
          <w:lang w:val="en-US"/>
        </w:rPr>
        <w:t xml:space="preserve">18. </w:t>
      </w:r>
      <w:r w:rsidRPr="00AA7479">
        <w:rPr>
          <w:lang w:val="en-US"/>
        </w:rPr>
        <w:tab/>
        <w:t>Byass P, Hussain-Alkhateeb L, D’Ambruoso L, et al (2019) An integrated approach to processing WHO-2016 verbal autopsy data: the InterVA-5 model. BMC Medicine 17:102</w:t>
      </w:r>
    </w:p>
    <w:p w14:paraId="2C749100" w14:textId="77777777" w:rsidR="00AA7479" w:rsidRPr="00AA7479" w:rsidRDefault="00AA7479" w:rsidP="00760A31">
      <w:pPr>
        <w:pStyle w:val="NoSpacing"/>
        <w:rPr>
          <w:lang w:val="en-US"/>
        </w:rPr>
      </w:pPr>
      <w:r w:rsidRPr="00AA7479">
        <w:rPr>
          <w:lang w:val="en-US"/>
        </w:rPr>
        <w:t xml:space="preserve">19. </w:t>
      </w:r>
      <w:r w:rsidRPr="00AA7479">
        <w:rPr>
          <w:lang w:val="en-US"/>
        </w:rPr>
        <w:tab/>
        <w:t>Jha P, Kumar D, Dikshit R, et al (2019) Automated versus physician assignment of cause of death for verbal autopsies: randomized trial of 9374 deaths in 117 villages in India. BMC Medicine 17:116</w:t>
      </w:r>
    </w:p>
    <w:p w14:paraId="0EEB80A0" w14:textId="77777777" w:rsidR="00AA7479" w:rsidRPr="00AA7479" w:rsidRDefault="00AA7479" w:rsidP="00760A31">
      <w:pPr>
        <w:pStyle w:val="NoSpacing"/>
        <w:rPr>
          <w:lang w:val="en-US"/>
        </w:rPr>
      </w:pPr>
      <w:r w:rsidRPr="00AA7479">
        <w:rPr>
          <w:lang w:val="en-US"/>
        </w:rPr>
        <w:t xml:space="preserve">20. </w:t>
      </w:r>
      <w:r w:rsidRPr="00AA7479">
        <w:rPr>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7BB22282" w14:textId="77777777" w:rsidR="00AA7479" w:rsidRPr="00AA7479" w:rsidRDefault="00AA7479" w:rsidP="00760A31">
      <w:pPr>
        <w:pStyle w:val="NoSpacing"/>
        <w:rPr>
          <w:lang w:val="en-US"/>
        </w:rPr>
      </w:pPr>
      <w:r w:rsidRPr="00AA7479">
        <w:rPr>
          <w:lang w:val="en-US"/>
        </w:rPr>
        <w:t xml:space="preserve">21. </w:t>
      </w:r>
      <w:r w:rsidRPr="00AA7479">
        <w:rPr>
          <w:lang w:val="en-US"/>
        </w:rPr>
        <w:tab/>
        <w:t>Desai N, Aleksandrowicz L, Miasnikof P, et al (2014) Performance of four computer-coded verbal autopsy methods for cause of death assignment compared with physician coding on 24,000 deaths in low- and middle-income countries. BMC Medicine 12:20</w:t>
      </w:r>
    </w:p>
    <w:p w14:paraId="7BE2D1C1" w14:textId="77777777" w:rsidR="00AA7479" w:rsidRPr="00AA7479" w:rsidRDefault="00AA7479" w:rsidP="00760A31">
      <w:pPr>
        <w:pStyle w:val="NoSpacing"/>
        <w:rPr>
          <w:lang w:val="en-US"/>
        </w:rPr>
      </w:pPr>
      <w:r w:rsidRPr="00AA7479">
        <w:rPr>
          <w:lang w:val="en-US"/>
        </w:rPr>
        <w:t xml:space="preserve">22. </w:t>
      </w:r>
      <w:r w:rsidRPr="00AA7479">
        <w:rPr>
          <w:lang w:val="en-US"/>
        </w:rPr>
        <w:tab/>
        <w:t>Tunga M, Lungo J, Chambua J, Kateule R (2021) Verbal autopsy models in determining causes of death. Tropical Medicine &amp; International Health 26:1560–1567</w:t>
      </w:r>
    </w:p>
    <w:p w14:paraId="4795D4F8" w14:textId="77777777" w:rsidR="00AA7479" w:rsidRPr="00AA7479" w:rsidRDefault="00AA7479" w:rsidP="00760A31">
      <w:pPr>
        <w:pStyle w:val="NoSpacing"/>
        <w:rPr>
          <w:lang w:val="en-US"/>
        </w:rPr>
      </w:pPr>
      <w:r w:rsidRPr="00AA7479">
        <w:rPr>
          <w:lang w:val="en-US"/>
        </w:rPr>
        <w:t xml:space="preserve">23. </w:t>
      </w:r>
      <w:r w:rsidRPr="00AA7479">
        <w:rPr>
          <w:lang w:val="en-US"/>
        </w:rPr>
        <w:tab/>
        <w:t>Oti SO, Kyobutungi C (2010) Verbal autopsy interpretation: a comparative analysis of the InterVA model versus physician review in determining causes of death in the Nairobi DSS. Popul Health Metrics 8:21</w:t>
      </w:r>
    </w:p>
    <w:p w14:paraId="5A1811AC" w14:textId="77777777" w:rsidR="00AA7479" w:rsidRPr="00AA7479" w:rsidRDefault="00AA7479" w:rsidP="00760A31">
      <w:pPr>
        <w:pStyle w:val="NoSpacing"/>
        <w:rPr>
          <w:lang w:val="en-US"/>
        </w:rPr>
      </w:pPr>
      <w:r w:rsidRPr="00AA7479">
        <w:rPr>
          <w:lang w:val="en-US"/>
        </w:rPr>
        <w:t xml:space="preserve">24. </w:t>
      </w:r>
      <w:r w:rsidRPr="00AA7479">
        <w:rPr>
          <w:lang w:val="en-US"/>
        </w:rPr>
        <w:tab/>
        <w:t>Jeblee S, Gomes M, Jha P, Rudzicz F, Hirst G (2019) Automatically determining cause of death from verbal autopsy narratives. BMC Med Inform Decis Mak 19:127</w:t>
      </w:r>
    </w:p>
    <w:p w14:paraId="686ADCAE" w14:textId="77777777" w:rsidR="00AA7479" w:rsidRPr="00AA7479" w:rsidRDefault="00AA7479" w:rsidP="00760A31">
      <w:pPr>
        <w:pStyle w:val="NoSpacing"/>
        <w:rPr>
          <w:lang w:val="en-US"/>
        </w:rPr>
      </w:pPr>
      <w:r w:rsidRPr="00AA7479">
        <w:rPr>
          <w:lang w:val="en-US"/>
        </w:rPr>
        <w:lastRenderedPageBreak/>
        <w:t xml:space="preserve">25. </w:t>
      </w:r>
      <w:r w:rsidRPr="00AA7479">
        <w:rPr>
          <w:lang w:val="en-US"/>
        </w:rPr>
        <w:tab/>
        <w:t>Blanco A, Pérez A, Casillas A, Cobos D (2021) Extracting Cause of Death From Verbal Autopsy With Deep Learning Interpretable Methods. IEEE Journal of Biomedical and Health Informatics 25:1315–1325</w:t>
      </w:r>
    </w:p>
    <w:p w14:paraId="66A1004F" w14:textId="77777777" w:rsidR="00AA7479" w:rsidRPr="00AA7479" w:rsidRDefault="00AA7479" w:rsidP="00760A31">
      <w:pPr>
        <w:pStyle w:val="NoSpacing"/>
        <w:rPr>
          <w:lang w:val="en-US"/>
        </w:rPr>
      </w:pPr>
      <w:r w:rsidRPr="00AA7479">
        <w:rPr>
          <w:lang w:val="en-US"/>
        </w:rPr>
        <w:t xml:space="preserve">26. </w:t>
      </w:r>
      <w:r w:rsidRPr="00AA7479">
        <w:rPr>
          <w:lang w:val="en-US"/>
        </w:rPr>
        <w:tab/>
        <w:t>King C, Zamawe C, Banda M, et al (2016) The quality and diagnostic value of open narratives in verbal autopsy: a mixed-methods analysis of partnered interviews from Malawi. BMC Med Res Methodol 16:13</w:t>
      </w:r>
    </w:p>
    <w:p w14:paraId="4995D5A1" w14:textId="77777777" w:rsidR="00AA7479" w:rsidRPr="00AA7479" w:rsidRDefault="00AA7479" w:rsidP="00760A31">
      <w:pPr>
        <w:pStyle w:val="NoSpacing"/>
        <w:rPr>
          <w:lang w:val="en-US"/>
        </w:rPr>
      </w:pPr>
      <w:r w:rsidRPr="00AA7479">
        <w:rPr>
          <w:lang w:val="en-US"/>
        </w:rPr>
        <w:t xml:space="preserve">27. </w:t>
      </w:r>
      <w:r w:rsidRPr="00AA7479">
        <w:rPr>
          <w:lang w:val="en-US"/>
        </w:rPr>
        <w:tab/>
        <w:t>Chang Y, Wang X, Wang J, et al (2023) A Survey on Evaluation of Large Language Models. https://doi.org/10.48550/arXiv.2307.03109</w:t>
      </w:r>
    </w:p>
    <w:p w14:paraId="14314FCB" w14:textId="77777777" w:rsidR="00AA7479" w:rsidRPr="00AA7479" w:rsidRDefault="00AA7479" w:rsidP="00760A31">
      <w:pPr>
        <w:pStyle w:val="NoSpacing"/>
        <w:rPr>
          <w:lang w:val="en-US"/>
        </w:rPr>
      </w:pPr>
      <w:r w:rsidRPr="00AA7479">
        <w:rPr>
          <w:lang w:val="en-US"/>
        </w:rPr>
        <w:t xml:space="preserve">28. </w:t>
      </w:r>
      <w:r w:rsidRPr="00AA7479">
        <w:rPr>
          <w:lang w:val="en-US"/>
        </w:rPr>
        <w:tab/>
        <w:t>Lund BD, Wang T (2023) Chatting about ChatGPT: how may AI and GPT impact academia and libraries? Library Hi Tech News 40:26–29</w:t>
      </w:r>
    </w:p>
    <w:p w14:paraId="42CECB1B" w14:textId="77777777" w:rsidR="00AA7479" w:rsidRPr="00AA7479" w:rsidRDefault="00AA7479" w:rsidP="00760A31">
      <w:pPr>
        <w:pStyle w:val="NoSpacing"/>
        <w:rPr>
          <w:lang w:val="en-US"/>
        </w:rPr>
      </w:pPr>
      <w:r w:rsidRPr="00AA7479">
        <w:rPr>
          <w:lang w:val="en-US"/>
        </w:rPr>
        <w:t xml:space="preserve">29. </w:t>
      </w:r>
      <w:r w:rsidRPr="00AA7479">
        <w:rPr>
          <w:lang w:val="en-U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14:paraId="125292AB" w14:textId="77777777" w:rsidR="00AA7479" w:rsidRPr="00AA7479" w:rsidRDefault="00AA7479" w:rsidP="00760A31">
      <w:pPr>
        <w:pStyle w:val="NoSpacing"/>
        <w:rPr>
          <w:lang w:val="en-US"/>
        </w:rPr>
      </w:pPr>
      <w:r w:rsidRPr="00AA7479">
        <w:rPr>
          <w:lang w:val="en-US"/>
        </w:rPr>
        <w:t xml:space="preserve">30. </w:t>
      </w:r>
      <w:r w:rsidRPr="00AA7479">
        <w:rPr>
          <w:lang w:val="en-US"/>
        </w:rPr>
        <w:tab/>
        <w:t>Haupt CE, Marks M (2023) AI-Generated Medical Advice—GPT and Beyond. JAMA 329:1349–1350</w:t>
      </w:r>
    </w:p>
    <w:p w14:paraId="04D16505" w14:textId="77777777" w:rsidR="00AA7479" w:rsidRPr="00AA7479" w:rsidRDefault="00AA7479" w:rsidP="00760A31">
      <w:pPr>
        <w:pStyle w:val="NoSpacing"/>
        <w:rPr>
          <w:lang w:val="en-US"/>
        </w:rPr>
      </w:pPr>
      <w:r w:rsidRPr="00AA7479">
        <w:rPr>
          <w:lang w:val="en-US"/>
        </w:rPr>
        <w:t xml:space="preserve">31. </w:t>
      </w:r>
      <w:r w:rsidRPr="00AA7479">
        <w:rPr>
          <w:lang w:val="en-US"/>
        </w:rPr>
        <w:tab/>
        <w:t>Wu T, He S, Liu J, Sun S, Liu K, Han Q-L, Tang Y (2023) A Brief Overview of ChatGPT: The History, Status Quo and Potential Future Development. IEEE/CAA JAS 10:1122–1136</w:t>
      </w:r>
    </w:p>
    <w:p w14:paraId="701D1B73" w14:textId="77777777" w:rsidR="00AA7479" w:rsidRPr="00AA7479" w:rsidRDefault="00AA7479" w:rsidP="00760A31">
      <w:pPr>
        <w:pStyle w:val="NoSpacing"/>
        <w:rPr>
          <w:lang w:val="en-US"/>
        </w:rPr>
      </w:pPr>
      <w:r w:rsidRPr="00AA7479">
        <w:rPr>
          <w:lang w:val="en-US"/>
        </w:rPr>
        <w:t xml:space="preserve">32. </w:t>
      </w:r>
      <w:r w:rsidRPr="00AA7479">
        <w:rPr>
          <w:lang w:val="en-US"/>
        </w:rPr>
        <w:tab/>
        <w:t>OpenAI, Achiam J, Adler S, et al (2023) GPT-4 Technical Report. https://doi.org/10.48550/arXiv.2303.08774</w:t>
      </w:r>
    </w:p>
    <w:p w14:paraId="27B2F22E" w14:textId="77777777" w:rsidR="00AA7479" w:rsidRPr="00AA7479" w:rsidRDefault="00AA7479" w:rsidP="00760A31">
      <w:pPr>
        <w:pStyle w:val="NoSpacing"/>
        <w:rPr>
          <w:lang w:val="en-US"/>
        </w:rPr>
      </w:pPr>
      <w:r w:rsidRPr="00AA7479">
        <w:rPr>
          <w:lang w:val="en-US"/>
        </w:rPr>
        <w:t xml:space="preserve">33. </w:t>
      </w:r>
      <w:r w:rsidRPr="00AA7479">
        <w:rPr>
          <w:lang w:val="en-US"/>
        </w:rPr>
        <w:tab/>
        <w:t>Njala University (2023) Healthy Sierra Leone. https://healsl.org/. Accessed 7 Jan 2024</w:t>
      </w:r>
    </w:p>
    <w:p w14:paraId="17019BAA" w14:textId="77777777" w:rsidR="00AA7479" w:rsidRPr="00AA7479" w:rsidRDefault="00AA7479" w:rsidP="00760A31">
      <w:pPr>
        <w:pStyle w:val="NoSpacing"/>
        <w:rPr>
          <w:lang w:val="en-US"/>
        </w:rPr>
      </w:pPr>
      <w:r w:rsidRPr="00AA7479">
        <w:rPr>
          <w:lang w:val="en-US"/>
        </w:rPr>
        <w:t xml:space="preserve">34. </w:t>
      </w:r>
      <w:r w:rsidRPr="00AA7479">
        <w:rPr>
          <w:lang w:val="en-US"/>
        </w:rPr>
        <w:tab/>
        <w:t>Carshon-Marsh R, Aimone A, Ansumana R, et al (2022) Child, maternal, and adult mortality in Sierra Leone: nationally representative mortality survey 2018–20. The Lancet Global Health 10:e114–e123</w:t>
      </w:r>
    </w:p>
    <w:p w14:paraId="33BD9124" w14:textId="77777777" w:rsidR="00AA7479" w:rsidRPr="00AA7479" w:rsidRDefault="00AA7479" w:rsidP="00760A31">
      <w:pPr>
        <w:pStyle w:val="NoSpacing"/>
        <w:rPr>
          <w:lang w:val="en-US"/>
        </w:rPr>
      </w:pPr>
      <w:r w:rsidRPr="00AA7479">
        <w:rPr>
          <w:lang w:val="en-US"/>
        </w:rPr>
        <w:t xml:space="preserve">35. </w:t>
      </w:r>
      <w:r w:rsidRPr="00AA7479">
        <w:rPr>
          <w:lang w:val="en-US"/>
        </w:rPr>
        <w:tab/>
        <w:t xml:space="preserve">World Health Organization (2011) ICD-10: International statistical classification of diseases and related health problems (10th revision). </w:t>
      </w:r>
    </w:p>
    <w:p w14:paraId="0A75D764" w14:textId="77777777" w:rsidR="00AA7479" w:rsidRPr="00AA7479" w:rsidRDefault="00AA7479" w:rsidP="00760A31">
      <w:pPr>
        <w:pStyle w:val="NoSpacing"/>
        <w:rPr>
          <w:lang w:val="en-US"/>
        </w:rPr>
      </w:pPr>
      <w:r w:rsidRPr="00AA7479">
        <w:rPr>
          <w:lang w:val="en-US"/>
        </w:rPr>
        <w:t xml:space="preserve">36. </w:t>
      </w:r>
      <w:r w:rsidRPr="00AA7479">
        <w:rPr>
          <w:lang w:val="en-US"/>
        </w:rPr>
        <w:tab/>
        <w:t>Aleksandrowicz L, Malhotra V, Dikshit R, et al (2014) Performance criteria for verbal autopsy-based systems to estimate national causes of death: development and application to the Indian Million Death Study. BMC Medicine 12:21</w:t>
      </w:r>
    </w:p>
    <w:p w14:paraId="65D4CB7A" w14:textId="77777777" w:rsidR="00AA7479" w:rsidRPr="00AA7479" w:rsidRDefault="00AA7479" w:rsidP="00760A31">
      <w:pPr>
        <w:pStyle w:val="NoSpacing"/>
        <w:rPr>
          <w:lang w:val="en-US"/>
        </w:rPr>
      </w:pPr>
      <w:r w:rsidRPr="00AA7479">
        <w:rPr>
          <w:lang w:val="en-US"/>
        </w:rPr>
        <w:t xml:space="preserve">37. </w:t>
      </w:r>
      <w:r w:rsidRPr="00AA7479">
        <w:rPr>
          <w:lang w:val="en-US"/>
        </w:rPr>
        <w:tab/>
        <w:t>Barnett ML, Boddupalli D, Nundy S, Bates DW (2019) Comparative Accuracy of Diagnosis by Collective Intelligence of Multiple Physicians vs Individual Physicians. JAMA Network Open 2:e190096</w:t>
      </w:r>
    </w:p>
    <w:p w14:paraId="2F8EF158" w14:textId="77777777" w:rsidR="00AA7479" w:rsidRPr="00AA7479" w:rsidRDefault="00AA7479" w:rsidP="00760A31">
      <w:pPr>
        <w:pStyle w:val="NoSpacing"/>
        <w:rPr>
          <w:lang w:val="en-US"/>
        </w:rPr>
      </w:pPr>
      <w:r w:rsidRPr="00AA7479">
        <w:rPr>
          <w:lang w:val="en-US"/>
        </w:rPr>
        <w:t xml:space="preserve">38. </w:t>
      </w:r>
      <w:r w:rsidRPr="00AA7479">
        <w:rPr>
          <w:lang w:val="en-US"/>
        </w:rPr>
        <w:tab/>
        <w:t>Hsiao M, Morris SK, Bassani DG, Montgomery AL, Thakur JS, Jha P (2012) Factors Associated with Physician Agreement on Verbal Autopsy of over 11500 Injury Deaths in India. PLOS ONE 7:e30336</w:t>
      </w:r>
    </w:p>
    <w:p w14:paraId="19CD97A2" w14:textId="77777777" w:rsidR="00AA7479" w:rsidRPr="00AA7479" w:rsidRDefault="00AA7479" w:rsidP="00760A31">
      <w:pPr>
        <w:pStyle w:val="NoSpacing"/>
        <w:rPr>
          <w:lang w:val="en-US"/>
        </w:rPr>
      </w:pPr>
      <w:r w:rsidRPr="00AA7479">
        <w:rPr>
          <w:lang w:val="en-US"/>
        </w:rPr>
        <w:t xml:space="preserve">39. </w:t>
      </w:r>
      <w:r w:rsidRPr="00AA7479">
        <w:rPr>
          <w:lang w:val="en-US"/>
        </w:rPr>
        <w:tab/>
        <w:t>Murray CJ, Lozano R, Flaxman AD, et al (2014) Using verbal autopsy to measure causes of death: the comparative performance of existing methods. BMC Med 12:5</w:t>
      </w:r>
    </w:p>
    <w:p w14:paraId="7F3EF372" w14:textId="77777777" w:rsidR="00AA7479" w:rsidRPr="00AA7479" w:rsidRDefault="00AA7479" w:rsidP="00760A31">
      <w:pPr>
        <w:pStyle w:val="NoSpacing"/>
        <w:rPr>
          <w:lang w:val="en-US"/>
        </w:rPr>
      </w:pPr>
      <w:r w:rsidRPr="00AA7479">
        <w:rPr>
          <w:lang w:val="en-US"/>
        </w:rPr>
        <w:t xml:space="preserve">40. </w:t>
      </w:r>
      <w:r w:rsidRPr="00AA7479">
        <w:rPr>
          <w:lang w:val="en-US"/>
        </w:rPr>
        <w:tab/>
        <w:t>Benara SK, Sharma S, Juneja A, Nair S, Gulati BK, Singh KhJ, Singh L, Yadav VP, Rao C, Rao MVV (2023) Evaluation of methods for assigning causes of death from verbal autopsies in India. Front Big Data 6:1197471</w:t>
      </w:r>
    </w:p>
    <w:p w14:paraId="2D0E5533" w14:textId="77777777" w:rsidR="00AA7479" w:rsidRPr="00AA7479" w:rsidRDefault="00AA7479" w:rsidP="00760A31">
      <w:pPr>
        <w:pStyle w:val="NoSpacing"/>
        <w:rPr>
          <w:lang w:val="en-US"/>
        </w:rPr>
      </w:pPr>
      <w:r w:rsidRPr="00AA7479">
        <w:rPr>
          <w:lang w:val="en-US"/>
        </w:rPr>
        <w:t xml:space="preserve">41. </w:t>
      </w:r>
      <w:r w:rsidRPr="00AA7479">
        <w:rPr>
          <w:lang w:val="en-US"/>
        </w:rPr>
        <w:tab/>
        <w:t>Li ZR, Thomas J, Choi E, McCormick TH, Clark SJ (2023) The openVA Toolkit for Verbal Autopsies. The R Journal 1</w:t>
      </w:r>
    </w:p>
    <w:p w14:paraId="19E757E0" w14:textId="77777777" w:rsidR="00AA7479" w:rsidRPr="00AA7479" w:rsidRDefault="00AA7479" w:rsidP="00760A31">
      <w:pPr>
        <w:pStyle w:val="NoSpacing"/>
        <w:rPr>
          <w:lang w:val="en-US"/>
        </w:rPr>
      </w:pPr>
      <w:r w:rsidRPr="00AA7479">
        <w:rPr>
          <w:lang w:val="en-US"/>
        </w:rPr>
        <w:t xml:space="preserve">42. </w:t>
      </w:r>
      <w:r w:rsidRPr="00AA7479">
        <w:rPr>
          <w:lang w:val="en-US"/>
        </w:rPr>
        <w:tab/>
        <w:t>Byass P, Chandramohan D, Clark SJ, et al (2012) Strengthening standardised interpretation of verbal autopsy data: the new InterVA-4 tool. Global Health Action 5:19281</w:t>
      </w:r>
    </w:p>
    <w:p w14:paraId="5B22F7C0" w14:textId="77777777" w:rsidR="00AA7479" w:rsidRPr="00AA7479" w:rsidRDefault="00AA7479" w:rsidP="00760A31">
      <w:pPr>
        <w:pStyle w:val="NoSpacing"/>
        <w:rPr>
          <w:lang w:val="en-US"/>
        </w:rPr>
      </w:pPr>
      <w:r w:rsidRPr="00AA7479">
        <w:rPr>
          <w:lang w:val="en-US"/>
        </w:rPr>
        <w:t xml:space="preserve">43. </w:t>
      </w:r>
      <w:r w:rsidRPr="00AA7479">
        <w:rPr>
          <w:lang w:val="en-US"/>
        </w:rPr>
        <w:tab/>
        <w:t>BAYES (1958) An essay towards solving a problem in the doctrine of chances. Biometrika 45:296–315</w:t>
      </w:r>
    </w:p>
    <w:p w14:paraId="6787769C" w14:textId="77777777" w:rsidR="00AA7479" w:rsidRPr="00AA7479" w:rsidRDefault="00AA7479" w:rsidP="00760A31">
      <w:pPr>
        <w:pStyle w:val="NoSpacing"/>
        <w:rPr>
          <w:lang w:val="en-US"/>
        </w:rPr>
      </w:pPr>
      <w:r w:rsidRPr="00AA7479">
        <w:rPr>
          <w:lang w:val="en-US"/>
        </w:rPr>
        <w:t xml:space="preserve">44. </w:t>
      </w:r>
      <w:r w:rsidRPr="00AA7479">
        <w:rPr>
          <w:lang w:val="en-US"/>
        </w:rPr>
        <w:tab/>
        <w:t>Brooks S (1998) Markov chain Monte Carlo method and its application. J Royal Statistical Soc D 47:69–100</w:t>
      </w:r>
    </w:p>
    <w:p w14:paraId="52DE3429" w14:textId="77777777" w:rsidR="00AA7479" w:rsidRPr="00AA7479" w:rsidRDefault="00AA7479" w:rsidP="00760A31">
      <w:pPr>
        <w:pStyle w:val="NoSpacing"/>
        <w:rPr>
          <w:lang w:val="en-US"/>
        </w:rPr>
      </w:pPr>
      <w:r w:rsidRPr="00AA7479">
        <w:rPr>
          <w:lang w:val="en-US"/>
        </w:rPr>
        <w:t xml:space="preserve">45. </w:t>
      </w:r>
      <w:r w:rsidRPr="00AA7479">
        <w:rPr>
          <w:lang w:val="en-US"/>
        </w:rPr>
        <w:tab/>
        <w:t>Chib S (2001) Markov chain Monte Carlo methods: computation and inference. Handbook of econometrics 5:3569–3649</w:t>
      </w:r>
    </w:p>
    <w:p w14:paraId="3183DB8B" w14:textId="77777777" w:rsidR="00AA7479" w:rsidRPr="00AA7479" w:rsidRDefault="00AA7479" w:rsidP="00760A31">
      <w:pPr>
        <w:pStyle w:val="NoSpacing"/>
        <w:rPr>
          <w:lang w:val="en-US"/>
        </w:rPr>
      </w:pPr>
      <w:r w:rsidRPr="00AA7479">
        <w:rPr>
          <w:lang w:val="en-US"/>
        </w:rPr>
        <w:t xml:space="preserve">46. </w:t>
      </w:r>
      <w:r w:rsidRPr="00AA7479">
        <w:rPr>
          <w:lang w:val="en-US"/>
        </w:rPr>
        <w:tab/>
        <w:t>Han C, Carlin BP (2001) Markov Chain Monte Carlo Methods for Computing Bayes Factors: A Comparative Review. Journal of the American Statistical Association 96:1122–1132</w:t>
      </w:r>
    </w:p>
    <w:p w14:paraId="2A8A2463" w14:textId="77777777" w:rsidR="00AA7479" w:rsidRPr="00AA7479" w:rsidRDefault="00AA7479" w:rsidP="00760A31">
      <w:pPr>
        <w:pStyle w:val="NoSpacing"/>
        <w:rPr>
          <w:lang w:val="en-US"/>
        </w:rPr>
      </w:pPr>
      <w:r w:rsidRPr="00AA7479">
        <w:rPr>
          <w:lang w:val="en-US"/>
        </w:rPr>
        <w:t xml:space="preserve">47. </w:t>
      </w:r>
      <w:r w:rsidRPr="00AA7479">
        <w:rPr>
          <w:lang w:val="en-US"/>
        </w:rPr>
        <w:tab/>
        <w:t>Brown TB, Mann B, Ryder N, et al (2020) Language Models are Few-Shot Learners. https://doi.org/10.48550/arXiv.2005.14165</w:t>
      </w:r>
    </w:p>
    <w:p w14:paraId="10A2A8FC" w14:textId="77777777" w:rsidR="00AA7479" w:rsidRPr="00AA7479" w:rsidRDefault="00AA7479" w:rsidP="00760A31">
      <w:pPr>
        <w:pStyle w:val="NoSpacing"/>
        <w:rPr>
          <w:lang w:val="en-US"/>
        </w:rPr>
      </w:pPr>
      <w:r w:rsidRPr="00AA7479">
        <w:rPr>
          <w:lang w:val="en-US"/>
        </w:rPr>
        <w:t xml:space="preserve">48. </w:t>
      </w:r>
      <w:r w:rsidRPr="00AA7479">
        <w:rPr>
          <w:lang w:val="en-US"/>
        </w:rPr>
        <w:tab/>
        <w:t>Vaswani A, Shazeer N, Parmar N, Uszkoreit J, Jones L, Gomez AN, Kaiser Ł, Polosukhin I (2017) Attention is All you Need. Advances in Neural Information Processing Systems 30:</w:t>
      </w:r>
    </w:p>
    <w:p w14:paraId="4B3975CE" w14:textId="77777777" w:rsidR="00AA7479" w:rsidRPr="00AA7479" w:rsidRDefault="00AA7479" w:rsidP="00760A31">
      <w:pPr>
        <w:pStyle w:val="NoSpacing"/>
        <w:rPr>
          <w:lang w:val="en-US"/>
        </w:rPr>
      </w:pPr>
      <w:r w:rsidRPr="00AA7479">
        <w:rPr>
          <w:lang w:val="en-US"/>
        </w:rPr>
        <w:t xml:space="preserve">49. </w:t>
      </w:r>
      <w:r w:rsidRPr="00AA7479">
        <w:rPr>
          <w:lang w:val="en-US"/>
        </w:rPr>
        <w:tab/>
        <w:t>Ouyang L, Wu J, Jiang X, et al (2022) Training language models to follow instructions with human feedback. https://doi.org/10.48550/arXiv.2203.02155</w:t>
      </w:r>
    </w:p>
    <w:p w14:paraId="76694AC1" w14:textId="77777777" w:rsidR="00AA7479" w:rsidRPr="00AA7479" w:rsidRDefault="00AA7479" w:rsidP="00760A31">
      <w:pPr>
        <w:pStyle w:val="NoSpacing"/>
        <w:rPr>
          <w:lang w:val="en-US"/>
        </w:rPr>
      </w:pPr>
      <w:r w:rsidRPr="00AA7479">
        <w:rPr>
          <w:lang w:val="en-US"/>
        </w:rPr>
        <w:t xml:space="preserve">50. </w:t>
      </w:r>
      <w:r w:rsidRPr="00AA7479">
        <w:rPr>
          <w:lang w:val="en-US"/>
        </w:rPr>
        <w:tab/>
        <w:t>Christiano PF, Leike J, Brown T, Martic M, Legg S, Amodei D (2017) Deep reinforcement learning from human preferences. Advances in neural information processing systems 30:</w:t>
      </w:r>
    </w:p>
    <w:p w14:paraId="4065D609" w14:textId="77777777" w:rsidR="00AA7479" w:rsidRPr="00AA7479" w:rsidRDefault="00AA7479" w:rsidP="00760A31">
      <w:pPr>
        <w:pStyle w:val="NoSpacing"/>
        <w:rPr>
          <w:lang w:val="en-US"/>
        </w:rPr>
      </w:pPr>
      <w:r w:rsidRPr="00AA7479">
        <w:rPr>
          <w:lang w:val="en-US"/>
        </w:rPr>
        <w:t xml:space="preserve">51. </w:t>
      </w:r>
      <w:r w:rsidRPr="00AA7479">
        <w:rPr>
          <w:lang w:val="en-US"/>
        </w:rPr>
        <w:tab/>
        <w:t>Stiennon N, Ouyang L, Wu J, Ziegler D, Lowe R, Voss C, Radford A, Amodei D, Christiano PF (2020) Learning to summarize with human feedback. Advances in Neural Information Processing Systems 33:3008–3021</w:t>
      </w:r>
    </w:p>
    <w:p w14:paraId="1DD0DDC8" w14:textId="77777777" w:rsidR="00AA7479" w:rsidRPr="00AA7479" w:rsidRDefault="00AA7479" w:rsidP="00760A31">
      <w:pPr>
        <w:pStyle w:val="NoSpacing"/>
        <w:rPr>
          <w:lang w:val="en-US"/>
        </w:rPr>
      </w:pPr>
      <w:r w:rsidRPr="00AA7479">
        <w:rPr>
          <w:lang w:val="en-US"/>
        </w:rPr>
        <w:lastRenderedPageBreak/>
        <w:t xml:space="preserve">52. </w:t>
      </w:r>
      <w:r w:rsidRPr="00AA7479">
        <w:rPr>
          <w:lang w:val="en-US"/>
        </w:rPr>
        <w:tab/>
        <w:t>Wirth C, Akrour R, Neumann G, Fürnkranz J (2017) A survey of preference-based reinforcement learning methods. J Mach Learn Res 18:4945–4990</w:t>
      </w:r>
    </w:p>
    <w:p w14:paraId="70D8F235" w14:textId="77777777" w:rsidR="00AA7479" w:rsidRPr="00AA7479" w:rsidRDefault="00AA7479" w:rsidP="00760A31">
      <w:pPr>
        <w:pStyle w:val="NoSpacing"/>
        <w:rPr>
          <w:lang w:val="en-US"/>
        </w:rPr>
      </w:pPr>
      <w:r w:rsidRPr="00AA7479">
        <w:rPr>
          <w:lang w:val="en-US"/>
        </w:rPr>
        <w:t xml:space="preserve">53. </w:t>
      </w:r>
      <w:r w:rsidRPr="00AA7479">
        <w:rPr>
          <w:lang w:val="en-US"/>
        </w:rPr>
        <w:tab/>
        <w:t>World Health Organization (2016) Verbal autopsy standards: The 2016 WHO verbal autopsy instrument. https://www.who.int/publications/m/item/verbal-autopsy-standards-the-2016-who-verbal-autopsy-instrument. Accessed 17 Jan 2024</w:t>
      </w:r>
    </w:p>
    <w:p w14:paraId="4DD0D011" w14:textId="77777777" w:rsidR="00AA7479" w:rsidRPr="00AA7479" w:rsidRDefault="00AA7479" w:rsidP="00760A31">
      <w:pPr>
        <w:pStyle w:val="NoSpacing"/>
        <w:rPr>
          <w:lang w:val="en-US"/>
        </w:rPr>
      </w:pPr>
      <w:r w:rsidRPr="00AA7479">
        <w:rPr>
          <w:lang w:val="en-US"/>
        </w:rPr>
        <w:t xml:space="preserve">54. </w:t>
      </w:r>
      <w:r w:rsidRPr="00AA7479">
        <w:rPr>
          <w:lang w:val="en-US"/>
        </w:rPr>
        <w:tab/>
        <w:t>Murray CJ, Lozano R, Flaxman AD, Vahdatpour A, Lopez AD (2011) Robust metrics for assessing the performance of different verbal autopsy cause assignment methods in validation studies. Population Health Metrics 9:28</w:t>
      </w:r>
    </w:p>
    <w:p w14:paraId="5ECAFCE8" w14:textId="77777777" w:rsidR="00AA7479" w:rsidRPr="00AA7479" w:rsidRDefault="00AA7479" w:rsidP="00760A31">
      <w:pPr>
        <w:pStyle w:val="NoSpacing"/>
        <w:rPr>
          <w:lang w:val="en-US"/>
        </w:rPr>
      </w:pPr>
      <w:r w:rsidRPr="00AA7479">
        <w:rPr>
          <w:lang w:val="en-US"/>
        </w:rPr>
        <w:t xml:space="preserve">55. </w:t>
      </w:r>
      <w:r w:rsidRPr="00AA7479">
        <w:rPr>
          <w:lang w:val="en-US"/>
        </w:rPr>
        <w:tab/>
        <w:t>Setel PW, Whiting DR, Hemed Y, Chandramohan D, Wolfson LJ, Alberti KGMM, Lopez AD (2006) Validity of verbal autopsy procedures for determining cause of death in Tanzania. Tropical Medicine &amp; International Health 11:681–696</w:t>
      </w:r>
    </w:p>
    <w:p w14:paraId="2C553D3A" w14:textId="77777777" w:rsidR="00AA7479" w:rsidRPr="00AA7479" w:rsidRDefault="00AA7479" w:rsidP="00760A31">
      <w:pPr>
        <w:pStyle w:val="NoSpacing"/>
        <w:rPr>
          <w:lang w:val="en-US"/>
        </w:rPr>
      </w:pPr>
      <w:r w:rsidRPr="00AA7479">
        <w:rPr>
          <w:lang w:val="en-US"/>
        </w:rPr>
        <w:t xml:space="preserve">56. </w:t>
      </w:r>
      <w:r w:rsidRPr="00AA7479">
        <w:rPr>
          <w:lang w:val="en-US"/>
        </w:rPr>
        <w:tab/>
        <w:t>Rasmussen LA, Cascio MA, Ferrand A, Shevell M, Racine E (2019) The complexity of physicians’ understanding and management of prognostic uncertainty in neonatal hypoxic-ischemic encephalopathy. J Perinatol 39:278–285</w:t>
      </w:r>
    </w:p>
    <w:p w14:paraId="5D1AB7F4" w14:textId="77777777" w:rsidR="00AA7479" w:rsidRPr="00AA7479" w:rsidRDefault="00AA7479" w:rsidP="00760A31">
      <w:pPr>
        <w:pStyle w:val="NoSpacing"/>
        <w:rPr>
          <w:lang w:val="en-US"/>
        </w:rPr>
      </w:pPr>
      <w:r w:rsidRPr="00AA7479">
        <w:rPr>
          <w:lang w:val="en-US"/>
        </w:rPr>
        <w:t xml:space="preserve">57. </w:t>
      </w:r>
      <w:r w:rsidRPr="00AA7479">
        <w:rPr>
          <w:lang w:val="en-US"/>
        </w:rPr>
        <w:tab/>
        <w:t>Faison G, Chou F-S, Feudtner C, Janvier A (2023) When the Unknown Is Unknowable: Confronting Diagnostic Uncertainty. Pediatrics 152:e2023061193</w:t>
      </w:r>
    </w:p>
    <w:p w14:paraId="650FFC55" w14:textId="77777777" w:rsidR="00AA7479" w:rsidRPr="00AA7479" w:rsidRDefault="00AA7479" w:rsidP="00760A31">
      <w:pPr>
        <w:pStyle w:val="NoSpacing"/>
        <w:rPr>
          <w:lang w:val="en-US"/>
        </w:rPr>
      </w:pPr>
      <w:r w:rsidRPr="00AA7479">
        <w:rPr>
          <w:lang w:val="en-US"/>
        </w:rPr>
        <w:t xml:space="preserve">58. </w:t>
      </w:r>
      <w:r w:rsidRPr="00AA7479">
        <w:rPr>
          <w:lang w:val="en-US"/>
        </w:rPr>
        <w:tab/>
        <w:t xml:space="preserve">Ansumana R, Mohamed V, Carshon-Marsh R, et al (2023) Report on Causes of Death in Sierra Leone 2018 – 2023. </w:t>
      </w:r>
    </w:p>
    <w:p w14:paraId="315029EA" w14:textId="77777777" w:rsidR="00AA7479" w:rsidRPr="00AA7479" w:rsidRDefault="00AA7479" w:rsidP="00760A31">
      <w:pPr>
        <w:pStyle w:val="NoSpacing"/>
        <w:rPr>
          <w:lang w:val="en-US"/>
        </w:rPr>
      </w:pPr>
      <w:r w:rsidRPr="00AA7479">
        <w:rPr>
          <w:lang w:val="en-US"/>
        </w:rPr>
        <w:t xml:space="preserve">59. </w:t>
      </w:r>
      <w:r w:rsidRPr="00AA7479">
        <w:rPr>
          <w:lang w:val="en-US"/>
        </w:rPr>
        <w:tab/>
        <w:t>Johnson D, Goodman R, Patrinely J, et al (2023) Assessing the Accuracy and Reliability of AI-Generated Medical Responses: An Evaluation of the Chat-GPT Model. Res Sq rs.3.rs-2566942</w:t>
      </w:r>
    </w:p>
    <w:p w14:paraId="6B64B219" w14:textId="77777777" w:rsidR="00AA7479" w:rsidRPr="00AA7479" w:rsidRDefault="00AA7479" w:rsidP="00760A31">
      <w:pPr>
        <w:pStyle w:val="NoSpacing"/>
        <w:rPr>
          <w:lang w:val="en-US"/>
        </w:rPr>
      </w:pPr>
      <w:r w:rsidRPr="00AA7479">
        <w:rPr>
          <w:lang w:val="en-US"/>
        </w:rPr>
        <w:t xml:space="preserve">60. </w:t>
      </w:r>
      <w:r w:rsidRPr="00AA7479">
        <w:rPr>
          <w:lang w:val="en-US"/>
        </w:rPr>
        <w:tab/>
        <w:t xml:space="preserve">Jang ME, Lukasiewicz T (2023) Consistency Analysis of ChatGPT. </w:t>
      </w:r>
    </w:p>
    <w:p w14:paraId="11115CD9" w14:textId="77777777" w:rsidR="00AA7479" w:rsidRPr="00AA7479" w:rsidRDefault="00AA7479" w:rsidP="00760A31">
      <w:pPr>
        <w:pStyle w:val="NoSpacing"/>
        <w:rPr>
          <w:lang w:val="en-US"/>
        </w:rPr>
      </w:pPr>
      <w:r w:rsidRPr="00AA7479">
        <w:rPr>
          <w:lang w:val="en-US"/>
        </w:rPr>
        <w:t xml:space="preserve">61. </w:t>
      </w:r>
      <w:r w:rsidRPr="00AA7479">
        <w:rPr>
          <w:lang w:val="en-US"/>
        </w:rPr>
        <w:tab/>
        <w:t>Krishna S, Bhambra N, Bleakney R, Bhayana R, Atzen S (2024) Evaluation of Reliability, Repeatability, Robustness, and Confidence of GPT-3.5 and GPT-4 on a Radiology Board–style Examination. Radiology 311:e232715</w:t>
      </w:r>
    </w:p>
    <w:p w14:paraId="6223BCBC" w14:textId="77777777" w:rsidR="00AA7479" w:rsidRPr="00AA7479" w:rsidRDefault="00AA7479" w:rsidP="00760A31">
      <w:pPr>
        <w:pStyle w:val="NoSpacing"/>
        <w:rPr>
          <w:lang w:val="en-US"/>
        </w:rPr>
      </w:pPr>
      <w:r w:rsidRPr="00AA7479">
        <w:rPr>
          <w:lang w:val="en-US"/>
        </w:rPr>
        <w:t xml:space="preserve">62. </w:t>
      </w:r>
      <w:r w:rsidRPr="00AA7479">
        <w:rPr>
          <w:lang w:val="en-US"/>
        </w:rPr>
        <w:tab/>
        <w:t>Hoi SC, Sahoo D, Lu J, Zhao P (2021) Online learning: A comprehensive survey. Neurocomputing 459:249–289</w:t>
      </w:r>
    </w:p>
    <w:p w14:paraId="100C5237" w14:textId="77777777" w:rsidR="00AA7479" w:rsidRPr="00AA7479" w:rsidRDefault="00AA7479" w:rsidP="00760A31">
      <w:pPr>
        <w:pStyle w:val="NoSpacing"/>
        <w:rPr>
          <w:lang w:val="en-US"/>
        </w:rPr>
      </w:pPr>
      <w:r w:rsidRPr="00AA7479">
        <w:rPr>
          <w:lang w:val="en-US"/>
        </w:rPr>
        <w:t xml:space="preserve">63. </w:t>
      </w:r>
      <w:r w:rsidRPr="00AA7479">
        <w:rPr>
          <w:lang w:val="en-US"/>
        </w:rPr>
        <w:tab/>
        <w:t>Kavikondala A, Muppalla V, Prakasha DK, Acharya V (2019) Automated retraining of machine learning models. International Journal of Innovative Technology and Exploring Engineering 8:445–452</w:t>
      </w:r>
    </w:p>
    <w:p w14:paraId="43BABA42" w14:textId="77777777" w:rsidR="00AA7479" w:rsidRPr="00AA7479" w:rsidRDefault="00AA7479" w:rsidP="00760A31">
      <w:pPr>
        <w:pStyle w:val="NoSpacing"/>
        <w:rPr>
          <w:lang w:val="en-US"/>
        </w:rPr>
      </w:pPr>
      <w:r w:rsidRPr="00AA7479">
        <w:rPr>
          <w:lang w:val="en-US"/>
        </w:rPr>
        <w:t xml:space="preserve">64. </w:t>
      </w:r>
      <w:r w:rsidRPr="00AA7479">
        <w:rPr>
          <w:lang w:val="en-US"/>
        </w:rPr>
        <w:tab/>
        <w:t>Wang S, Zhu Y, Liu H, Zheng Z, Chen C, Li J (2024) Knowledge Editing for Large Language Models: A Survey. ACM Comput Surv 57:59:1-59:37</w:t>
      </w:r>
    </w:p>
    <w:p w14:paraId="6D884B3E" w14:textId="77777777" w:rsidR="00AA7479" w:rsidRPr="00AA7479" w:rsidRDefault="00AA7479" w:rsidP="00760A31">
      <w:pPr>
        <w:pStyle w:val="NoSpacing"/>
        <w:rPr>
          <w:lang w:val="en-US"/>
        </w:rPr>
      </w:pPr>
      <w:r w:rsidRPr="00AA7479">
        <w:rPr>
          <w:lang w:val="en-US"/>
        </w:rPr>
        <w:t xml:space="preserve">65. </w:t>
      </w:r>
      <w:r w:rsidRPr="00AA7479">
        <w:rPr>
          <w:lang w:val="en-US"/>
        </w:rPr>
        <w:tab/>
        <w:t>Khowaja SA, Khuwaja P, Dev K, Wang W, Nkenyereye L (2024) ChatGPT Needs SPADE (Sustainability, PrivAcy, Digital divide, and Ethics) Evaluation: A Review. Cogn Comput. https://doi.org/10.1007/s12559-024-10285-1</w:t>
      </w:r>
    </w:p>
    <w:p w14:paraId="20BB7E7D" w14:textId="77777777" w:rsidR="00AA7479" w:rsidRPr="00AA7479" w:rsidRDefault="00AA7479" w:rsidP="00760A31">
      <w:pPr>
        <w:pStyle w:val="NoSpacing"/>
        <w:rPr>
          <w:lang w:val="en-US"/>
        </w:rPr>
      </w:pPr>
      <w:r w:rsidRPr="00AA7479">
        <w:rPr>
          <w:lang w:val="en-US"/>
        </w:rPr>
        <w:t xml:space="preserve">66. </w:t>
      </w:r>
      <w:r w:rsidRPr="00AA7479">
        <w:rPr>
          <w:lang w:val="en-US"/>
        </w:rPr>
        <w:tab/>
        <w:t>Wu X, Duan R, Ni J (2024) Unveiling security, privacy, and ethical concerns of ChatGPT. Journal of Information and Intelligence 2:102–115</w:t>
      </w:r>
    </w:p>
    <w:p w14:paraId="53F049B7" w14:textId="77777777" w:rsidR="00AA7479" w:rsidRPr="00AA7479" w:rsidRDefault="00AA7479" w:rsidP="00760A31">
      <w:pPr>
        <w:pStyle w:val="NoSpacing"/>
        <w:rPr>
          <w:lang w:val="en-US"/>
        </w:rPr>
      </w:pPr>
      <w:r w:rsidRPr="00AA7479">
        <w:rPr>
          <w:lang w:val="en-US"/>
        </w:rPr>
        <w:t xml:space="preserve">67. </w:t>
      </w:r>
      <w:r w:rsidRPr="00AA7479">
        <w:rPr>
          <w:lang w:val="en-US"/>
        </w:rPr>
        <w:tab/>
        <w:t>Intersoft Consulting (2018) General Data Protection Regulation (GDPR) – Legal Text. In: General Data Protection Regulation (GDPR). https://gdpr-info.eu/. Accessed 24 Jun 2025</w:t>
      </w:r>
    </w:p>
    <w:p w14:paraId="4448D62F" w14:textId="77777777" w:rsidR="00AA7479" w:rsidRPr="00AA7479" w:rsidRDefault="00AA7479" w:rsidP="00760A31">
      <w:pPr>
        <w:pStyle w:val="NoSpacing"/>
        <w:rPr>
          <w:lang w:val="en-US"/>
        </w:rPr>
      </w:pPr>
      <w:r w:rsidRPr="00AA7479">
        <w:rPr>
          <w:lang w:val="en-US"/>
        </w:rPr>
        <w:t xml:space="preserve">68. </w:t>
      </w:r>
      <w:r w:rsidRPr="00AA7479">
        <w:rPr>
          <w:lang w:val="en-US"/>
        </w:rPr>
        <w:tab/>
        <w:t>Beck EJ, Gill ,Wayne, and De Lay PR (2016) Protecting the confidentiality and security of personal health information in low- and middle-income countries in the era of SDGs and Big Data. Global Health Action 9:32089</w:t>
      </w:r>
    </w:p>
    <w:p w14:paraId="394DA7B6" w14:textId="77777777" w:rsidR="00AA7479" w:rsidRPr="00AA7479" w:rsidRDefault="00AA7479" w:rsidP="00760A31">
      <w:pPr>
        <w:pStyle w:val="NoSpacing"/>
        <w:rPr>
          <w:lang w:val="en-US"/>
        </w:rPr>
      </w:pPr>
      <w:r w:rsidRPr="00AA7479">
        <w:rPr>
          <w:lang w:val="en-US"/>
        </w:rPr>
        <w:t xml:space="preserve">69. </w:t>
      </w:r>
      <w:r w:rsidRPr="00AA7479">
        <w:rPr>
          <w:lang w:val="en-US"/>
        </w:rPr>
        <w:tab/>
        <w:t>Kwarkye TG (2025) “We know what we are doing”: the politics and trends in artificial intelligence policies in Africa. Canadian Journal of African Studies / Revue canadienne des études africaines 1–19</w:t>
      </w:r>
    </w:p>
    <w:p w14:paraId="7327B466" w14:textId="77777777" w:rsidR="00AA7479" w:rsidRPr="00AA7479" w:rsidRDefault="00AA7479" w:rsidP="00760A31">
      <w:pPr>
        <w:pStyle w:val="NoSpacing"/>
        <w:rPr>
          <w:lang w:val="en-US"/>
        </w:rPr>
      </w:pPr>
      <w:r w:rsidRPr="00AA7479">
        <w:rPr>
          <w:lang w:val="en-US"/>
        </w:rPr>
        <w:t xml:space="preserve">70. </w:t>
      </w:r>
      <w:r w:rsidRPr="00AA7479">
        <w:rPr>
          <w:lang w:val="en-US"/>
        </w:rPr>
        <w:tab/>
        <w:t>Das BC, Amini MH, Wu Y (2025) Security and Privacy Challenges of Large Language Models: A Survey. ACM Comput Surv 57:1–39</w:t>
      </w:r>
    </w:p>
    <w:p w14:paraId="5540B19A" w14:textId="77777777" w:rsidR="00AA7479" w:rsidRPr="00AA7479" w:rsidRDefault="00AA7479" w:rsidP="00760A31">
      <w:pPr>
        <w:pStyle w:val="NoSpacing"/>
        <w:rPr>
          <w:lang w:val="en-US"/>
        </w:rPr>
      </w:pPr>
      <w:r w:rsidRPr="00AA7479">
        <w:rPr>
          <w:lang w:val="en-US"/>
        </w:rPr>
        <w:t xml:space="preserve">71. </w:t>
      </w:r>
      <w:r w:rsidRPr="00AA7479">
        <w:rPr>
          <w:lang w:val="en-US"/>
        </w:rPr>
        <w:tab/>
        <w:t>Wang F, Lin M, Ma Y, Liu H, He Q, Tang X, Tang J, Pei J, Wang S (2025) A Survey on Small Language Models in the Era of Large Language Models: Architecture, Capabilities, and Trustworthiness. In: Proceedings of the 31st ACM SIGKDD Conference on Knowledge Discovery and Data Mining V.2. ACM, Toronto ON Canada, pp 6173–6183</w:t>
      </w:r>
    </w:p>
    <w:p w14:paraId="2DEA4739" w14:textId="77777777" w:rsidR="00AA7479" w:rsidRPr="00AA7479" w:rsidRDefault="00AA7479" w:rsidP="00760A31">
      <w:pPr>
        <w:pStyle w:val="NoSpacing"/>
        <w:rPr>
          <w:lang w:val="en-US"/>
        </w:rPr>
      </w:pPr>
      <w:r w:rsidRPr="00AA7479">
        <w:rPr>
          <w:lang w:val="en-US"/>
        </w:rPr>
        <w:t xml:space="preserve">72. </w:t>
      </w:r>
      <w:r w:rsidRPr="00AA7479">
        <w:rPr>
          <w:lang w:val="en-US"/>
        </w:rPr>
        <w:tab/>
        <w:t>Corradini F, Leonesi M, Piangerelli M (2025) State of the Art and Future Directions of Small Language Models: A Systematic Review. Big Data and Cognitive Computing 9:189</w:t>
      </w:r>
    </w:p>
    <w:p w14:paraId="0FBB2D3A" w14:textId="77777777" w:rsidR="00AA7479" w:rsidRPr="00AA7479" w:rsidRDefault="00AA7479" w:rsidP="00760A31">
      <w:pPr>
        <w:pStyle w:val="NoSpacing"/>
        <w:rPr>
          <w:lang w:val="en-US"/>
        </w:rPr>
      </w:pPr>
      <w:r w:rsidRPr="00AA7479">
        <w:rPr>
          <w:lang w:val="en-US"/>
        </w:rPr>
        <w:t xml:space="preserve">73. </w:t>
      </w:r>
      <w:r w:rsidRPr="00AA7479">
        <w:rPr>
          <w:lang w:val="en-U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14:paraId="1AC2C38B" w14:textId="77777777" w:rsidR="00AA7479" w:rsidRPr="00AA7479" w:rsidRDefault="00AA7479" w:rsidP="00760A31">
      <w:pPr>
        <w:pStyle w:val="NoSpacing"/>
        <w:rPr>
          <w:lang w:val="en-US"/>
        </w:rPr>
      </w:pPr>
      <w:r w:rsidRPr="00AA7479">
        <w:rPr>
          <w:lang w:val="en-US"/>
        </w:rPr>
        <w:t xml:space="preserve">74. </w:t>
      </w:r>
      <w:r w:rsidRPr="00AA7479">
        <w:rPr>
          <w:lang w:val="en-US"/>
        </w:rPr>
        <w:tab/>
        <w:t>Maqungo M, Nannan N, Nojilana B, et al (2024) Can verbal autopsies be used on a national scale? Key findings and lessons from South Africa’s national cause-of-death validation study. Global Health Action 17:2399413</w:t>
      </w:r>
    </w:p>
    <w:p w14:paraId="3CD46B30" w14:textId="77777777" w:rsidR="00AA7479" w:rsidRPr="00AA7479" w:rsidRDefault="00AA7479" w:rsidP="00760A31">
      <w:pPr>
        <w:pStyle w:val="NoSpacing"/>
        <w:rPr>
          <w:lang w:val="en-US"/>
        </w:rPr>
      </w:pPr>
      <w:r w:rsidRPr="00AA7479">
        <w:rPr>
          <w:lang w:val="en-US"/>
        </w:rPr>
        <w:t xml:space="preserve">75. </w:t>
      </w:r>
      <w:r w:rsidRPr="00AA7479">
        <w:rPr>
          <w:lang w:val="en-US"/>
        </w:rPr>
        <w:tab/>
        <w:t>Onyango D, Awuonda B (2024) Using verbal autopsy to enhance mortality surveillance. The Lancet Global Health 12:e1217–e1218</w:t>
      </w:r>
    </w:p>
    <w:p w14:paraId="3C20D30D" w14:textId="77777777" w:rsidR="00AA7479" w:rsidRPr="00AA7479" w:rsidRDefault="00AA7479" w:rsidP="00760A31">
      <w:pPr>
        <w:pStyle w:val="NoSpacing"/>
        <w:rPr>
          <w:lang w:val="en-US"/>
        </w:rPr>
      </w:pPr>
      <w:r w:rsidRPr="00AA7479">
        <w:rPr>
          <w:lang w:val="en-US"/>
        </w:rPr>
        <w:lastRenderedPageBreak/>
        <w:t xml:space="preserve">76. </w:t>
      </w:r>
      <w:r w:rsidRPr="00AA7479">
        <w:rPr>
          <w:lang w:val="en-US"/>
        </w:rPr>
        <w:tab/>
        <w:t>OpenAI (2024) Pricing. In: OpenAI. https://openai.com/api/pricing/. Accessed 4 Jul 2024</w:t>
      </w:r>
    </w:p>
    <w:p w14:paraId="524D5F8E" w14:textId="77777777" w:rsidR="00AA7479" w:rsidRPr="00AA7479" w:rsidRDefault="00AA7479" w:rsidP="00760A31">
      <w:pPr>
        <w:pStyle w:val="NoSpacing"/>
        <w:rPr>
          <w:lang w:val="en-US"/>
        </w:rPr>
      </w:pPr>
      <w:r w:rsidRPr="00AA7479">
        <w:rPr>
          <w:lang w:val="en-US"/>
        </w:rPr>
        <w:t xml:space="preserve">77. </w:t>
      </w:r>
      <w:r w:rsidRPr="00AA7479">
        <w:rPr>
          <w:lang w:val="en-US"/>
        </w:rPr>
        <w:tab/>
        <w:t>Liu X, Liu H, Yang G, Jiang Z, Cui S, Zhang Z, Wang H, Tao L, Sun Y, Song Z (2025) A generalist medical language model for disease diagnosis assistance. Nature medicine 31:932–942</w:t>
      </w:r>
    </w:p>
    <w:p w14:paraId="7D57AF83" w14:textId="77777777" w:rsidR="00AA7479" w:rsidRPr="00AA7479" w:rsidRDefault="00AA7479" w:rsidP="00760A31">
      <w:pPr>
        <w:pStyle w:val="NoSpacing"/>
        <w:rPr>
          <w:lang w:val="en-US"/>
        </w:rPr>
      </w:pPr>
      <w:r w:rsidRPr="00AA7479">
        <w:rPr>
          <w:lang w:val="en-US"/>
        </w:rPr>
        <w:t xml:space="preserve">78. </w:t>
      </w:r>
      <w:r w:rsidRPr="00AA7479">
        <w:rPr>
          <w:lang w:val="en-US"/>
        </w:rPr>
        <w:tab/>
        <w:t>McDuff D, Schaekermann M, Tu T, Palepu A, Wang A, Garrison J, Singhal K, Sharma Y, Azizi S, Kulkarni K (2025) Towards accurate differential diagnosis with large language models. Nature 1–7</w:t>
      </w:r>
    </w:p>
    <w:p w14:paraId="27F52822" w14:textId="77777777" w:rsidR="00AA7479" w:rsidRPr="00AA7479" w:rsidRDefault="00AA7479" w:rsidP="00760A31">
      <w:pPr>
        <w:pStyle w:val="NoSpacing"/>
        <w:rPr>
          <w:lang w:val="en-US"/>
        </w:rPr>
      </w:pPr>
      <w:r w:rsidRPr="00AA7479">
        <w:rPr>
          <w:lang w:val="en-US"/>
        </w:rPr>
        <w:t xml:space="preserve">79. </w:t>
      </w:r>
      <w:r w:rsidRPr="00AA7479">
        <w:rPr>
          <w:lang w:val="en-US"/>
        </w:rPr>
        <w:tab/>
        <w:t>World Health Organization (2022) ODK for verbal autopsy: A quick guide. https://www.who.int/publications/m/item/odk-for-verbal-autopsy--a-quick-guide. Accessed 24 Jan 2024</w:t>
      </w:r>
    </w:p>
    <w:p w14:paraId="03115747" w14:textId="77777777" w:rsidR="00AA7479" w:rsidRPr="00AA7479" w:rsidRDefault="00AA7479" w:rsidP="00760A31">
      <w:pPr>
        <w:pStyle w:val="NoSpacing"/>
        <w:rPr>
          <w:lang w:val="en-US"/>
        </w:rPr>
      </w:pPr>
      <w:r w:rsidRPr="00AA7479">
        <w:rPr>
          <w:lang w:val="en-US"/>
        </w:rPr>
        <w:t xml:space="preserve">80. </w:t>
      </w:r>
      <w:r w:rsidRPr="00AA7479">
        <w:rPr>
          <w:lang w:val="en-US"/>
        </w:rPr>
        <w:tab/>
        <w:t xml:space="preserve">Nafundi (2023) ODK - Collect data anywhere. </w:t>
      </w:r>
    </w:p>
    <w:p w14:paraId="4B4DF7BD" w14:textId="77777777" w:rsidR="00AA7479" w:rsidRPr="00AA7479" w:rsidRDefault="00AA7479" w:rsidP="00760A31">
      <w:pPr>
        <w:pStyle w:val="NoSpacing"/>
        <w:rPr>
          <w:lang w:val="en-US"/>
        </w:rPr>
      </w:pPr>
      <w:r w:rsidRPr="00AA7479">
        <w:rPr>
          <w:lang w:val="en-US"/>
        </w:rPr>
        <w:t xml:space="preserve">81. </w:t>
      </w:r>
      <w:r w:rsidRPr="00AA7479">
        <w:rPr>
          <w:lang w:val="en-US"/>
        </w:rPr>
        <w:tab/>
        <w:t xml:space="preserve">DiPasquale A, Maire N, Bratschi M (2016) Release ODK 2016 WHO VA instrument 1.5.1 SwissTPH/WHO-VA. </w:t>
      </w:r>
    </w:p>
    <w:p w14:paraId="0925E94E" w14:textId="77777777" w:rsidR="00AA7479" w:rsidRPr="00AA7479" w:rsidRDefault="00AA7479" w:rsidP="00760A31">
      <w:pPr>
        <w:pStyle w:val="NoSpacing"/>
        <w:rPr>
          <w:lang w:val="en-US"/>
        </w:rPr>
      </w:pPr>
      <w:r w:rsidRPr="00AA7479">
        <w:rPr>
          <w:lang w:val="en-US"/>
        </w:rPr>
        <w:t xml:space="preserve">82. </w:t>
      </w:r>
      <w:r w:rsidRPr="00AA7479">
        <w:rPr>
          <w:lang w:val="en-US"/>
        </w:rPr>
        <w:tab/>
        <w:t xml:space="preserve">Byass P (2020) InterVA-5.1 User Guide. </w:t>
      </w:r>
    </w:p>
    <w:p w14:paraId="0E73FF13" w14:textId="77777777" w:rsidR="00AA7479" w:rsidRPr="00AA7479" w:rsidRDefault="00AA7479" w:rsidP="00760A31">
      <w:pPr>
        <w:pStyle w:val="NoSpacing"/>
        <w:rPr>
          <w:lang w:val="en-US"/>
        </w:rPr>
      </w:pPr>
      <w:r w:rsidRPr="00AA7479">
        <w:rPr>
          <w:lang w:val="en-US"/>
        </w:rPr>
        <w:t xml:space="preserve">83. </w:t>
      </w:r>
      <w:r w:rsidRPr="00AA7479">
        <w:rPr>
          <w:lang w:val="en-US"/>
        </w:rPr>
        <w:tab/>
        <w:t xml:space="preserve">Thomas J, ekarpinskiMITRE, pkmitre, owentrigueros, Choi P, Chu Y pycrossva: Prepare data from WHO and PHRMC instruments for verbal autopsy algorithms. </w:t>
      </w:r>
    </w:p>
    <w:p w14:paraId="130D360D" w14:textId="77777777" w:rsidR="00AA7479" w:rsidRPr="00AA7479" w:rsidRDefault="00AA7479" w:rsidP="00760A31">
      <w:pPr>
        <w:pStyle w:val="NoSpacing"/>
        <w:rPr>
          <w:lang w:val="en-US"/>
        </w:rPr>
      </w:pPr>
      <w:r w:rsidRPr="00AA7479">
        <w:rPr>
          <w:lang w:val="en-US"/>
        </w:rPr>
        <w:t xml:space="preserve">84. </w:t>
      </w:r>
      <w:r w:rsidRPr="00AA7479">
        <w:rPr>
          <w:lang w:val="en-US"/>
        </w:rPr>
        <w:tab/>
        <w:t>OpenAI (2024) OpenAI Platform: API Reference (temperature parameter). https://platform.openai.com/docs/api-reference/completions/create#completions-create-temperature. Accessed 26 Jan 2024</w:t>
      </w:r>
    </w:p>
    <w:p w14:paraId="7CDF4266" w14:textId="77777777" w:rsidR="00AA7479" w:rsidRPr="00AA7479" w:rsidRDefault="00AA7479" w:rsidP="00760A31">
      <w:pPr>
        <w:pStyle w:val="NoSpacing"/>
        <w:rPr>
          <w:lang w:val="en-US"/>
        </w:rPr>
      </w:pPr>
      <w:r w:rsidRPr="00AA7479">
        <w:rPr>
          <w:lang w:val="en-US"/>
        </w:rPr>
        <w:t xml:space="preserve">85. </w:t>
      </w:r>
      <w:r w:rsidRPr="00AA7479">
        <w:rPr>
          <w:lang w:val="en-US"/>
        </w:rPr>
        <w:tab/>
        <w:t xml:space="preserve">Li ZR, McCormick T, Clark S (2022) InSilicoVA: Probabilistic Verbal Autopsy Coding with “InSilicoVA” Algorithm. </w:t>
      </w:r>
    </w:p>
    <w:p w14:paraId="1C032D4E" w14:textId="77777777" w:rsidR="00AA7479" w:rsidRPr="00AA7479" w:rsidRDefault="00AA7479" w:rsidP="00760A31">
      <w:pPr>
        <w:pStyle w:val="NoSpacing"/>
        <w:rPr>
          <w:lang w:val="en-US"/>
        </w:rPr>
      </w:pPr>
      <w:r w:rsidRPr="00AA7479">
        <w:rPr>
          <w:lang w:val="en-US"/>
        </w:rPr>
        <w:t xml:space="preserve">86. </w:t>
      </w:r>
      <w:r w:rsidRPr="00AA7479">
        <w:rPr>
          <w:lang w:val="en-US"/>
        </w:rPr>
        <w:tab/>
        <w:t xml:space="preserve">Thomas J, Li Z, Byass P, McCormick T, Boyas M, Clark S (2021) InterVA5: Replicate and Analyse “InterVA5.” </w:t>
      </w:r>
    </w:p>
    <w:p w14:paraId="40EDD28B" w14:textId="77777777" w:rsidR="00AA7479" w:rsidRPr="00AA7479" w:rsidRDefault="00AA7479" w:rsidP="00760A31">
      <w:pPr>
        <w:pStyle w:val="NoSpacing"/>
        <w:rPr>
          <w:lang w:val="en-US"/>
        </w:rPr>
      </w:pPr>
      <w:r w:rsidRPr="00AA7479">
        <w:rPr>
          <w:lang w:val="en-US"/>
        </w:rPr>
        <w:t xml:space="preserve">87. </w:t>
      </w:r>
      <w:r w:rsidRPr="00AA7479">
        <w:rPr>
          <w:lang w:val="en-US"/>
        </w:rPr>
        <w:tab/>
        <w:t>Yendewa GA, Poveda E, Yendewa SA, Sahr F, Quiñones-Mateu ME, Salata RA (2018) HIV/AIDS in Sierra Leone: Characterizing the Hidden Epidemic. AIDS reviews 20:</w:t>
      </w:r>
    </w:p>
    <w:p w14:paraId="7EB2E3BA" w14:textId="77777777" w:rsidR="00AA7479" w:rsidRPr="00AA7479" w:rsidRDefault="00AA7479" w:rsidP="00760A31">
      <w:pPr>
        <w:pStyle w:val="NoSpacing"/>
        <w:rPr>
          <w:lang w:val="en-US"/>
        </w:rPr>
      </w:pPr>
      <w:r w:rsidRPr="00AA7479">
        <w:rPr>
          <w:lang w:val="en-US"/>
        </w:rPr>
        <w:t xml:space="preserve">88. </w:t>
      </w:r>
      <w:r w:rsidRPr="00AA7479">
        <w:rPr>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1EEF2A6A" w:rsidR="00CD3E2C" w:rsidRDefault="00315CBB" w:rsidP="00760A31">
      <w:pPr>
        <w:pStyle w:val="NoSpacing"/>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B5E7" w14:textId="77777777" w:rsidR="00D257BC" w:rsidRDefault="00D257BC">
      <w:pPr>
        <w:spacing w:line="240" w:lineRule="auto"/>
      </w:pPr>
      <w:r>
        <w:separator/>
      </w:r>
    </w:p>
    <w:p w14:paraId="69AF07C0" w14:textId="77777777" w:rsidR="00D257BC" w:rsidRDefault="00D257BC"/>
    <w:p w14:paraId="7AC950B9" w14:textId="77777777" w:rsidR="00D257BC" w:rsidRDefault="00D257BC" w:rsidP="00821217"/>
    <w:p w14:paraId="182AD2B4" w14:textId="77777777" w:rsidR="00D257BC" w:rsidRDefault="00D257BC" w:rsidP="00757A89"/>
  </w:endnote>
  <w:endnote w:type="continuationSeparator" w:id="0">
    <w:p w14:paraId="22945FA1" w14:textId="77777777" w:rsidR="00D257BC" w:rsidRDefault="00D257BC">
      <w:pPr>
        <w:spacing w:line="240" w:lineRule="auto"/>
      </w:pPr>
      <w:r>
        <w:continuationSeparator/>
      </w:r>
    </w:p>
    <w:p w14:paraId="312575B0" w14:textId="77777777" w:rsidR="00D257BC" w:rsidRDefault="00D257BC"/>
    <w:p w14:paraId="05209E62" w14:textId="77777777" w:rsidR="00D257BC" w:rsidRDefault="00D257BC" w:rsidP="00821217"/>
    <w:p w14:paraId="4F68C6FB" w14:textId="77777777" w:rsidR="00D257BC" w:rsidRDefault="00D257BC"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p w14:paraId="293696D6" w14:textId="00334039" w:rsidR="00AD4706" w:rsidDel="006455CA" w:rsidRDefault="00AD4706">
    <w:pPr>
      <w:rPr>
        <w:del w:id="3" w:author="Prabhat Jha" w:date="2025-08-20T13:18:00Z"/>
      </w:rPr>
    </w:pPr>
  </w:p>
  <w:p w14:paraId="6D2CD4BD" w14:textId="587F571B" w:rsidR="00AD4706" w:rsidDel="006455CA" w:rsidRDefault="00AD4706">
    <w:pPr>
      <w:rPr>
        <w:del w:id="4" w:author="Prabhat Jha" w:date="2025-08-20T13:18:00Z"/>
      </w:rPr>
    </w:pPr>
  </w:p>
  <w:p w14:paraId="7A139F47" w14:textId="283D9B53" w:rsidR="00AD4706" w:rsidDel="006455CA" w:rsidRDefault="00AD4706" w:rsidP="003506FC">
    <w:pPr>
      <w:rPr>
        <w:del w:id="5" w:author="Prabhat Jha" w:date="2025-08-20T13:18:00Z"/>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D86C" w14:textId="77777777" w:rsidR="00D257BC" w:rsidRDefault="00D257BC">
      <w:pPr>
        <w:spacing w:after="69" w:line="261" w:lineRule="auto"/>
        <w:ind w:left="202" w:right="202"/>
      </w:pPr>
      <w:r>
        <w:separator/>
      </w:r>
    </w:p>
    <w:p w14:paraId="23F75445" w14:textId="77777777" w:rsidR="00D257BC" w:rsidRDefault="00D257BC"/>
    <w:p w14:paraId="626894E9" w14:textId="77777777" w:rsidR="00D257BC" w:rsidRDefault="00D257BC" w:rsidP="00821217"/>
    <w:p w14:paraId="6125912C" w14:textId="77777777" w:rsidR="00D257BC" w:rsidRDefault="00D257BC" w:rsidP="00757A89"/>
  </w:footnote>
  <w:footnote w:type="continuationSeparator" w:id="0">
    <w:p w14:paraId="0A7C3D8E" w14:textId="77777777" w:rsidR="00D257BC" w:rsidRDefault="00D257BC">
      <w:pPr>
        <w:spacing w:after="69" w:line="261" w:lineRule="auto"/>
        <w:ind w:left="202" w:right="202"/>
      </w:pPr>
      <w:r>
        <w:continuationSeparator/>
      </w:r>
    </w:p>
    <w:p w14:paraId="5B521D9E" w14:textId="77777777" w:rsidR="00D257BC" w:rsidRDefault="00D257BC"/>
    <w:p w14:paraId="7847169A" w14:textId="77777777" w:rsidR="00D257BC" w:rsidRDefault="00D257BC" w:rsidP="00821217"/>
    <w:p w14:paraId="5A3B1AD7" w14:textId="77777777" w:rsidR="00D257BC" w:rsidRDefault="00D257BC"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bhat Jha">
    <w15:presenceInfo w15:providerId="AD" w15:userId="S-1-5-21-1713919750-443283458-3588888695-7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407"/>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31D5"/>
    <w:rsid w:val="000041C9"/>
    <w:rsid w:val="00005665"/>
    <w:rsid w:val="00006229"/>
    <w:rsid w:val="0000648D"/>
    <w:rsid w:val="000102DB"/>
    <w:rsid w:val="00016DEE"/>
    <w:rsid w:val="00020C3A"/>
    <w:rsid w:val="00021E8C"/>
    <w:rsid w:val="000226B3"/>
    <w:rsid w:val="000249FF"/>
    <w:rsid w:val="000275B3"/>
    <w:rsid w:val="000313B7"/>
    <w:rsid w:val="00031A8C"/>
    <w:rsid w:val="000409C8"/>
    <w:rsid w:val="000522D6"/>
    <w:rsid w:val="00054097"/>
    <w:rsid w:val="00055598"/>
    <w:rsid w:val="00056751"/>
    <w:rsid w:val="00056D3F"/>
    <w:rsid w:val="0005709E"/>
    <w:rsid w:val="00060310"/>
    <w:rsid w:val="0007485C"/>
    <w:rsid w:val="00085FA6"/>
    <w:rsid w:val="00090D8B"/>
    <w:rsid w:val="00093DAA"/>
    <w:rsid w:val="00095362"/>
    <w:rsid w:val="000B0F3F"/>
    <w:rsid w:val="000B1C20"/>
    <w:rsid w:val="000B2306"/>
    <w:rsid w:val="000B2D49"/>
    <w:rsid w:val="000B3092"/>
    <w:rsid w:val="000B33C8"/>
    <w:rsid w:val="000C0801"/>
    <w:rsid w:val="000C555A"/>
    <w:rsid w:val="000C7C7D"/>
    <w:rsid w:val="000D187D"/>
    <w:rsid w:val="000D64BF"/>
    <w:rsid w:val="000D7340"/>
    <w:rsid w:val="000E179E"/>
    <w:rsid w:val="000E212E"/>
    <w:rsid w:val="000E49E8"/>
    <w:rsid w:val="000F0AB8"/>
    <w:rsid w:val="000F1FFD"/>
    <w:rsid w:val="000F2F21"/>
    <w:rsid w:val="000F45CF"/>
    <w:rsid w:val="000F5C74"/>
    <w:rsid w:val="00100EA4"/>
    <w:rsid w:val="0010187A"/>
    <w:rsid w:val="00105101"/>
    <w:rsid w:val="001058EF"/>
    <w:rsid w:val="0010632F"/>
    <w:rsid w:val="001072D9"/>
    <w:rsid w:val="00113BFC"/>
    <w:rsid w:val="00114444"/>
    <w:rsid w:val="00121B30"/>
    <w:rsid w:val="00126436"/>
    <w:rsid w:val="001323BE"/>
    <w:rsid w:val="00132639"/>
    <w:rsid w:val="001356C3"/>
    <w:rsid w:val="001360B4"/>
    <w:rsid w:val="00137543"/>
    <w:rsid w:val="0014684A"/>
    <w:rsid w:val="00150563"/>
    <w:rsid w:val="00151A52"/>
    <w:rsid w:val="00151A63"/>
    <w:rsid w:val="00151ABF"/>
    <w:rsid w:val="00151D20"/>
    <w:rsid w:val="00152951"/>
    <w:rsid w:val="00153510"/>
    <w:rsid w:val="001547D7"/>
    <w:rsid w:val="001556BA"/>
    <w:rsid w:val="00155C75"/>
    <w:rsid w:val="001625AE"/>
    <w:rsid w:val="00164044"/>
    <w:rsid w:val="00164B83"/>
    <w:rsid w:val="0017040A"/>
    <w:rsid w:val="00171311"/>
    <w:rsid w:val="00173D7C"/>
    <w:rsid w:val="0017782C"/>
    <w:rsid w:val="00180E9C"/>
    <w:rsid w:val="00181BB8"/>
    <w:rsid w:val="00182613"/>
    <w:rsid w:val="00183328"/>
    <w:rsid w:val="0018395D"/>
    <w:rsid w:val="00184BC1"/>
    <w:rsid w:val="00186968"/>
    <w:rsid w:val="00190375"/>
    <w:rsid w:val="00191B8B"/>
    <w:rsid w:val="00192BCB"/>
    <w:rsid w:val="00193A1B"/>
    <w:rsid w:val="0019639A"/>
    <w:rsid w:val="001A0490"/>
    <w:rsid w:val="001A1782"/>
    <w:rsid w:val="001A28A2"/>
    <w:rsid w:val="001A518D"/>
    <w:rsid w:val="001A542C"/>
    <w:rsid w:val="001B14C4"/>
    <w:rsid w:val="001B1F8E"/>
    <w:rsid w:val="001B2687"/>
    <w:rsid w:val="001B5818"/>
    <w:rsid w:val="001C013C"/>
    <w:rsid w:val="001C01D1"/>
    <w:rsid w:val="001C417F"/>
    <w:rsid w:val="001C64E5"/>
    <w:rsid w:val="001C7202"/>
    <w:rsid w:val="001D0491"/>
    <w:rsid w:val="001D1756"/>
    <w:rsid w:val="001D274C"/>
    <w:rsid w:val="001D4CE2"/>
    <w:rsid w:val="001D742D"/>
    <w:rsid w:val="001E18DF"/>
    <w:rsid w:val="001E6CF1"/>
    <w:rsid w:val="001F4212"/>
    <w:rsid w:val="001F6B15"/>
    <w:rsid w:val="00200775"/>
    <w:rsid w:val="00203BBA"/>
    <w:rsid w:val="0020484C"/>
    <w:rsid w:val="00207EB7"/>
    <w:rsid w:val="00211FF0"/>
    <w:rsid w:val="00213CDB"/>
    <w:rsid w:val="002235F5"/>
    <w:rsid w:val="002237CA"/>
    <w:rsid w:val="00224955"/>
    <w:rsid w:val="00225B80"/>
    <w:rsid w:val="0022608C"/>
    <w:rsid w:val="00226754"/>
    <w:rsid w:val="00230C17"/>
    <w:rsid w:val="002316AB"/>
    <w:rsid w:val="00233138"/>
    <w:rsid w:val="00236ED3"/>
    <w:rsid w:val="00237CB0"/>
    <w:rsid w:val="00240462"/>
    <w:rsid w:val="00240796"/>
    <w:rsid w:val="00242D39"/>
    <w:rsid w:val="0024654D"/>
    <w:rsid w:val="002467EF"/>
    <w:rsid w:val="002514FA"/>
    <w:rsid w:val="00251803"/>
    <w:rsid w:val="00253DDE"/>
    <w:rsid w:val="002570C0"/>
    <w:rsid w:val="00257F9F"/>
    <w:rsid w:val="00262289"/>
    <w:rsid w:val="00263A95"/>
    <w:rsid w:val="00265DE8"/>
    <w:rsid w:val="00270458"/>
    <w:rsid w:val="00275F41"/>
    <w:rsid w:val="0028326E"/>
    <w:rsid w:val="00284147"/>
    <w:rsid w:val="00285132"/>
    <w:rsid w:val="00286F42"/>
    <w:rsid w:val="0029277D"/>
    <w:rsid w:val="00293EF8"/>
    <w:rsid w:val="0029551B"/>
    <w:rsid w:val="002968BC"/>
    <w:rsid w:val="00296C3D"/>
    <w:rsid w:val="00296FCE"/>
    <w:rsid w:val="002A0C65"/>
    <w:rsid w:val="002A47CE"/>
    <w:rsid w:val="002A7926"/>
    <w:rsid w:val="002A79EC"/>
    <w:rsid w:val="002B0356"/>
    <w:rsid w:val="002B6232"/>
    <w:rsid w:val="002C3BD5"/>
    <w:rsid w:val="002C4C29"/>
    <w:rsid w:val="002C641E"/>
    <w:rsid w:val="002C72B7"/>
    <w:rsid w:val="002C746E"/>
    <w:rsid w:val="002C7CAC"/>
    <w:rsid w:val="002C7E0A"/>
    <w:rsid w:val="002D10D5"/>
    <w:rsid w:val="002D1331"/>
    <w:rsid w:val="002D68ED"/>
    <w:rsid w:val="002E6680"/>
    <w:rsid w:val="002E6C61"/>
    <w:rsid w:val="002E75F9"/>
    <w:rsid w:val="002F10E1"/>
    <w:rsid w:val="002F2AB1"/>
    <w:rsid w:val="002F2E6F"/>
    <w:rsid w:val="002F38FA"/>
    <w:rsid w:val="002F3E37"/>
    <w:rsid w:val="002F4E9D"/>
    <w:rsid w:val="002F5DA2"/>
    <w:rsid w:val="003000A7"/>
    <w:rsid w:val="00302354"/>
    <w:rsid w:val="00306010"/>
    <w:rsid w:val="00306DB4"/>
    <w:rsid w:val="00307DCA"/>
    <w:rsid w:val="00312B3A"/>
    <w:rsid w:val="00312DAF"/>
    <w:rsid w:val="00313BEB"/>
    <w:rsid w:val="00315650"/>
    <w:rsid w:val="00315CBB"/>
    <w:rsid w:val="00315DC0"/>
    <w:rsid w:val="00315F15"/>
    <w:rsid w:val="00321E64"/>
    <w:rsid w:val="00322903"/>
    <w:rsid w:val="0032511B"/>
    <w:rsid w:val="00325BAF"/>
    <w:rsid w:val="003328A0"/>
    <w:rsid w:val="00333CBF"/>
    <w:rsid w:val="00334FF3"/>
    <w:rsid w:val="00342902"/>
    <w:rsid w:val="00344F27"/>
    <w:rsid w:val="003470BE"/>
    <w:rsid w:val="003473E5"/>
    <w:rsid w:val="003506FC"/>
    <w:rsid w:val="00351B8A"/>
    <w:rsid w:val="0035318B"/>
    <w:rsid w:val="0035324F"/>
    <w:rsid w:val="003534DA"/>
    <w:rsid w:val="00360076"/>
    <w:rsid w:val="003636AE"/>
    <w:rsid w:val="00364F4F"/>
    <w:rsid w:val="003652BA"/>
    <w:rsid w:val="0037412E"/>
    <w:rsid w:val="00374FC7"/>
    <w:rsid w:val="0037595F"/>
    <w:rsid w:val="00375A71"/>
    <w:rsid w:val="00376C7E"/>
    <w:rsid w:val="0037737F"/>
    <w:rsid w:val="00377F57"/>
    <w:rsid w:val="00383088"/>
    <w:rsid w:val="00386B16"/>
    <w:rsid w:val="00387592"/>
    <w:rsid w:val="00387FCA"/>
    <w:rsid w:val="00392A06"/>
    <w:rsid w:val="00393ABB"/>
    <w:rsid w:val="003A030B"/>
    <w:rsid w:val="003A786C"/>
    <w:rsid w:val="003B3448"/>
    <w:rsid w:val="003B43C0"/>
    <w:rsid w:val="003B6023"/>
    <w:rsid w:val="003B673E"/>
    <w:rsid w:val="003C3214"/>
    <w:rsid w:val="003C42FB"/>
    <w:rsid w:val="003C6CB9"/>
    <w:rsid w:val="003C7B9C"/>
    <w:rsid w:val="003D0C39"/>
    <w:rsid w:val="003D1B82"/>
    <w:rsid w:val="003E2665"/>
    <w:rsid w:val="003E64AA"/>
    <w:rsid w:val="003E70FF"/>
    <w:rsid w:val="003F0443"/>
    <w:rsid w:val="003F61C8"/>
    <w:rsid w:val="004056BE"/>
    <w:rsid w:val="00405D5F"/>
    <w:rsid w:val="004124D9"/>
    <w:rsid w:val="00414D1D"/>
    <w:rsid w:val="00417A76"/>
    <w:rsid w:val="0042022B"/>
    <w:rsid w:val="00420FE3"/>
    <w:rsid w:val="004315C1"/>
    <w:rsid w:val="00431A4A"/>
    <w:rsid w:val="0044195D"/>
    <w:rsid w:val="00443622"/>
    <w:rsid w:val="00444CA7"/>
    <w:rsid w:val="004450E1"/>
    <w:rsid w:val="00446CCC"/>
    <w:rsid w:val="00452496"/>
    <w:rsid w:val="0046072E"/>
    <w:rsid w:val="00462806"/>
    <w:rsid w:val="0046289A"/>
    <w:rsid w:val="00464BF2"/>
    <w:rsid w:val="00465E27"/>
    <w:rsid w:val="004713C9"/>
    <w:rsid w:val="00473439"/>
    <w:rsid w:val="0047402D"/>
    <w:rsid w:val="004853DC"/>
    <w:rsid w:val="0048578A"/>
    <w:rsid w:val="00485995"/>
    <w:rsid w:val="004867D9"/>
    <w:rsid w:val="00486B47"/>
    <w:rsid w:val="00493F89"/>
    <w:rsid w:val="00494366"/>
    <w:rsid w:val="00495953"/>
    <w:rsid w:val="00497EEE"/>
    <w:rsid w:val="004A2C31"/>
    <w:rsid w:val="004A4722"/>
    <w:rsid w:val="004A492D"/>
    <w:rsid w:val="004A4B79"/>
    <w:rsid w:val="004B099D"/>
    <w:rsid w:val="004B119E"/>
    <w:rsid w:val="004B4AB9"/>
    <w:rsid w:val="004B634F"/>
    <w:rsid w:val="004C692B"/>
    <w:rsid w:val="004C78B4"/>
    <w:rsid w:val="004D38E4"/>
    <w:rsid w:val="004D4F0B"/>
    <w:rsid w:val="004E0A86"/>
    <w:rsid w:val="004E3D1A"/>
    <w:rsid w:val="004E4254"/>
    <w:rsid w:val="004E4D01"/>
    <w:rsid w:val="004E513E"/>
    <w:rsid w:val="004E51C3"/>
    <w:rsid w:val="004E7C5A"/>
    <w:rsid w:val="004F0B61"/>
    <w:rsid w:val="004F0D78"/>
    <w:rsid w:val="004F43D6"/>
    <w:rsid w:val="004F4835"/>
    <w:rsid w:val="00500156"/>
    <w:rsid w:val="005002DA"/>
    <w:rsid w:val="005034E1"/>
    <w:rsid w:val="0050422F"/>
    <w:rsid w:val="00505CDB"/>
    <w:rsid w:val="005061F6"/>
    <w:rsid w:val="00506AD7"/>
    <w:rsid w:val="00511C41"/>
    <w:rsid w:val="005135C9"/>
    <w:rsid w:val="00514D5E"/>
    <w:rsid w:val="00516BE8"/>
    <w:rsid w:val="00516E80"/>
    <w:rsid w:val="00517A7A"/>
    <w:rsid w:val="00522570"/>
    <w:rsid w:val="0052430A"/>
    <w:rsid w:val="00526838"/>
    <w:rsid w:val="0053108A"/>
    <w:rsid w:val="00531726"/>
    <w:rsid w:val="005327EE"/>
    <w:rsid w:val="00532802"/>
    <w:rsid w:val="00534738"/>
    <w:rsid w:val="00534FBA"/>
    <w:rsid w:val="00541BE9"/>
    <w:rsid w:val="00542388"/>
    <w:rsid w:val="00545CB7"/>
    <w:rsid w:val="005465FD"/>
    <w:rsid w:val="005474D6"/>
    <w:rsid w:val="005479D5"/>
    <w:rsid w:val="0055024D"/>
    <w:rsid w:val="0055034E"/>
    <w:rsid w:val="00550F1C"/>
    <w:rsid w:val="00550FB0"/>
    <w:rsid w:val="005538B5"/>
    <w:rsid w:val="00555CAA"/>
    <w:rsid w:val="00557A74"/>
    <w:rsid w:val="005602C5"/>
    <w:rsid w:val="0056068C"/>
    <w:rsid w:val="00562CFD"/>
    <w:rsid w:val="0056599B"/>
    <w:rsid w:val="00570D04"/>
    <w:rsid w:val="0057268B"/>
    <w:rsid w:val="00573403"/>
    <w:rsid w:val="005748C7"/>
    <w:rsid w:val="00574A83"/>
    <w:rsid w:val="00580A22"/>
    <w:rsid w:val="00582AC4"/>
    <w:rsid w:val="00585227"/>
    <w:rsid w:val="00587BE7"/>
    <w:rsid w:val="00590100"/>
    <w:rsid w:val="0059099D"/>
    <w:rsid w:val="005928A2"/>
    <w:rsid w:val="0059675A"/>
    <w:rsid w:val="005A0F06"/>
    <w:rsid w:val="005A104E"/>
    <w:rsid w:val="005A41F0"/>
    <w:rsid w:val="005B2B97"/>
    <w:rsid w:val="005B47F9"/>
    <w:rsid w:val="005B6649"/>
    <w:rsid w:val="005B7AA7"/>
    <w:rsid w:val="005C2816"/>
    <w:rsid w:val="005C2E2B"/>
    <w:rsid w:val="005C35C8"/>
    <w:rsid w:val="005C5D24"/>
    <w:rsid w:val="005D08BB"/>
    <w:rsid w:val="005D145B"/>
    <w:rsid w:val="005D6781"/>
    <w:rsid w:val="005D67CF"/>
    <w:rsid w:val="005E0BBB"/>
    <w:rsid w:val="005E3347"/>
    <w:rsid w:val="005E3D35"/>
    <w:rsid w:val="005E5FF1"/>
    <w:rsid w:val="005F31C8"/>
    <w:rsid w:val="005F6310"/>
    <w:rsid w:val="0060068C"/>
    <w:rsid w:val="00600DA1"/>
    <w:rsid w:val="00605283"/>
    <w:rsid w:val="006069D5"/>
    <w:rsid w:val="00607AFD"/>
    <w:rsid w:val="00607D86"/>
    <w:rsid w:val="00612FBB"/>
    <w:rsid w:val="0061566A"/>
    <w:rsid w:val="00616085"/>
    <w:rsid w:val="0061715B"/>
    <w:rsid w:val="00617A66"/>
    <w:rsid w:val="00620216"/>
    <w:rsid w:val="00620F13"/>
    <w:rsid w:val="00624901"/>
    <w:rsid w:val="0062608B"/>
    <w:rsid w:val="00626CF1"/>
    <w:rsid w:val="0062739C"/>
    <w:rsid w:val="006322F0"/>
    <w:rsid w:val="00633952"/>
    <w:rsid w:val="00634ED8"/>
    <w:rsid w:val="0064064E"/>
    <w:rsid w:val="006426F4"/>
    <w:rsid w:val="0064329D"/>
    <w:rsid w:val="006455CA"/>
    <w:rsid w:val="0065050C"/>
    <w:rsid w:val="0065576D"/>
    <w:rsid w:val="00660CC9"/>
    <w:rsid w:val="00662D5F"/>
    <w:rsid w:val="00663225"/>
    <w:rsid w:val="00663851"/>
    <w:rsid w:val="006661D1"/>
    <w:rsid w:val="00671025"/>
    <w:rsid w:val="00672206"/>
    <w:rsid w:val="00673F89"/>
    <w:rsid w:val="006748CC"/>
    <w:rsid w:val="00674BF2"/>
    <w:rsid w:val="006814B4"/>
    <w:rsid w:val="00681E3B"/>
    <w:rsid w:val="006831B8"/>
    <w:rsid w:val="006832AE"/>
    <w:rsid w:val="0068386D"/>
    <w:rsid w:val="00686794"/>
    <w:rsid w:val="00691D88"/>
    <w:rsid w:val="00692EF8"/>
    <w:rsid w:val="0069327D"/>
    <w:rsid w:val="006954C9"/>
    <w:rsid w:val="006960CE"/>
    <w:rsid w:val="006979AE"/>
    <w:rsid w:val="006A13C0"/>
    <w:rsid w:val="006A1906"/>
    <w:rsid w:val="006A5E6B"/>
    <w:rsid w:val="006A70E3"/>
    <w:rsid w:val="006A7AAB"/>
    <w:rsid w:val="006B173D"/>
    <w:rsid w:val="006B2EAE"/>
    <w:rsid w:val="006C1426"/>
    <w:rsid w:val="006C2E88"/>
    <w:rsid w:val="006C34D8"/>
    <w:rsid w:val="006C3BC5"/>
    <w:rsid w:val="006C46D8"/>
    <w:rsid w:val="006C69C1"/>
    <w:rsid w:val="006C71C0"/>
    <w:rsid w:val="006D0236"/>
    <w:rsid w:val="006D1A2C"/>
    <w:rsid w:val="006D1A5B"/>
    <w:rsid w:val="006D28AC"/>
    <w:rsid w:val="006D5A0A"/>
    <w:rsid w:val="006D609A"/>
    <w:rsid w:val="006E07B7"/>
    <w:rsid w:val="006E119A"/>
    <w:rsid w:val="006E17B1"/>
    <w:rsid w:val="006E52DA"/>
    <w:rsid w:val="006E5552"/>
    <w:rsid w:val="006F28C2"/>
    <w:rsid w:val="006F3D14"/>
    <w:rsid w:val="006F45AB"/>
    <w:rsid w:val="006F4E77"/>
    <w:rsid w:val="00702C0A"/>
    <w:rsid w:val="00704E10"/>
    <w:rsid w:val="00707CC4"/>
    <w:rsid w:val="007115C5"/>
    <w:rsid w:val="00714C0D"/>
    <w:rsid w:val="007161FD"/>
    <w:rsid w:val="00721D5C"/>
    <w:rsid w:val="0072203F"/>
    <w:rsid w:val="0072225F"/>
    <w:rsid w:val="0072375C"/>
    <w:rsid w:val="00723AA9"/>
    <w:rsid w:val="0072607B"/>
    <w:rsid w:val="007278D3"/>
    <w:rsid w:val="007300E5"/>
    <w:rsid w:val="00733465"/>
    <w:rsid w:val="00733868"/>
    <w:rsid w:val="00735542"/>
    <w:rsid w:val="007378C6"/>
    <w:rsid w:val="007412AD"/>
    <w:rsid w:val="00742075"/>
    <w:rsid w:val="007442F0"/>
    <w:rsid w:val="00744CC8"/>
    <w:rsid w:val="007474FE"/>
    <w:rsid w:val="007541A4"/>
    <w:rsid w:val="007547AF"/>
    <w:rsid w:val="00757560"/>
    <w:rsid w:val="00757A89"/>
    <w:rsid w:val="00760A31"/>
    <w:rsid w:val="00762020"/>
    <w:rsid w:val="0076205E"/>
    <w:rsid w:val="0076348A"/>
    <w:rsid w:val="00763AE3"/>
    <w:rsid w:val="00766C18"/>
    <w:rsid w:val="0077084B"/>
    <w:rsid w:val="00774BCD"/>
    <w:rsid w:val="007759B7"/>
    <w:rsid w:val="0077611F"/>
    <w:rsid w:val="00780903"/>
    <w:rsid w:val="00780A93"/>
    <w:rsid w:val="0078319E"/>
    <w:rsid w:val="0078424F"/>
    <w:rsid w:val="00792544"/>
    <w:rsid w:val="0079407E"/>
    <w:rsid w:val="007946CB"/>
    <w:rsid w:val="00797B3E"/>
    <w:rsid w:val="00797DD5"/>
    <w:rsid w:val="007A084D"/>
    <w:rsid w:val="007A6599"/>
    <w:rsid w:val="007A7234"/>
    <w:rsid w:val="007A795C"/>
    <w:rsid w:val="007B4B1A"/>
    <w:rsid w:val="007B5545"/>
    <w:rsid w:val="007B577E"/>
    <w:rsid w:val="007B630B"/>
    <w:rsid w:val="007B7734"/>
    <w:rsid w:val="007C1A2F"/>
    <w:rsid w:val="007C1C0A"/>
    <w:rsid w:val="007C29BB"/>
    <w:rsid w:val="007C6086"/>
    <w:rsid w:val="007C7C97"/>
    <w:rsid w:val="007D055D"/>
    <w:rsid w:val="007D0BE3"/>
    <w:rsid w:val="007D0CD0"/>
    <w:rsid w:val="007D2E8D"/>
    <w:rsid w:val="007D78DD"/>
    <w:rsid w:val="007D7A45"/>
    <w:rsid w:val="007E1279"/>
    <w:rsid w:val="007E16AE"/>
    <w:rsid w:val="007E1955"/>
    <w:rsid w:val="007E2F44"/>
    <w:rsid w:val="007E332D"/>
    <w:rsid w:val="007E36AC"/>
    <w:rsid w:val="007E3DF8"/>
    <w:rsid w:val="007E5DEC"/>
    <w:rsid w:val="007F0D18"/>
    <w:rsid w:val="007F52D2"/>
    <w:rsid w:val="007F763E"/>
    <w:rsid w:val="008005A2"/>
    <w:rsid w:val="0080277D"/>
    <w:rsid w:val="008055DC"/>
    <w:rsid w:val="00806A89"/>
    <w:rsid w:val="0081027A"/>
    <w:rsid w:val="00810B67"/>
    <w:rsid w:val="00816FAD"/>
    <w:rsid w:val="00821217"/>
    <w:rsid w:val="0082609B"/>
    <w:rsid w:val="00826355"/>
    <w:rsid w:val="00827BFE"/>
    <w:rsid w:val="00831019"/>
    <w:rsid w:val="008313CD"/>
    <w:rsid w:val="00832DE6"/>
    <w:rsid w:val="00835019"/>
    <w:rsid w:val="008350E4"/>
    <w:rsid w:val="00841DB4"/>
    <w:rsid w:val="00842531"/>
    <w:rsid w:val="00845AE8"/>
    <w:rsid w:val="00861BC2"/>
    <w:rsid w:val="00863B2A"/>
    <w:rsid w:val="008640F2"/>
    <w:rsid w:val="00865A49"/>
    <w:rsid w:val="00867BCF"/>
    <w:rsid w:val="00867F90"/>
    <w:rsid w:val="0087192B"/>
    <w:rsid w:val="008731A5"/>
    <w:rsid w:val="00873BB6"/>
    <w:rsid w:val="00873C00"/>
    <w:rsid w:val="0087522B"/>
    <w:rsid w:val="00877250"/>
    <w:rsid w:val="008800C2"/>
    <w:rsid w:val="00880C46"/>
    <w:rsid w:val="008827D7"/>
    <w:rsid w:val="00885DDB"/>
    <w:rsid w:val="008865C0"/>
    <w:rsid w:val="008905F6"/>
    <w:rsid w:val="0089076C"/>
    <w:rsid w:val="00891311"/>
    <w:rsid w:val="00893409"/>
    <w:rsid w:val="00894A51"/>
    <w:rsid w:val="00895F9A"/>
    <w:rsid w:val="008A1568"/>
    <w:rsid w:val="008A29C4"/>
    <w:rsid w:val="008A4156"/>
    <w:rsid w:val="008A588D"/>
    <w:rsid w:val="008B170C"/>
    <w:rsid w:val="008B323B"/>
    <w:rsid w:val="008B51EB"/>
    <w:rsid w:val="008C050C"/>
    <w:rsid w:val="008C12FC"/>
    <w:rsid w:val="008C21F0"/>
    <w:rsid w:val="008C36EE"/>
    <w:rsid w:val="008C4720"/>
    <w:rsid w:val="008C62BF"/>
    <w:rsid w:val="008D42B7"/>
    <w:rsid w:val="008D5DE9"/>
    <w:rsid w:val="008E1DE6"/>
    <w:rsid w:val="008E5724"/>
    <w:rsid w:val="008E5EB0"/>
    <w:rsid w:val="008E660C"/>
    <w:rsid w:val="008E71E5"/>
    <w:rsid w:val="008F0A69"/>
    <w:rsid w:val="008F1796"/>
    <w:rsid w:val="008F291C"/>
    <w:rsid w:val="008F459C"/>
    <w:rsid w:val="008F4615"/>
    <w:rsid w:val="0090140E"/>
    <w:rsid w:val="009021DB"/>
    <w:rsid w:val="00905D1C"/>
    <w:rsid w:val="00910182"/>
    <w:rsid w:val="009105F3"/>
    <w:rsid w:val="00910984"/>
    <w:rsid w:val="00913627"/>
    <w:rsid w:val="00915366"/>
    <w:rsid w:val="00915C46"/>
    <w:rsid w:val="00916494"/>
    <w:rsid w:val="009174C1"/>
    <w:rsid w:val="00917FE5"/>
    <w:rsid w:val="00926938"/>
    <w:rsid w:val="009278C3"/>
    <w:rsid w:val="00927D8F"/>
    <w:rsid w:val="00932E6C"/>
    <w:rsid w:val="00932E81"/>
    <w:rsid w:val="00933693"/>
    <w:rsid w:val="009356B2"/>
    <w:rsid w:val="00940023"/>
    <w:rsid w:val="00941013"/>
    <w:rsid w:val="0094495E"/>
    <w:rsid w:val="00946EF4"/>
    <w:rsid w:val="00950B8F"/>
    <w:rsid w:val="009528AE"/>
    <w:rsid w:val="00954A6F"/>
    <w:rsid w:val="00956265"/>
    <w:rsid w:val="00957262"/>
    <w:rsid w:val="00961771"/>
    <w:rsid w:val="0096241E"/>
    <w:rsid w:val="00965B0C"/>
    <w:rsid w:val="00965DCB"/>
    <w:rsid w:val="009663E7"/>
    <w:rsid w:val="00971EC1"/>
    <w:rsid w:val="00972461"/>
    <w:rsid w:val="009731A8"/>
    <w:rsid w:val="00976F02"/>
    <w:rsid w:val="009814E6"/>
    <w:rsid w:val="00981DD4"/>
    <w:rsid w:val="009875F9"/>
    <w:rsid w:val="009909C9"/>
    <w:rsid w:val="0099188E"/>
    <w:rsid w:val="009926D4"/>
    <w:rsid w:val="00992D53"/>
    <w:rsid w:val="00992D8A"/>
    <w:rsid w:val="00993AAC"/>
    <w:rsid w:val="00994B6D"/>
    <w:rsid w:val="009A003B"/>
    <w:rsid w:val="009A0322"/>
    <w:rsid w:val="009A3616"/>
    <w:rsid w:val="009A37BC"/>
    <w:rsid w:val="009A40D3"/>
    <w:rsid w:val="009A4853"/>
    <w:rsid w:val="009A5CA1"/>
    <w:rsid w:val="009B6129"/>
    <w:rsid w:val="009B77C6"/>
    <w:rsid w:val="009B7EAD"/>
    <w:rsid w:val="009C2B44"/>
    <w:rsid w:val="009C2D05"/>
    <w:rsid w:val="009C6C21"/>
    <w:rsid w:val="009C7296"/>
    <w:rsid w:val="009D2584"/>
    <w:rsid w:val="009D4652"/>
    <w:rsid w:val="009D6046"/>
    <w:rsid w:val="009D721A"/>
    <w:rsid w:val="009D7969"/>
    <w:rsid w:val="009E4A74"/>
    <w:rsid w:val="009E5410"/>
    <w:rsid w:val="009E6DFE"/>
    <w:rsid w:val="009F3C04"/>
    <w:rsid w:val="009F5759"/>
    <w:rsid w:val="00A06632"/>
    <w:rsid w:val="00A11969"/>
    <w:rsid w:val="00A1642A"/>
    <w:rsid w:val="00A238DC"/>
    <w:rsid w:val="00A25FAF"/>
    <w:rsid w:val="00A2644C"/>
    <w:rsid w:val="00A27804"/>
    <w:rsid w:val="00A3420C"/>
    <w:rsid w:val="00A366D5"/>
    <w:rsid w:val="00A368CE"/>
    <w:rsid w:val="00A371CC"/>
    <w:rsid w:val="00A443D3"/>
    <w:rsid w:val="00A4457B"/>
    <w:rsid w:val="00A47E41"/>
    <w:rsid w:val="00A52570"/>
    <w:rsid w:val="00A560BC"/>
    <w:rsid w:val="00A6082D"/>
    <w:rsid w:val="00A624E5"/>
    <w:rsid w:val="00A627FC"/>
    <w:rsid w:val="00A63C05"/>
    <w:rsid w:val="00A65959"/>
    <w:rsid w:val="00A72E0E"/>
    <w:rsid w:val="00A75744"/>
    <w:rsid w:val="00A76614"/>
    <w:rsid w:val="00A77565"/>
    <w:rsid w:val="00A80278"/>
    <w:rsid w:val="00A84FBD"/>
    <w:rsid w:val="00A9270A"/>
    <w:rsid w:val="00A9280D"/>
    <w:rsid w:val="00A92A7E"/>
    <w:rsid w:val="00A94EC5"/>
    <w:rsid w:val="00A96B4A"/>
    <w:rsid w:val="00AA19D2"/>
    <w:rsid w:val="00AA3E39"/>
    <w:rsid w:val="00AA688B"/>
    <w:rsid w:val="00AA7479"/>
    <w:rsid w:val="00AA7D67"/>
    <w:rsid w:val="00AB0BD0"/>
    <w:rsid w:val="00AB331A"/>
    <w:rsid w:val="00AB6261"/>
    <w:rsid w:val="00AB67E8"/>
    <w:rsid w:val="00AB766F"/>
    <w:rsid w:val="00AC0BD8"/>
    <w:rsid w:val="00AC0F04"/>
    <w:rsid w:val="00AC1AE4"/>
    <w:rsid w:val="00AC4BCD"/>
    <w:rsid w:val="00AC6F68"/>
    <w:rsid w:val="00AC7C41"/>
    <w:rsid w:val="00AD126F"/>
    <w:rsid w:val="00AD3CA4"/>
    <w:rsid w:val="00AD4706"/>
    <w:rsid w:val="00AD7CB2"/>
    <w:rsid w:val="00AE1AB4"/>
    <w:rsid w:val="00AE25DE"/>
    <w:rsid w:val="00AE51E8"/>
    <w:rsid w:val="00AE713F"/>
    <w:rsid w:val="00AE7B07"/>
    <w:rsid w:val="00AF0CBC"/>
    <w:rsid w:val="00AF125A"/>
    <w:rsid w:val="00AF14D6"/>
    <w:rsid w:val="00AF19CE"/>
    <w:rsid w:val="00AF65F8"/>
    <w:rsid w:val="00AF68D6"/>
    <w:rsid w:val="00AF78AF"/>
    <w:rsid w:val="00B00C24"/>
    <w:rsid w:val="00B04B47"/>
    <w:rsid w:val="00B05D65"/>
    <w:rsid w:val="00B07F5D"/>
    <w:rsid w:val="00B101C8"/>
    <w:rsid w:val="00B1179F"/>
    <w:rsid w:val="00B125D3"/>
    <w:rsid w:val="00B12B29"/>
    <w:rsid w:val="00B14F2E"/>
    <w:rsid w:val="00B164D4"/>
    <w:rsid w:val="00B17C91"/>
    <w:rsid w:val="00B2137E"/>
    <w:rsid w:val="00B22459"/>
    <w:rsid w:val="00B225B1"/>
    <w:rsid w:val="00B22B44"/>
    <w:rsid w:val="00B22FA4"/>
    <w:rsid w:val="00B24372"/>
    <w:rsid w:val="00B24968"/>
    <w:rsid w:val="00B25DAD"/>
    <w:rsid w:val="00B321B8"/>
    <w:rsid w:val="00B32526"/>
    <w:rsid w:val="00B33A16"/>
    <w:rsid w:val="00B37B38"/>
    <w:rsid w:val="00B40B3C"/>
    <w:rsid w:val="00B4553D"/>
    <w:rsid w:val="00B50FB1"/>
    <w:rsid w:val="00B5234D"/>
    <w:rsid w:val="00B5371C"/>
    <w:rsid w:val="00B5382B"/>
    <w:rsid w:val="00B54F3C"/>
    <w:rsid w:val="00B551EA"/>
    <w:rsid w:val="00B561EE"/>
    <w:rsid w:val="00B6295A"/>
    <w:rsid w:val="00B62B46"/>
    <w:rsid w:val="00B71BB8"/>
    <w:rsid w:val="00B71E5D"/>
    <w:rsid w:val="00B73226"/>
    <w:rsid w:val="00B73748"/>
    <w:rsid w:val="00B75A33"/>
    <w:rsid w:val="00B76BD3"/>
    <w:rsid w:val="00B8053F"/>
    <w:rsid w:val="00B81275"/>
    <w:rsid w:val="00B81924"/>
    <w:rsid w:val="00B85942"/>
    <w:rsid w:val="00B85FAD"/>
    <w:rsid w:val="00B9257D"/>
    <w:rsid w:val="00B97BD2"/>
    <w:rsid w:val="00BA632C"/>
    <w:rsid w:val="00BA72AD"/>
    <w:rsid w:val="00BB0D31"/>
    <w:rsid w:val="00BB4B9F"/>
    <w:rsid w:val="00BB5C92"/>
    <w:rsid w:val="00BB6C25"/>
    <w:rsid w:val="00BB6D6A"/>
    <w:rsid w:val="00BB6EDC"/>
    <w:rsid w:val="00BC058A"/>
    <w:rsid w:val="00BC460E"/>
    <w:rsid w:val="00BC4B3E"/>
    <w:rsid w:val="00BC525F"/>
    <w:rsid w:val="00BC68A5"/>
    <w:rsid w:val="00BD39E7"/>
    <w:rsid w:val="00BD4269"/>
    <w:rsid w:val="00BD6C0F"/>
    <w:rsid w:val="00BE0021"/>
    <w:rsid w:val="00BE1BF7"/>
    <w:rsid w:val="00BE4D76"/>
    <w:rsid w:val="00BE5B2F"/>
    <w:rsid w:val="00BE64EA"/>
    <w:rsid w:val="00BF050E"/>
    <w:rsid w:val="00BF0DC3"/>
    <w:rsid w:val="00BF0E5C"/>
    <w:rsid w:val="00BF19AE"/>
    <w:rsid w:val="00BF22B7"/>
    <w:rsid w:val="00BF24CC"/>
    <w:rsid w:val="00BF27BD"/>
    <w:rsid w:val="00BF29EF"/>
    <w:rsid w:val="00BF2D5C"/>
    <w:rsid w:val="00BF5F84"/>
    <w:rsid w:val="00BF6839"/>
    <w:rsid w:val="00BF6A86"/>
    <w:rsid w:val="00BF7BEB"/>
    <w:rsid w:val="00BF7DB7"/>
    <w:rsid w:val="00C01567"/>
    <w:rsid w:val="00C01DF0"/>
    <w:rsid w:val="00C02BBF"/>
    <w:rsid w:val="00C03049"/>
    <w:rsid w:val="00C049E8"/>
    <w:rsid w:val="00C0725B"/>
    <w:rsid w:val="00C07DE1"/>
    <w:rsid w:val="00C10707"/>
    <w:rsid w:val="00C11BE2"/>
    <w:rsid w:val="00C125F0"/>
    <w:rsid w:val="00C128CB"/>
    <w:rsid w:val="00C132A7"/>
    <w:rsid w:val="00C13434"/>
    <w:rsid w:val="00C15CBA"/>
    <w:rsid w:val="00C17E82"/>
    <w:rsid w:val="00C20E1C"/>
    <w:rsid w:val="00C222CC"/>
    <w:rsid w:val="00C22BAC"/>
    <w:rsid w:val="00C245CA"/>
    <w:rsid w:val="00C3297A"/>
    <w:rsid w:val="00C33FD1"/>
    <w:rsid w:val="00C33FF8"/>
    <w:rsid w:val="00C36C96"/>
    <w:rsid w:val="00C41209"/>
    <w:rsid w:val="00C41305"/>
    <w:rsid w:val="00C4395C"/>
    <w:rsid w:val="00C47535"/>
    <w:rsid w:val="00C50A80"/>
    <w:rsid w:val="00C527EE"/>
    <w:rsid w:val="00C532C7"/>
    <w:rsid w:val="00C540E1"/>
    <w:rsid w:val="00C54261"/>
    <w:rsid w:val="00C54C6E"/>
    <w:rsid w:val="00C574E0"/>
    <w:rsid w:val="00C57920"/>
    <w:rsid w:val="00C57C77"/>
    <w:rsid w:val="00C6014B"/>
    <w:rsid w:val="00C61082"/>
    <w:rsid w:val="00C617F7"/>
    <w:rsid w:val="00C621E6"/>
    <w:rsid w:val="00C634B1"/>
    <w:rsid w:val="00C648E9"/>
    <w:rsid w:val="00C672E4"/>
    <w:rsid w:val="00C679EC"/>
    <w:rsid w:val="00C7068A"/>
    <w:rsid w:val="00C71D93"/>
    <w:rsid w:val="00C72C32"/>
    <w:rsid w:val="00C74886"/>
    <w:rsid w:val="00C74951"/>
    <w:rsid w:val="00C8040B"/>
    <w:rsid w:val="00C80BC6"/>
    <w:rsid w:val="00C82759"/>
    <w:rsid w:val="00C851FE"/>
    <w:rsid w:val="00C93A00"/>
    <w:rsid w:val="00C942B6"/>
    <w:rsid w:val="00C96B9C"/>
    <w:rsid w:val="00CA0070"/>
    <w:rsid w:val="00CA0731"/>
    <w:rsid w:val="00CA4BDB"/>
    <w:rsid w:val="00CA666B"/>
    <w:rsid w:val="00CB0292"/>
    <w:rsid w:val="00CB1679"/>
    <w:rsid w:val="00CB7528"/>
    <w:rsid w:val="00CC12CC"/>
    <w:rsid w:val="00CC1ADA"/>
    <w:rsid w:val="00CC3753"/>
    <w:rsid w:val="00CC453C"/>
    <w:rsid w:val="00CC4E79"/>
    <w:rsid w:val="00CD0955"/>
    <w:rsid w:val="00CD0C2E"/>
    <w:rsid w:val="00CD3E2C"/>
    <w:rsid w:val="00CD46C8"/>
    <w:rsid w:val="00CD4C02"/>
    <w:rsid w:val="00CD4F1E"/>
    <w:rsid w:val="00CD6A10"/>
    <w:rsid w:val="00CD736D"/>
    <w:rsid w:val="00CE19E1"/>
    <w:rsid w:val="00CE29CD"/>
    <w:rsid w:val="00CE2BE1"/>
    <w:rsid w:val="00CE403B"/>
    <w:rsid w:val="00CE4DA7"/>
    <w:rsid w:val="00CE5850"/>
    <w:rsid w:val="00CE601C"/>
    <w:rsid w:val="00CE7340"/>
    <w:rsid w:val="00CF1C8E"/>
    <w:rsid w:val="00CF2702"/>
    <w:rsid w:val="00CF36C5"/>
    <w:rsid w:val="00CF4035"/>
    <w:rsid w:val="00CF4411"/>
    <w:rsid w:val="00CF4990"/>
    <w:rsid w:val="00CF4C0B"/>
    <w:rsid w:val="00CF747E"/>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20BD4"/>
    <w:rsid w:val="00D2219B"/>
    <w:rsid w:val="00D228E8"/>
    <w:rsid w:val="00D23E33"/>
    <w:rsid w:val="00D257BC"/>
    <w:rsid w:val="00D32029"/>
    <w:rsid w:val="00D40B9C"/>
    <w:rsid w:val="00D43402"/>
    <w:rsid w:val="00D45BA8"/>
    <w:rsid w:val="00D46071"/>
    <w:rsid w:val="00D46E4E"/>
    <w:rsid w:val="00D50031"/>
    <w:rsid w:val="00D50EBA"/>
    <w:rsid w:val="00D51A1D"/>
    <w:rsid w:val="00D51D5B"/>
    <w:rsid w:val="00D55702"/>
    <w:rsid w:val="00D70502"/>
    <w:rsid w:val="00D80130"/>
    <w:rsid w:val="00D8051D"/>
    <w:rsid w:val="00D80B52"/>
    <w:rsid w:val="00D839CD"/>
    <w:rsid w:val="00D87C2F"/>
    <w:rsid w:val="00D904E9"/>
    <w:rsid w:val="00D90804"/>
    <w:rsid w:val="00D9282C"/>
    <w:rsid w:val="00D945F8"/>
    <w:rsid w:val="00D95C53"/>
    <w:rsid w:val="00D96D88"/>
    <w:rsid w:val="00DA2C99"/>
    <w:rsid w:val="00DA4B0F"/>
    <w:rsid w:val="00DA6917"/>
    <w:rsid w:val="00DB0D6C"/>
    <w:rsid w:val="00DB4D16"/>
    <w:rsid w:val="00DC1A50"/>
    <w:rsid w:val="00DC3B68"/>
    <w:rsid w:val="00DC4369"/>
    <w:rsid w:val="00DC5ED7"/>
    <w:rsid w:val="00DD326B"/>
    <w:rsid w:val="00DD59ED"/>
    <w:rsid w:val="00DE0F42"/>
    <w:rsid w:val="00DE1C7F"/>
    <w:rsid w:val="00DF1DB0"/>
    <w:rsid w:val="00DF3B20"/>
    <w:rsid w:val="00DF4060"/>
    <w:rsid w:val="00DF41CD"/>
    <w:rsid w:val="00DF5EE2"/>
    <w:rsid w:val="00DF67EC"/>
    <w:rsid w:val="00E002BD"/>
    <w:rsid w:val="00E02904"/>
    <w:rsid w:val="00E04D3B"/>
    <w:rsid w:val="00E054B9"/>
    <w:rsid w:val="00E07F70"/>
    <w:rsid w:val="00E125EF"/>
    <w:rsid w:val="00E13D15"/>
    <w:rsid w:val="00E14357"/>
    <w:rsid w:val="00E15365"/>
    <w:rsid w:val="00E2156A"/>
    <w:rsid w:val="00E23769"/>
    <w:rsid w:val="00E24BFA"/>
    <w:rsid w:val="00E256B4"/>
    <w:rsid w:val="00E27653"/>
    <w:rsid w:val="00E27DF9"/>
    <w:rsid w:val="00E30FA6"/>
    <w:rsid w:val="00E343D6"/>
    <w:rsid w:val="00E3502F"/>
    <w:rsid w:val="00E36701"/>
    <w:rsid w:val="00E36BF1"/>
    <w:rsid w:val="00E407C6"/>
    <w:rsid w:val="00E44C54"/>
    <w:rsid w:val="00E45FEF"/>
    <w:rsid w:val="00E46903"/>
    <w:rsid w:val="00E46B05"/>
    <w:rsid w:val="00E475EF"/>
    <w:rsid w:val="00E5055A"/>
    <w:rsid w:val="00E51706"/>
    <w:rsid w:val="00E556F5"/>
    <w:rsid w:val="00E56294"/>
    <w:rsid w:val="00E57997"/>
    <w:rsid w:val="00E6267F"/>
    <w:rsid w:val="00E6423E"/>
    <w:rsid w:val="00E646DA"/>
    <w:rsid w:val="00E64B0B"/>
    <w:rsid w:val="00E6643F"/>
    <w:rsid w:val="00E66F9B"/>
    <w:rsid w:val="00E71432"/>
    <w:rsid w:val="00E72DB0"/>
    <w:rsid w:val="00E74883"/>
    <w:rsid w:val="00E757D0"/>
    <w:rsid w:val="00E76CAA"/>
    <w:rsid w:val="00E772B9"/>
    <w:rsid w:val="00E8110C"/>
    <w:rsid w:val="00E815ED"/>
    <w:rsid w:val="00E8261E"/>
    <w:rsid w:val="00E82874"/>
    <w:rsid w:val="00E82EDA"/>
    <w:rsid w:val="00E8727C"/>
    <w:rsid w:val="00E90930"/>
    <w:rsid w:val="00E91FA1"/>
    <w:rsid w:val="00E940AF"/>
    <w:rsid w:val="00E94356"/>
    <w:rsid w:val="00E977D8"/>
    <w:rsid w:val="00EA0DFC"/>
    <w:rsid w:val="00EA4F76"/>
    <w:rsid w:val="00EA5647"/>
    <w:rsid w:val="00EB4C72"/>
    <w:rsid w:val="00EB5606"/>
    <w:rsid w:val="00EB778C"/>
    <w:rsid w:val="00EB7822"/>
    <w:rsid w:val="00EC6ABD"/>
    <w:rsid w:val="00EC7F9C"/>
    <w:rsid w:val="00ED231F"/>
    <w:rsid w:val="00EE02FF"/>
    <w:rsid w:val="00EE6239"/>
    <w:rsid w:val="00EE7A52"/>
    <w:rsid w:val="00EF1439"/>
    <w:rsid w:val="00EF29B8"/>
    <w:rsid w:val="00EF2CA5"/>
    <w:rsid w:val="00EF461E"/>
    <w:rsid w:val="00EF5DF5"/>
    <w:rsid w:val="00EF78A7"/>
    <w:rsid w:val="00EF7FE6"/>
    <w:rsid w:val="00F00031"/>
    <w:rsid w:val="00F14E3D"/>
    <w:rsid w:val="00F169AB"/>
    <w:rsid w:val="00F222FB"/>
    <w:rsid w:val="00F22A81"/>
    <w:rsid w:val="00F22EF3"/>
    <w:rsid w:val="00F27FFC"/>
    <w:rsid w:val="00F310C6"/>
    <w:rsid w:val="00F337FF"/>
    <w:rsid w:val="00F3448B"/>
    <w:rsid w:val="00F36B25"/>
    <w:rsid w:val="00F3792B"/>
    <w:rsid w:val="00F40297"/>
    <w:rsid w:val="00F44474"/>
    <w:rsid w:val="00F51DAB"/>
    <w:rsid w:val="00F53985"/>
    <w:rsid w:val="00F57CC6"/>
    <w:rsid w:val="00F617B7"/>
    <w:rsid w:val="00F62F69"/>
    <w:rsid w:val="00F654DC"/>
    <w:rsid w:val="00F66029"/>
    <w:rsid w:val="00F66332"/>
    <w:rsid w:val="00F72D22"/>
    <w:rsid w:val="00F736C1"/>
    <w:rsid w:val="00F73808"/>
    <w:rsid w:val="00F73863"/>
    <w:rsid w:val="00F75706"/>
    <w:rsid w:val="00F7628E"/>
    <w:rsid w:val="00F77B52"/>
    <w:rsid w:val="00F77EB9"/>
    <w:rsid w:val="00F800FC"/>
    <w:rsid w:val="00F852B0"/>
    <w:rsid w:val="00F858AF"/>
    <w:rsid w:val="00F86A9B"/>
    <w:rsid w:val="00F93A42"/>
    <w:rsid w:val="00F95939"/>
    <w:rsid w:val="00F9667F"/>
    <w:rsid w:val="00F97C05"/>
    <w:rsid w:val="00FA30DB"/>
    <w:rsid w:val="00FB2F27"/>
    <w:rsid w:val="00FB7199"/>
    <w:rsid w:val="00FC0955"/>
    <w:rsid w:val="00FC28D9"/>
    <w:rsid w:val="00FC3968"/>
    <w:rsid w:val="00FC4FC7"/>
    <w:rsid w:val="00FC5C56"/>
    <w:rsid w:val="00FD05AE"/>
    <w:rsid w:val="00FD3550"/>
    <w:rsid w:val="00FD57C2"/>
    <w:rsid w:val="00FD6ACE"/>
    <w:rsid w:val="00FD7AF0"/>
    <w:rsid w:val="00FE117D"/>
    <w:rsid w:val="00FE1B0D"/>
    <w:rsid w:val="00FE4214"/>
    <w:rsid w:val="00FF0957"/>
    <w:rsid w:val="00FF27AF"/>
    <w:rsid w:val="00FF40EF"/>
    <w:rsid w:val="00FF62AD"/>
    <w:rsid w:val="00FF67ED"/>
    <w:rsid w:val="00FF7587"/>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10"/>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ghr-toronto/"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28</Pages>
  <Words>43707</Words>
  <Characters>249134</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79</cp:revision>
  <dcterms:created xsi:type="dcterms:W3CDTF">2025-08-20T17:02:00Z</dcterms:created>
  <dcterms:modified xsi:type="dcterms:W3CDTF">2025-09-09T04:34:00Z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id="zCeQwQqY"/&gt;&lt;style id="http://www.zotero.org/styles/springer-vancouver" hasBibliography="1" bibliographyStyleHasBeenSet="1"/&gt;&lt;prefs&gt;&lt;pref name="fieldType" value="Field"/&gt;&lt;/prefs&gt;&lt;/data&gt;</vt:lpwstr>
  </property>
</Properties>
</file>