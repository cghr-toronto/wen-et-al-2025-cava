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4A174" w14:textId="77777777" w:rsidR="00CD3E2C" w:rsidRPr="00E90930" w:rsidRDefault="00AD4706" w:rsidP="009A3616">
      <w:pPr>
        <w:pStyle w:val="Title"/>
        <w:spacing w:after="280"/>
      </w:pPr>
      <w:r w:rsidRPr="00E90930">
        <w:t>Computer Assisted Verbal Autopsy: Comparing</w:t>
      </w:r>
    </w:p>
    <w:p w14:paraId="2ED293E4" w14:textId="77777777" w:rsidR="00CD3E2C" w:rsidRPr="00E90930" w:rsidRDefault="00AD4706" w:rsidP="009A3616">
      <w:pPr>
        <w:pStyle w:val="Title"/>
        <w:spacing w:after="280"/>
      </w:pPr>
      <w:r w:rsidRPr="00E90930">
        <w:t>Large Language Models to Physicians for</w:t>
      </w:r>
    </w:p>
    <w:p w14:paraId="5F8066DF" w14:textId="77777777" w:rsidR="00CD3E2C" w:rsidRPr="00E90930" w:rsidRDefault="00AD4706" w:rsidP="009A3616">
      <w:pPr>
        <w:pStyle w:val="Title"/>
        <w:spacing w:after="280"/>
      </w:pPr>
      <w:r w:rsidRPr="00E90930">
        <w:t>Assigning Causes to 6939 Deaths in Sierra Leone</w:t>
      </w:r>
    </w:p>
    <w:p w14:paraId="5BF75912" w14:textId="77777777" w:rsidR="00CD3E2C" w:rsidRPr="00E90930" w:rsidRDefault="00AD4706" w:rsidP="009A3616">
      <w:pPr>
        <w:pStyle w:val="Title"/>
        <w:spacing w:after="280"/>
      </w:pPr>
      <w:r w:rsidRPr="00E90930">
        <w:t>from 2019-2022</w:t>
      </w:r>
    </w:p>
    <w:p w14:paraId="3B20DC22" w14:textId="195AE1FB" w:rsidR="00CD3E2C" w:rsidRPr="003B6023" w:rsidRDefault="00AD4706" w:rsidP="009A3616">
      <w:pPr>
        <w:pStyle w:val="Author"/>
      </w:pPr>
      <w:r w:rsidRPr="003B6023">
        <w:t>Richard Wen</w:t>
      </w:r>
      <w:r w:rsidRPr="003B6023">
        <w:rPr>
          <w:vertAlign w:val="superscript"/>
        </w:rPr>
        <w:t>1</w:t>
      </w:r>
      <w:r w:rsidRPr="003B6023">
        <w:t>, Anteneh Tesfaye Assalif</w:t>
      </w:r>
      <w:r w:rsidRPr="003B6023">
        <w:rPr>
          <w:vertAlign w:val="superscript"/>
        </w:rPr>
        <w:t>1,2</w:t>
      </w:r>
      <w:r w:rsidRPr="003B6023">
        <w:t>, Andy Sze-Heng Lee</w:t>
      </w:r>
      <w:r w:rsidRPr="003B6023">
        <w:rPr>
          <w:vertAlign w:val="superscript"/>
        </w:rPr>
        <w:t>1</w:t>
      </w:r>
      <w:r w:rsidRPr="003B6023">
        <w:t>,</w:t>
      </w:r>
    </w:p>
    <w:p w14:paraId="76A9E0F6" w14:textId="77777777" w:rsidR="00CD3E2C" w:rsidRPr="003B6023" w:rsidRDefault="00AD4706" w:rsidP="009A3616">
      <w:pPr>
        <w:pStyle w:val="Author"/>
      </w:pPr>
      <w:r w:rsidRPr="003B6023">
        <w:t>Rajeev Kamadod</w:t>
      </w:r>
      <w:r w:rsidRPr="003B6023">
        <w:rPr>
          <w:vertAlign w:val="superscript"/>
        </w:rPr>
        <w:t>1</w:t>
      </w:r>
      <w:r w:rsidRPr="003B6023">
        <w:t>, Asha Behdinan</w:t>
      </w:r>
      <w:r w:rsidRPr="003B6023">
        <w:rPr>
          <w:vertAlign w:val="superscript"/>
        </w:rPr>
        <w:t>1</w:t>
      </w:r>
      <w:r w:rsidRPr="003B6023">
        <w:t>, Ronald Carshon-Marsh</w:t>
      </w:r>
      <w:r w:rsidRPr="003B6023">
        <w:rPr>
          <w:vertAlign w:val="superscript"/>
        </w:rPr>
        <w:t>1</w:t>
      </w:r>
      <w:r w:rsidRPr="003B6023">
        <w:t>,</w:t>
      </w:r>
    </w:p>
    <w:p w14:paraId="6E282AAF" w14:textId="77777777" w:rsidR="00CD3E2C" w:rsidRPr="003B6023" w:rsidRDefault="00AD4706" w:rsidP="009A3616">
      <w:pPr>
        <w:pStyle w:val="Author"/>
      </w:pPr>
      <w:r w:rsidRPr="003B6023">
        <w:t>Catherine Meh</w:t>
      </w:r>
      <w:r w:rsidRPr="003B6023">
        <w:rPr>
          <w:vertAlign w:val="superscript"/>
        </w:rPr>
        <w:t>1</w:t>
      </w:r>
      <w:r w:rsidRPr="003B6023">
        <w:t>, Thomas Kai Sze Ng</w:t>
      </w:r>
      <w:r w:rsidRPr="003B6023">
        <w:rPr>
          <w:vertAlign w:val="superscript"/>
        </w:rPr>
        <w:t>1</w:t>
      </w:r>
      <w:r w:rsidRPr="003B6023">
        <w:t>, Patrick Brown</w:t>
      </w:r>
      <w:r w:rsidRPr="003B6023">
        <w:rPr>
          <w:vertAlign w:val="superscript"/>
        </w:rPr>
        <w:t>1</w:t>
      </w:r>
      <w:r w:rsidRPr="003B6023">
        <w:t>,</w:t>
      </w:r>
    </w:p>
    <w:p w14:paraId="15FA7C61" w14:textId="4E9C0F88" w:rsidR="00CD3E2C" w:rsidRPr="003B6023" w:rsidRDefault="00AD4706" w:rsidP="009A3616">
      <w:pPr>
        <w:pStyle w:val="Author"/>
        <w:spacing w:after="160"/>
      </w:pPr>
      <w:r w:rsidRPr="003B6023">
        <w:t>Prabhat Jha</w:t>
      </w:r>
      <w:r w:rsidRPr="003B6023">
        <w:rPr>
          <w:vertAlign w:val="superscript"/>
        </w:rPr>
        <w:t>1</w:t>
      </w:r>
      <w:r w:rsidR="00B81924" w:rsidRPr="003B6023">
        <w:rPr>
          <w:vertAlign w:val="superscript"/>
        </w:rPr>
        <w:t>*</w:t>
      </w:r>
      <w:r w:rsidRPr="003B6023">
        <w:t>, Rashid Ansumana</w:t>
      </w:r>
      <w:r w:rsidRPr="003B6023">
        <w:rPr>
          <w:vertAlign w:val="superscript"/>
        </w:rPr>
        <w:t>2</w:t>
      </w:r>
    </w:p>
    <w:p w14:paraId="45825201" w14:textId="77777777" w:rsidR="00CD3E2C" w:rsidRPr="00F617B7" w:rsidRDefault="00AD4706" w:rsidP="009A3616">
      <w:pPr>
        <w:pStyle w:val="Affiliation"/>
      </w:pPr>
      <w:r w:rsidRPr="00F617B7">
        <w:rPr>
          <w:vertAlign w:val="superscript"/>
        </w:rPr>
        <w:t>1*</w:t>
      </w:r>
      <w:r w:rsidRPr="00F617B7">
        <w:t>Centre for Global Health Research, St. Michael’s Hospital, Unity Health Toronto and University of Toronto, 30 Bond St, Toronto, M5B 1W8, Ontario, Canada.</w:t>
      </w:r>
    </w:p>
    <w:p w14:paraId="3390D61E" w14:textId="77777777" w:rsidR="00CD3E2C" w:rsidRPr="00F617B7" w:rsidRDefault="00AD4706" w:rsidP="009A3616">
      <w:pPr>
        <w:pStyle w:val="Affiliation"/>
        <w:spacing w:after="360"/>
      </w:pPr>
      <w:r w:rsidRPr="00F617B7">
        <w:rPr>
          <w:vertAlign w:val="superscript"/>
        </w:rPr>
        <w:t>2</w:t>
      </w:r>
      <w:r w:rsidRPr="00F617B7">
        <w:t>School of Community Health Sciences, Njala University, Bo, Sierra Leone.</w:t>
      </w:r>
    </w:p>
    <w:p w14:paraId="56730A00" w14:textId="39F9C015" w:rsidR="00CD3E2C" w:rsidRPr="00CC3753" w:rsidRDefault="00AD4706" w:rsidP="009A3616">
      <w:pPr>
        <w:pStyle w:val="Email"/>
      </w:pPr>
      <w:r w:rsidRPr="00CC3753">
        <w:t xml:space="preserve">*Corresponding author(s). E-mail(s): </w:t>
      </w:r>
      <w:r w:rsidR="00285132" w:rsidRPr="00CC3753">
        <w:t>prabhat.jha@utoronto.ca</w:t>
      </w:r>
      <w:r w:rsidRPr="00CC3753">
        <w:t>;</w:t>
      </w:r>
    </w:p>
    <w:p w14:paraId="1B3B9EDC" w14:textId="1B8BA97D" w:rsidR="00CD3E2C" w:rsidRPr="00CC3753" w:rsidRDefault="00AD4706" w:rsidP="009A3616">
      <w:pPr>
        <w:pStyle w:val="Email"/>
        <w:spacing w:after="400"/>
      </w:pPr>
      <w:r w:rsidRPr="00CC3753">
        <w:t xml:space="preserve">Contributing authors: </w:t>
      </w:r>
      <w:r w:rsidR="00634ED8" w:rsidRPr="00CC3753">
        <w:t>r</w:t>
      </w:r>
      <w:r w:rsidR="00634ED8">
        <w:t>wen</w:t>
      </w:r>
      <w:r w:rsidR="00634ED8" w:rsidRPr="00CC3753">
        <w:t>@</w:t>
      </w:r>
      <w:r w:rsidR="00634ED8">
        <w:t xml:space="preserve">torontomu.ca; </w:t>
      </w:r>
      <w:r w:rsidRPr="00CC3753">
        <w:t xml:space="preserve">antenehta@gmail.com; </w:t>
      </w:r>
      <w:r w:rsidR="00BF5F84" w:rsidRPr="00BF5F84">
        <w:t>andylee.dee@gmail.com</w:t>
      </w:r>
      <w:r w:rsidRPr="00CC3753">
        <w:t>; rajeevk@kentropy.com;</w:t>
      </w:r>
      <w:r w:rsidR="007A7234" w:rsidRPr="00CC3753">
        <w:t xml:space="preserve"> </w:t>
      </w:r>
      <w:r w:rsidRPr="00CC3753">
        <w:t>asha.behdinan@mail.utoronto.ca;</w:t>
      </w:r>
      <w:r w:rsidR="007A7234" w:rsidRPr="00CC3753">
        <w:t xml:space="preserve"> </w:t>
      </w:r>
      <w:r w:rsidRPr="00CC3753">
        <w:t>ronald.carshonmarsh@mail.utoronto.ca;</w:t>
      </w:r>
      <w:r w:rsidR="007A7234" w:rsidRPr="00CC3753">
        <w:t xml:space="preserve"> </w:t>
      </w:r>
      <w:r w:rsidRPr="00CC3753">
        <w:t>catherine.meh@unityhealth.to; kaisze.ng@unityhealth.to; patrick.brown@utoronto.ca;</w:t>
      </w:r>
      <w:r w:rsidR="007A7234" w:rsidRPr="00CC3753">
        <w:t xml:space="preserve"> </w:t>
      </w:r>
      <w:r w:rsidRPr="00CC3753">
        <w:t>prabhat.jha@utoronto.ca; rashidansumana@gmail.com;</w:t>
      </w:r>
    </w:p>
    <w:p w14:paraId="594A12D2" w14:textId="2D565957" w:rsidR="00CD3E2C" w:rsidRPr="00516E80" w:rsidRDefault="00AD4706" w:rsidP="00FE4214">
      <w:pPr>
        <w:pStyle w:val="Heading1"/>
        <w:numPr>
          <w:ilvl w:val="0"/>
          <w:numId w:val="0"/>
        </w:numPr>
        <w:jc w:val="center"/>
      </w:pPr>
      <w:r w:rsidRPr="00516E80">
        <w:t>Abstract</w:t>
      </w:r>
    </w:p>
    <w:p w14:paraId="09C0E546" w14:textId="432706B7" w:rsidR="00CD3E2C" w:rsidRDefault="00AD4706" w:rsidP="00153510">
      <w:pPr>
        <w:spacing w:after="0" w:line="240" w:lineRule="auto"/>
      </w:pPr>
      <w:r>
        <w:rPr>
          <w:b/>
          <w:sz w:val="18"/>
        </w:rPr>
        <w:t xml:space="preserve">Background: </w:t>
      </w:r>
      <w:r>
        <w:rPr>
          <w:sz w:val="18"/>
        </w:rPr>
        <w:t xml:space="preserve">Verbal autopsies (VAs) collect information on deaths </w:t>
      </w:r>
      <w:r w:rsidR="006455CA">
        <w:rPr>
          <w:sz w:val="18"/>
        </w:rPr>
        <w:t xml:space="preserve">in low and middle-income countries </w:t>
      </w:r>
      <w:r>
        <w:rPr>
          <w:sz w:val="18"/>
        </w:rPr>
        <w:t xml:space="preserve">occurring outside healthcare </w:t>
      </w:r>
      <w:r w:rsidR="006455CA">
        <w:rPr>
          <w:sz w:val="18"/>
        </w:rPr>
        <w:t xml:space="preserve">facilities </w:t>
      </w:r>
      <w:r>
        <w:rPr>
          <w:sz w:val="18"/>
        </w:rPr>
        <w:t xml:space="preserve">to estimate causes of death (CODs) for use in epidemiological or planning studies. Physician coding of VAs focused on the narrative of deaths and past symptoms is current best practice. Large language models (LLM) such as ChatGPT-4 </w:t>
      </w:r>
      <w:r w:rsidR="006455CA">
        <w:rPr>
          <w:sz w:val="18"/>
        </w:rPr>
        <w:t>enable possible use of the narrative portion of VAs to assign CODs. However, there are few if any robust comparisons of LLMs to physician coding.</w:t>
      </w:r>
    </w:p>
    <w:p w14:paraId="7F686DAD" w14:textId="1961C3D7" w:rsidR="00B73748" w:rsidRDefault="00AD4706" w:rsidP="00153510">
      <w:pPr>
        <w:spacing w:after="0" w:line="240" w:lineRule="auto"/>
        <w:rPr>
          <w:sz w:val="18"/>
        </w:rPr>
      </w:pPr>
      <w:r>
        <w:rPr>
          <w:b/>
          <w:sz w:val="18"/>
        </w:rPr>
        <w:t xml:space="preserve">Methods: </w:t>
      </w:r>
      <w:r>
        <w:rPr>
          <w:sz w:val="18"/>
        </w:rPr>
        <w:t xml:space="preserve">We analyzed 6,939 VA records from </w:t>
      </w:r>
      <w:r w:rsidR="006455CA">
        <w:rPr>
          <w:sz w:val="18"/>
        </w:rPr>
        <w:t xml:space="preserve">a random sample of deaths in </w:t>
      </w:r>
      <w:r>
        <w:rPr>
          <w:sz w:val="18"/>
        </w:rPr>
        <w:t xml:space="preserve">Sierra Leone (2019–2022) to compare four models: two LLMs (GPT-3.5, GPT-4) and two </w:t>
      </w:r>
      <w:r w:rsidR="006455CA">
        <w:rPr>
          <w:sz w:val="18"/>
        </w:rPr>
        <w:t xml:space="preserve">based on </w:t>
      </w:r>
      <w:r>
        <w:rPr>
          <w:sz w:val="18"/>
        </w:rPr>
        <w:t>symptom algorithm</w:t>
      </w:r>
      <w:r w:rsidR="006455CA">
        <w:rPr>
          <w:sz w:val="18"/>
        </w:rPr>
        <w:t>s (</w:t>
      </w:r>
      <w:r>
        <w:rPr>
          <w:sz w:val="18"/>
        </w:rPr>
        <w:t xml:space="preserve">InterVA-5, </w:t>
      </w:r>
      <w:proofErr w:type="spellStart"/>
      <w:r>
        <w:rPr>
          <w:sz w:val="18"/>
        </w:rPr>
        <w:t>InSilicoVA</w:t>
      </w:r>
      <w:proofErr w:type="spellEnd"/>
      <w:r w:rsidR="006455CA">
        <w:rPr>
          <w:sz w:val="18"/>
        </w:rPr>
        <w:t>)</w:t>
      </w:r>
      <w:r>
        <w:rPr>
          <w:sz w:val="18"/>
        </w:rPr>
        <w:t xml:space="preserve">, against physician-assigned CODs. GPT models used narratives, whereas InterVA-5 and </w:t>
      </w:r>
      <w:proofErr w:type="spellStart"/>
      <w:r>
        <w:rPr>
          <w:sz w:val="18"/>
        </w:rPr>
        <w:t>InSilicoVA</w:t>
      </w:r>
      <w:proofErr w:type="spellEnd"/>
      <w:r>
        <w:rPr>
          <w:sz w:val="18"/>
        </w:rPr>
        <w:t xml:space="preserve"> relied on questionnaires. CODs were grouped into 19, 10, and 7 categories for adult, child, and neonatal deaths. </w:t>
      </w:r>
      <w:r w:rsidR="006455CA">
        <w:rPr>
          <w:sz w:val="18"/>
        </w:rPr>
        <w:t>We used c</w:t>
      </w:r>
      <w:r>
        <w:rPr>
          <w:sz w:val="18"/>
        </w:rPr>
        <w:t xml:space="preserve">ause </w:t>
      </w:r>
      <w:r w:rsidR="006455CA">
        <w:rPr>
          <w:sz w:val="18"/>
        </w:rPr>
        <w:t>s</w:t>
      </w:r>
      <w:r>
        <w:rPr>
          <w:sz w:val="18"/>
        </w:rPr>
        <w:t xml:space="preserve">pecific </w:t>
      </w:r>
      <w:r w:rsidR="006455CA">
        <w:rPr>
          <w:sz w:val="18"/>
        </w:rPr>
        <w:t>m</w:t>
      </w:r>
      <w:r>
        <w:rPr>
          <w:sz w:val="18"/>
        </w:rPr>
        <w:t xml:space="preserve">ortality </w:t>
      </w:r>
      <w:r w:rsidR="006455CA">
        <w:rPr>
          <w:sz w:val="18"/>
        </w:rPr>
        <w:t>f</w:t>
      </w:r>
      <w:r>
        <w:rPr>
          <w:sz w:val="18"/>
        </w:rPr>
        <w:t>raction (CSMF)</w:t>
      </w:r>
      <w:r w:rsidR="005474D6">
        <w:rPr>
          <w:sz w:val="18"/>
        </w:rPr>
        <w:t xml:space="preserve"> </w:t>
      </w:r>
      <w:r>
        <w:rPr>
          <w:sz w:val="18"/>
        </w:rPr>
        <w:t xml:space="preserve">accuracy and </w:t>
      </w:r>
      <w:r w:rsidR="006455CA">
        <w:rPr>
          <w:sz w:val="18"/>
        </w:rPr>
        <w:t>p</w:t>
      </w:r>
      <w:r>
        <w:rPr>
          <w:sz w:val="18"/>
        </w:rPr>
        <w:t xml:space="preserve">artial </w:t>
      </w:r>
      <w:r w:rsidR="006455CA">
        <w:rPr>
          <w:sz w:val="18"/>
        </w:rPr>
        <w:t>c</w:t>
      </w:r>
      <w:r>
        <w:rPr>
          <w:sz w:val="18"/>
        </w:rPr>
        <w:t xml:space="preserve">hance </w:t>
      </w:r>
      <w:r w:rsidR="006455CA">
        <w:rPr>
          <w:sz w:val="18"/>
        </w:rPr>
        <w:t>c</w:t>
      </w:r>
      <w:r>
        <w:rPr>
          <w:sz w:val="18"/>
        </w:rPr>
        <w:t xml:space="preserve">orrected </w:t>
      </w:r>
      <w:r w:rsidR="006455CA">
        <w:rPr>
          <w:sz w:val="18"/>
        </w:rPr>
        <w:t>c</w:t>
      </w:r>
      <w:r>
        <w:rPr>
          <w:sz w:val="18"/>
        </w:rPr>
        <w:t xml:space="preserve">oncordance (PCCC) to assess population and </w:t>
      </w:r>
      <w:r w:rsidR="00F66029">
        <w:rPr>
          <w:sz w:val="18"/>
        </w:rPr>
        <w:t>individual-level</w:t>
      </w:r>
      <w:r>
        <w:rPr>
          <w:sz w:val="18"/>
        </w:rPr>
        <w:t xml:space="preserve"> agreement</w:t>
      </w:r>
      <w:r w:rsidR="006455CA">
        <w:rPr>
          <w:sz w:val="18"/>
        </w:rPr>
        <w:t xml:space="preserve">, respectively compared to the standard of </w:t>
      </w:r>
      <w:r>
        <w:rPr>
          <w:sz w:val="18"/>
        </w:rPr>
        <w:t>physician coding</w:t>
      </w:r>
      <w:r w:rsidR="006455CA">
        <w:rPr>
          <w:sz w:val="18"/>
        </w:rPr>
        <w:t>. We stratified analyses by age group as CODs vary among neonates, children and adults</w:t>
      </w:r>
      <w:r>
        <w:rPr>
          <w:sz w:val="18"/>
        </w:rPr>
        <w:t>.</w:t>
      </w:r>
    </w:p>
    <w:p w14:paraId="48285FE2" w14:textId="3EA4CD98" w:rsidR="00CD3E2C" w:rsidRDefault="00AD4706" w:rsidP="00153510">
      <w:pPr>
        <w:spacing w:after="0" w:line="240" w:lineRule="auto"/>
      </w:pPr>
      <w:r>
        <w:rPr>
          <w:b/>
          <w:sz w:val="18"/>
        </w:rPr>
        <w:t xml:space="preserve">Results: </w:t>
      </w:r>
      <w:r>
        <w:rPr>
          <w:sz w:val="18"/>
        </w:rPr>
        <w:t xml:space="preserve">GPT-4 outperformed all models overall (PCCC=0.61), followed by GPT-3.5 (0.56) </w:t>
      </w:r>
      <w:r w:rsidR="009A5CA1">
        <w:rPr>
          <w:sz w:val="18"/>
        </w:rPr>
        <w:t>then</w:t>
      </w:r>
      <w:r w:rsidR="001072D9">
        <w:rPr>
          <w:sz w:val="18"/>
        </w:rPr>
        <w:t xml:space="preserve"> </w:t>
      </w:r>
      <w:proofErr w:type="spellStart"/>
      <w:r>
        <w:rPr>
          <w:sz w:val="18"/>
        </w:rPr>
        <w:t>InSilicoVA</w:t>
      </w:r>
      <w:proofErr w:type="spellEnd"/>
      <w:r w:rsidR="005479D5">
        <w:rPr>
          <w:sz w:val="18"/>
        </w:rPr>
        <w:t xml:space="preserve"> and </w:t>
      </w:r>
      <w:r>
        <w:rPr>
          <w:sz w:val="18"/>
        </w:rPr>
        <w:t xml:space="preserve">InterVA-5 (0.44). GPT-4 achieved the highest </w:t>
      </w:r>
      <w:r w:rsidR="004B4AB9">
        <w:rPr>
          <w:sz w:val="18"/>
        </w:rPr>
        <w:t>performance</w:t>
      </w:r>
      <w:r>
        <w:rPr>
          <w:sz w:val="18"/>
        </w:rPr>
        <w:t xml:space="preserve"> for adult</w:t>
      </w:r>
      <w:r w:rsidR="004B4AB9">
        <w:rPr>
          <w:sz w:val="18"/>
        </w:rPr>
        <w:t xml:space="preserve"> (0.64)</w:t>
      </w:r>
      <w:r>
        <w:rPr>
          <w:sz w:val="18"/>
        </w:rPr>
        <w:t xml:space="preserve"> and neonatal deaths (0.58), w</w:t>
      </w:r>
      <w:r w:rsidR="004B4AB9">
        <w:rPr>
          <w:sz w:val="18"/>
        </w:rPr>
        <w:t>hile</w:t>
      </w:r>
      <w:r>
        <w:rPr>
          <w:sz w:val="18"/>
        </w:rPr>
        <w:t xml:space="preserve"> GPT-3.5</w:t>
      </w:r>
      <w:r w:rsidR="004B4AB9">
        <w:rPr>
          <w:sz w:val="18"/>
        </w:rPr>
        <w:t xml:space="preserve"> had the highest performance</w:t>
      </w:r>
      <w:r>
        <w:rPr>
          <w:sz w:val="18"/>
        </w:rPr>
        <w:t xml:space="preserve"> for child deaths (0.54). Across ages, performance increased from 1 month to 14 years and declined from 15 to 69</w:t>
      </w:r>
      <w:r w:rsidR="00DC4369">
        <w:rPr>
          <w:sz w:val="18"/>
        </w:rPr>
        <w:t xml:space="preserve"> years</w:t>
      </w:r>
      <w:r w:rsidR="00D23E33">
        <w:rPr>
          <w:sz w:val="18"/>
        </w:rPr>
        <w:t xml:space="preserve">. </w:t>
      </w:r>
      <w:r>
        <w:rPr>
          <w:sz w:val="18"/>
        </w:rPr>
        <w:t xml:space="preserve">GPT4, GPT-3.5, and </w:t>
      </w:r>
      <w:proofErr w:type="spellStart"/>
      <w:r>
        <w:rPr>
          <w:sz w:val="18"/>
        </w:rPr>
        <w:t>InSilicoVA</w:t>
      </w:r>
      <w:proofErr w:type="spellEnd"/>
      <w:r>
        <w:rPr>
          <w:sz w:val="18"/>
        </w:rPr>
        <w:t xml:space="preserve"> achieved the highest PCCC in 17, 9, and 4 of the 30 CODs, respectively. At the population level, all models achieved comparable CSMF accuracies (0.74–0.79).</w:t>
      </w:r>
    </w:p>
    <w:p w14:paraId="05474F45" w14:textId="377F2BA5" w:rsidR="00B85942" w:rsidRDefault="00AD4706" w:rsidP="009A3616">
      <w:pPr>
        <w:spacing w:after="160" w:line="240" w:lineRule="auto"/>
      </w:pPr>
      <w:r>
        <w:rPr>
          <w:b/>
          <w:sz w:val="18"/>
        </w:rPr>
        <w:t xml:space="preserve">Conclusion: </w:t>
      </w:r>
      <w:r>
        <w:rPr>
          <w:sz w:val="18"/>
        </w:rPr>
        <w:t xml:space="preserve">GPT models and </w:t>
      </w:r>
      <w:proofErr w:type="spellStart"/>
      <w:r>
        <w:rPr>
          <w:sz w:val="18"/>
        </w:rPr>
        <w:t>InSilicoVA</w:t>
      </w:r>
      <w:proofErr w:type="spellEnd"/>
      <w:r>
        <w:rPr>
          <w:sz w:val="18"/>
        </w:rPr>
        <w:t xml:space="preserve"> showed greater performance for specific CODs at the </w:t>
      </w:r>
      <w:r w:rsidR="00F66029">
        <w:rPr>
          <w:sz w:val="18"/>
        </w:rPr>
        <w:t>individual-level</w:t>
      </w:r>
      <w:r>
        <w:rPr>
          <w:sz w:val="18"/>
        </w:rPr>
        <w:t xml:space="preserve">. GPT models demonstrated improvements over InterVA-5 and </w:t>
      </w:r>
      <w:proofErr w:type="spellStart"/>
      <w:r>
        <w:rPr>
          <w:sz w:val="18"/>
        </w:rPr>
        <w:t>InSilicoVA</w:t>
      </w:r>
      <w:proofErr w:type="spellEnd"/>
      <w:r>
        <w:rPr>
          <w:sz w:val="18"/>
        </w:rPr>
        <w:t xml:space="preserve"> models. This study provides foundational evidence </w:t>
      </w:r>
      <w:r w:rsidR="006455CA">
        <w:rPr>
          <w:sz w:val="18"/>
        </w:rPr>
        <w:t xml:space="preserve">to </w:t>
      </w:r>
      <w:r>
        <w:rPr>
          <w:sz w:val="18"/>
        </w:rPr>
        <w:t>integrat</w:t>
      </w:r>
      <w:r w:rsidR="006455CA">
        <w:rPr>
          <w:sz w:val="18"/>
        </w:rPr>
        <w:t xml:space="preserve">e LLM and algorithmic </w:t>
      </w:r>
      <w:r>
        <w:rPr>
          <w:sz w:val="18"/>
        </w:rPr>
        <w:t xml:space="preserve">models </w:t>
      </w:r>
      <w:r w:rsidR="006455CA">
        <w:rPr>
          <w:sz w:val="18"/>
        </w:rPr>
        <w:t>with</w:t>
      </w:r>
      <w:r>
        <w:rPr>
          <w:sz w:val="18"/>
        </w:rPr>
        <w:t xml:space="preserve"> physician </w:t>
      </w:r>
      <w:r w:rsidR="006455CA">
        <w:rPr>
          <w:sz w:val="18"/>
        </w:rPr>
        <w:t>coding to improve the quality of VA data.</w:t>
      </w:r>
    </w:p>
    <w:p w14:paraId="049FEFA9" w14:textId="76110059" w:rsidR="00CD3E2C" w:rsidRDefault="00AD4706" w:rsidP="009A3616">
      <w:pPr>
        <w:spacing w:after="180" w:line="240" w:lineRule="auto"/>
      </w:pPr>
      <w:r>
        <w:rPr>
          <w:b/>
          <w:sz w:val="16"/>
        </w:rPr>
        <w:t xml:space="preserve">Keywords: </w:t>
      </w:r>
      <w:r>
        <w:rPr>
          <w:sz w:val="16"/>
        </w:rPr>
        <w:t>Cause of Death, Physicians, Computer-Assisted Diagnosis, Artificial</w:t>
      </w:r>
      <w:r w:rsidR="00587BE7">
        <w:t xml:space="preserve"> </w:t>
      </w:r>
      <w:r>
        <w:rPr>
          <w:sz w:val="16"/>
        </w:rPr>
        <w:t>Intelligence, Natural Language Processing, Machine Learning, Mortality, Surveillance, Mathematical Models, Global Health</w:t>
      </w:r>
    </w:p>
    <w:p w14:paraId="06B9DE25" w14:textId="77777777" w:rsidR="00CD3E2C" w:rsidRPr="00516E80" w:rsidRDefault="00AD4706" w:rsidP="009A3616">
      <w:pPr>
        <w:pStyle w:val="Heading1"/>
      </w:pPr>
      <w:r w:rsidRPr="00516E80">
        <w:lastRenderedPageBreak/>
        <w:t>Background</w:t>
      </w:r>
    </w:p>
    <w:p w14:paraId="3AEEDCA3" w14:textId="3EA0E07A" w:rsidR="00744CC8" w:rsidRDefault="00AD4706" w:rsidP="009A3616">
      <w:r>
        <w:t xml:space="preserve">Reliable mortality counts and accurate Cause of Death (COD) data are essential for guiding public health policy and reducing premature mortality </w:t>
      </w:r>
      <w:r w:rsidR="0042022B" w:rsidRPr="0042022B">
        <w:fldChar w:fldCharType="begin"/>
      </w:r>
      <w:r w:rsidR="004B119E">
        <w:instrText xml:space="preserve"> ADDIN ZOTERO_ITEM CSL_CITATION {"citationID":"00000003","properties":{"unsorted":false,"formattedCitation":"[1\\uc0\\u8211{}4]","plainCitation":"[1–4]","noteIndex":0},"citationItems":[{"id":2501,"uris":["http://zotero.org/users/6749620/items/8VXYAXCP"],"itemData":{"id":2501,"type":"article-journal","abstract":"Each year 3.6 million infants are estimated to die in the first 4 weeks of life (neonatal period)—but the majority continue to die at home, uncounted. This article reviews progress for newborn health globally, with a focus on the countries in which most deaths occur—what data do we have to guide accelerated efforts? All regions are advancing, but the level of decrease in neonatal mortality differs by region, country, and within countries. Progress also differs by the main causes of neonatal death. Three major causes of neonatal deaths (infections, complications of preterm birth, and intrapartum-related neonatal deaths or “birth asphyxia”) account for more than 80% of all neonatal deaths globally. The most rapid reductions have been made in reducing neonatal tetanus, and there has been apparent progress towards reducing neonatal infections. Limited, if any, reduction has been made in reducing global deaths from preterm birth and for intrapartum-related neonatal deaths. High-impact, feasible interventions to address these 3 causes are summarized in this article, along with estimates of potential for lives saved. A major gap is reaching mothers and babies at birth and in the early postnatal period. There are promising community-based service delivery models that have been tested mainly in research studies in Asia that are now being adapted and evaluated at scale and also being tested through a network of African implementation research trials. To meet Millennium Development Goal 4, more can and must be done to address neonatal deaths. A critical step is improving the quantity, quality and use of data to select and implement the most effective interventions and strengthen existing programs, especially at district level.","collection-title":"Global Perinatal Health","container-title":"Seminars in Perinatology","DOI":"10.1053/j.semperi.2010.09.011","ISSN":"0146-0005","issue":"6","journalAbbreviation":"Seminars in Perinatology","page":"371-386","source":"ScienceDirect","title":"3.6 Million Neonatal Deaths—What Is Progressing and What Is Not?","volume":"34","author":[{"family":"Lawn","given":"Joy E."},{"family":"Kerber","given":"Kate"},{"family":"Enweronu-Laryea","given":"Christabel"},{"family":"Cousens","given":"Simon"}],"issued":{"date-parts":[["2010",12,1]]},"citation-key":"lawnMillionNeonatalDeaths2010"},"prefix":""},{"id":2500,"uris":["http://zotero.org/users/6749620/items/D76BN6HD"],"itemData":{"id":2500,"type":"article-journal","container-title":"Cochrane Database of Systematic Reviews","DOI":"10.1002/14651858.CD007754.pub3","ISSN":"1465-1858","issue":"3","language":"en","note":"publisher: John Wiley &amp; Sons, Ltd","source":"www.cochranelibrary.com","title":"Community‐based intervention packages for reducing maternal and neonatal morbidity and mortality and improving neonatal outcomes","URL":"https://www.cochranelibrary.com/cdsr/doi/10.1002/14651858.CD007754.pub3/full","author":[{"family":"Lassi","given":"Zohra S."},{"family":"Bhutta","given":"Zulfiqar A."}],"accessed":{"date-parts":[["2023",12,18]]},"issued":{"date-parts":[["2015"]]},"citation-key":"lassiCommunityBasedIntervention2015"},"prefix":""},{"id":2499,"uris":["http://zotero.org/users/6749620/items/PC2529UF"],"itemData":{"id":2499,"type":"article-journal","abstract":"Excess mortality in persons with severe mental disorders (SMD) is a major public health challenge that warrants action. The number and scope of truly tested interventions in this area remain limited, and strategies for implementation and scaling up of programmes with a strong evidence base are scarce. Furthermore, the majority of available interventions focus on a single or an otherwise limited number of risk factors. Here we present a multilevel model highlighting risk factors for excess mortality in persons with SMD at the individual, health system and socio-environmental levels. Informed by that model, we describe a comprehensive framework that may be useful for designing, implementing and evaluating interventions and programmes to reduce excess mortality in persons with SMD. This framework includes individual-focused, health system-focused, and community level and policy-focused interventions. Incorporating lessons learned from the multilevel model of risk and the comprehensive intervention framework, we identify priorities for clinical practice, policy and research agendas.","container-title":"World Psychiatry","DOI":"10.1002/wps.20384","ISSN":"2051-5545","issue":"1","language":"en","license":"© 2017 World Psychiatric Association","note":"_eprint: https://onlinelibrary.wiley.com/doi/pdf/10.1002/wps.20384","page":"30-40","source":"Wiley Online Library","title":"Excess mortality in persons with severe mental disorders: a multilevel intervention framework and priorities for clinical practice, policy and research agendas","title-short":"Excess mortality in persons with severe mental disorders","volume":"16","author":[{"family":"Liu","given":"Nancy H."},{"family":"Daumit","given":"Gail L."},{"family":"Dua","given":"Tarun"},{"family":"Aquila","given":"Ralph"},{"family":"Charlson","given":"Fiona"},{"family":"Cuijpers","given":"Pim"},{"family":"Druss","given":"Benjamin"},{"family":"Dudek","given":"Kenn"},{"family":"Freeman","given":"Melvyn"},{"family":"Fujii","given":"Chiyo"},{"family":"Gaebel","given":"Wolfgang"},{"family":"Hegerl","given":"Ulrich"},{"family":"Levav","given":"Itzhak"},{"family":"Munk Laursen","given":"Thomas"},{"family":"Ma","given":"Hong"},{"family":"Maj","given":"Mario"},{"family":"Elena Medina-Mora","given":"Maria"},{"family":"Nordentoft","given":"Merete"},{"family":"Prabhakaran","given":"Dorairaj"},{"family":"Pratt","given":"Karen"},{"family":"Prince","given":"Martin"},{"family":"Rangaswamy","given":"Thara"},{"family":"Shiers","given":"David"},{"family":"Susser","given":"Ezra"},{"family":"Thornicroft","given":"Graham"},{"family":"Wahlbeck","given":"Kristian"},{"family":"Fekadu Wassie","given":"Abe"},{"family":"Whiteford","given":"Harvey"},{"family":"Saxena","given":"Shekhar"}],"issued":{"date-parts":[["2017"]]},"citation-key":"liuExcessMortalityPersons2017"},"prefix":""},{"id":2498,"uris":["http://zotero.org/users/6749620/items/J6A63Q8Z"],"itemData":{"id":2498,"type":"article-journal","abstract":"Community-acquired pneumonia (CAP) is one of the major contemporary acute life-threatening conditions. Short-term mortality reaches 14% (7% if nursing-home residents and bedridden patients are excluded) and long-term mortality reaches 50% within 5 yrs.\nCAP and acute myocardial infarction (AMI) have a lot in common with regard to acuity, prognosis, need for risk stratification and early intervention, and secondary prevention measures. The obvious success in the treatment of AMI is due to an effective organisation of pre-hospital care and evidence-based interventions in the hospital within defined timescales.\nLess evidence is available about effective strategies to lower short- and long-term mortality in patients with CAP. Nevertheless, it is estimated that ∼30% of hospitalised patients with CAP could be subject to a management approach in parallel to that of acute coronary syndrome (ACS).\nManagement of patients with severe CAP should be intensified using all elements that have been established in the care for patients with ACS and stroke. One of the main challenges of future research will be to define whether and which additional patients at risk of mortality truly profit from timely and structured interventions. In the meantime, patients at increased risk of death according to clinical prediction tools should also be subject to an aggressive management approach.","container-title":"European Respiratory Journal","DOI":"10.1183/09031936.00199810","ISSN":"0903-1936, 1399-3003","issue":"2","language":"en","license":"©ERS 2011","note":"publisher: European Respiratory Society\nsection: Perspective\nPMID: 21349916","page":"253-260","source":"erj.ersjournals.com","title":"Community-acquired pneumonia as an emergency: time for an aggressive intervention to lower mortality","title-short":"Community-acquired pneumonia as an emergency","volume":"38","author":[{"family":"Ewig","given":"S."},{"family":"Torres","given":"A."}],"issued":{"date-parts":[["2011",8,1]]},"citation-key":"ewigCommunityacquiredPneumoniaEmergency2011"},"prefix":""}],"schema":"https://github.com/citation-style-language/schema/raw/master/csl-citation.json"} </w:instrText>
      </w:r>
      <w:r w:rsidR="0042022B" w:rsidRPr="0042022B">
        <w:fldChar w:fldCharType="separate"/>
      </w:r>
      <w:r w:rsidR="004B119E" w:rsidRPr="004B119E">
        <w:rPr>
          <w:rFonts w:cs="Times New Roman"/>
          <w:kern w:val="0"/>
          <w:lang w:val="en-US"/>
        </w:rPr>
        <w:t>[1–4]</w:t>
      </w:r>
      <w:r w:rsidR="0042022B" w:rsidRPr="0042022B">
        <w:fldChar w:fldCharType="end"/>
      </w:r>
      <w:r>
        <w:t xml:space="preserve">. However, civil registration and vital statistics systems remain incomplete in many low-income countries. Fewer than half of all deaths are registered, and among these, only 8% have an assigned COD </w:t>
      </w:r>
      <w:r w:rsidR="0072375C" w:rsidRPr="0072375C">
        <w:fldChar w:fldCharType="begin"/>
      </w:r>
      <w:r w:rsidR="004B119E">
        <w:instrText xml:space="preserve"> ADDIN ZOTERO_ITEM CSL_CITATION {"citationID":"00000004","properties":{"unsorted":false,"formattedCitation":"[5]","plainCitation":"[5]","noteIndex":0},"citationItems":[{"id":2490,"uris":["http://zotero.org/users/6749620/items/4FJWSNWD"],"itemData":{"id":2490,"type":"report","source":"Google Scholar","title":"SCORE for health data technical package: global report on health data systems and capacity, 2020","title-short":"SCORE for health data technical package","URL":"https://www.who.int/publications/i/item/9789240018709","author":[{"literal":"World Health Organization"}],"accessed":{"date-parts":[["2023",12,12]]},"issued":{"date-parts":[["2021"]]},"citation-key":"worldhealthorganizationSCOREHealthData2021"},"prefix":""}],"schema":"https://github.com/citation-style-language/schema/raw/master/csl-citation.json"} </w:instrText>
      </w:r>
      <w:r w:rsidR="0072375C" w:rsidRPr="0072375C">
        <w:fldChar w:fldCharType="separate"/>
      </w:r>
      <w:r w:rsidR="004B119E">
        <w:t>[5]</w:t>
      </w:r>
      <w:r w:rsidR="0072375C" w:rsidRPr="0072375C">
        <w:fldChar w:fldCharType="end"/>
      </w:r>
      <w:r>
        <w:t>. To address this gap, Verbal Autopsy (VA) has been deployed as a scalable method for collecting mortality data and assigning likely CODs, particularly for deaths that occur outside of healthcare facilities, which account for more than half of all deaths</w:t>
      </w:r>
      <w:r w:rsidRPr="0072375C">
        <w:t xml:space="preserve"> </w:t>
      </w:r>
      <w:r w:rsidR="0072375C" w:rsidRPr="0072375C">
        <w:fldChar w:fldCharType="begin"/>
      </w:r>
      <w:r w:rsidR="004B119E">
        <w:instrText xml:space="preserve"> ADDIN ZOTERO_ITEM CSL_CITATION {"citationID":"00000005","properties":{"unsorted":false,"formattedCitation":"[6\\uc0\\u8211{}9]","plainCitation":"[6–9]","noteIndex":0},"citationItems":[{"id":2504,"uris":["http://zotero.org/users/6749620/items/74BDJWML"],"itemData":{"id":2504,"type":"article-journal","abstract":"Background: Reliable and representative cause of death (COD) statistics are essential to inform public health policy, respond to emerging health needs, and document progress towards Sustainable Development Goals. However, less than one-third of deaths worldwide are assigned a cause. Civil registration and vital statistics (CRVS) systems in low- and lower-middle-income countries are failing to provide timely, complete and accurate vital statistics, and it will still be some time before they can provide physician-certified COD for every death. Proposals: Verbal autopsy (VA) is a method to ascertain the probable COD and, although imperfect, it is the best alternative in the absence of medical certification. There is extensive experience with VA in research settings but only a few examples of its use on a large scale. Data collection using electronic questionnaires on mobile devices and computer algorithms to analyse responses and estimate probable COD have increased the potential for VA to be routinely applied in CRVS systems. However, a number of CRVS and health system integration issues should be considered in planning, piloting and implementing a system-wide intervention such as VA. These include addressing the multiplicity of stakeholders and sub-systems involved, integration with existing CRVS work processes and information flows, linking VA results to civil registration records, information technology requirements and data quality assurance. Conclusions: Integrating VA within CRVS systems is not simply a technical undertaking. It will have profound system-wide effects that should be carefully considered when planning for an effective implementation. This paper identifies and discusses the major system-level issues and emerging practices, provides a planning checklist of system-level considerations and proposes an overview for how VA can be integrated into routine CRVS systems.","container-title":"Global Health Action","DOI":"10.1080/16549716.2017.1272882","ISSN":"1654-9716","issue":"1","note":"publisher: Taylor &amp; Francis\n_eprint: https://doi.org/10.1080/16549716.2017.1272882\nPMID: 28137194","page":"1272882","source":"Taylor and Francis+NEJM","title":"Integrating community-based verbal autopsy into civil registration and vital statistics (CRVS): system-level considerations","title-short":"Integrating community-based verbal autopsy into civil registration and vital statistics (CRVS)","volume":"10","author":[{"family":"Savigny","given":"Don","non-dropping-particle":"de"},{"family":"Riley","given":"Ian"},{"family":"Chandramohan","given":"Daniel"},{"family":"Odhiambo","given":"Frank"},{"family":"Nichols","given":"Erin"},{"family":"Notzon","given":"Sam"},{"family":"AbouZahr","given":"Carla"},{"family":"Mitra","given":"Raj"},{"family":"Cobos Muñoz","given":"Daniel"},{"family":"Firth","given":"Sonja"},{"family":"Maire","given":"Nicolas"},{"family":"Sankoh","given":"Osman"},{"family":"Bronson","given":"Gay"},{"family":"Setel","given":"Philip"},{"family":"Byass","given":"Peter"},{"family":"Jakob","given":"Robert"},{"family":"Boerma","given":"Ties"},{"family":"Lopez","given":"Alan D."}],"issued":{"date-parts":[["2017",1,1]]},"citation-key":"desavignyIntegratingCommunitybasedVerbal2017"},"prefix":""},{"id":2503,"uris":["http://zotero.org/users/6749620/items/99DJCIT5"],"itemData":{"id":2503,"type":"article-journal","abstract":"Introduction Estimates suggest that one in two deaths go unrecorded globally every year in terms of medical causes, with the majority occurring in low and middle-income countries (LMICs). This can be related to low investment in civil registration and vital statistics (CRVS) systems. Verbal autopsy (VA) is a method that enables identification of cause of death where no other routine systems are in place and where many people die at home. Considering the utility of VA as a pragmatic, interim solution to the lack of functional CRVS, this review aimed to examine the use of VA to inform health policy and systems improvements.\nMethods A literature review was conducted including papers published between 2010 and 2017 according to a systematic search strategy. Inclusion of papers and data extraction were assessed by three reviewers. Thereafter, thematic analysis and narrative synthesis were conducted in which evidence was critically examined and key themes were identified.\nResults Twenty-six papers applying VA to inform health policy and systems developments were selected, including studies in 15 LMICs in Africa, Asia, the Middle East and South America. The majority of studies applied VA in surveillance sites or programmes actively engaging with decision makers and governments in different ways and to different degrees. In the papers reviewed, the value of continuous collection of cause of death data, supplemented by social and community-based investigations and underpinned by electronic data innovations, to establish a robust and reliable evidence base for health policies and programmes was clearly recognised.\nConclusion VA has considerable potential to inform policy, planning and measurement of progress towards goals and targets. Working collaboratively at sub-national, national and international levels facilitates data collection, aggregation and dissemination linked to routine information systems. When used in partnerships between researchers and authorities, VA can help to close critical information gaps and guide policy development, implementation, evaluation and investment in health systems.","container-title":"BMJ Global Health","DOI":"10.1136/bmjgh-2017-000639","ISSN":"2059-7908","issue":"2","language":"en","license":"© Article author(s) (or their employer(s) unless otherwise stated in the text of the article) 2018. All rights reserved. No commercial use is permitted unless otherwise expressly granted.. 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BMJ Specialist Journals\nsection: Research\nPMID: 29736271","page":"e000639","source":"gh.bmj.com","title":"Verbal autopsy in health policy and systems: a literature review","title-short":"Verbal autopsy in health policy and systems","volume":"3","author":[{"family":"Thomas","given":"Lisa-Marie"},{"family":"D’Ambruoso","given":"Lucia"},{"family":"Balabanova","given":"Dina"}],"issued":{"date-parts":[["2018",5,1]]},"citation-key":"thomasVerbalAutopsyHealth2018"},"prefix":""},{"id":2502,"uris":["http://zotero.org/users/6749620/items/D75T3X7H"],"itemData":{"id":2502,"type":"article-journal","abstract":"Objective To systematically review the reliability of hospital data on cause of death and encourage periodic reviews of these data using a standard method. Methods We searched Google Scholar, Pubmed and Biblioteca Virtual de la Salud for articles in English, Spanish and Portuguese that reported validation studies of data on cause of death. We analysed the results of 199 studies that had used medical record reviews to validate the cause of death reported on death certificates or by the vital registration system. Findings The screened studies had been published between 1983 and 2013 and their results had been reported in English (n = 124), Portuguese (n = 25) or Spanish (n = 50). Only 29 of the studies met our inclusion criteria. Of these, 13 had examined cause of death patterns at the population level – with a view to correcting cause-specific mortality fractions – while the other 16 had been undertaken to identify discrepancies in the diagnosis for specific diseases before and after medical record review. Most of the selected studies reported substantial misdiagnosis of causes of death in hospitals. There was wide variation in study methodologies. Many studies did not describe the methods used in sufficient detail to be able to assess the reproducibility or comparability of their results. Conclusion The assumption that causes of death are being accurately reported in hospitals is unfounded. To improve the reliability and usefulness of reported causes of death, national governments should do periodic medical record reviews to validate the quality of their hospital cause of death data, using a standard.","container-title":"Bulletin of the World Health Organization","DOI":"10.2471/BLT.14.137935","ISSN":"0042-9686, 0042-9686","journalAbbreviation":"Bull World Health Organ","language":"en","note":"publisher: World Health Organization","page":"807-816","source":"SciELO","title":"Systematic review of statistics on causes of deaths in hospitals: strengthening the evidence for policy-makers","title-short":"Systematic review of statistics on causes of deaths in hospitals","volume":"92","author":[{"family":"Rampatige","given":"Rasika"},{"family":"Mikkelsen","given":"Lene"},{"family":"Hernandez","given":"Bernardo"},{"family":"Riley","given":"Ian"},{"family":"Lopez","given":"Alan D."}],"issued":{"date-parts":[["2014",9,16]]},"citation-key":"rampatigeSystematicReviewStatistics2014"},"prefix":""},{"id":2522,"uris":["http://zotero.org/users/6749620/items/WWWDITLM"],"itemData":{"id":2522,"type":"article-journal","abstract":"Introduction The majority of low-income and middle-income countries (LMICs) have incomplete death registration systems and so the proportion of deaths that occur at home (ie, home death percentage) is generally unknown. However, home death percentage is important to estimate population-level causes of death from integration of data of deaths at home (verbal autopsies) and in hospitals (medical certification), and to monitor completeness of death notification and verbal autopsy data collection systems. This study proposes a method to estimate home death percentage using data readily available at the national and subnational level.\nMethods Data on place of death from 152 country-years in 49 countries from 2005 to 2019, predominantly from vital registration systems, were used to model home death percentage standardised for population age and cause distribution. A national-level model was developed using Bayesian model averaging to estimate national, regional and global home death percentage. A subnational-level model was also developed and assessed in populations where alternative data on home death percentage were available.\nResults Globally, it is estimated that 53.4% (95% uncertainty interval (UI) 50.8%–55.9%) of deaths occur at home, slightly higher (59.7%, 95% UI 56.5%–62.7%) in LMICs, substantially higher in low-income countries (79.5%, 95% UI 77.3%–81.5%) and much lower (27.3%, 95% UI 25.2%–29.6%) in high-income countries. Countries with the highest home death percentage are mostly found in South, East and Southeast Asia and sub-Saharan Africa (above 90% in Ethiopia, Chad and South Sudan). As expected, the national model has smaller error than the subnational model.\nConclusion The study demonstrates substantial diversity in the location of deaths in LMICs and fills a significant gap in knowledge about where people die, given its importance for health systems and policies. The high proportion of deaths in LMICs that occur at home reinforces the need for routine verbal autopsy to determine the causes of death.","container-title":"BMJ Global Health","DOI":"10.1136/bmjgh-2021-006766","ISSN":"2059-7908","issue":"9","language":"en","license":"© Author(s) (or their employer(s)) 2021. Re-use permitted under CC BY-NC. No commercial re-use. See rights and permissions. Published by BMJ.. http://creativecommons.org/licenses/by-nc/4.0/This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appropriate credit is given, any changes made indicated, and the use is non-commercial. See: http://creativecommons.org/licenses/by-nc/4.0/.","note":"publisher: BMJ Specialist Journals\nsection: Original research\nPMID: 34479953","page":"e006766","source":"gh.bmj.com","title":"Who dies where? Estimating the percentage of deaths that occur at home","title-short":"Who dies where?","volume":"6","author":[{"family":"Adair","given":"Tim"}],"issued":{"date-parts":[["2021",9,1]]},"citation-key":"adairWhoDiesWhere2021"},"prefix":""}],"schema":"https://github.com/citation-style-language/schema/raw/master/csl-citation.json"} </w:instrText>
      </w:r>
      <w:r w:rsidR="0072375C" w:rsidRPr="0072375C">
        <w:fldChar w:fldCharType="separate"/>
      </w:r>
      <w:r w:rsidR="004B119E" w:rsidRPr="004B119E">
        <w:rPr>
          <w:rFonts w:cs="Times New Roman"/>
          <w:kern w:val="0"/>
          <w:lang w:val="en-US"/>
        </w:rPr>
        <w:t>[6–9]</w:t>
      </w:r>
      <w:r w:rsidR="0072375C" w:rsidRPr="0072375C">
        <w:fldChar w:fldCharType="end"/>
      </w:r>
      <w:r>
        <w:t>.</w:t>
      </w:r>
    </w:p>
    <w:p w14:paraId="501CE842" w14:textId="22A47D53" w:rsidR="00744CC8" w:rsidRDefault="00AD4706" w:rsidP="009A3616">
      <w:r w:rsidRPr="009A37BC">
        <w:t xml:space="preserve">VA involves two major components: survey and COD assignment </w:t>
      </w:r>
      <w:r w:rsidR="00F62F69" w:rsidRPr="009A37BC">
        <w:fldChar w:fldCharType="begin"/>
      </w:r>
      <w:r w:rsidR="004B119E">
        <w:instrText xml:space="preserve"> ADDIN ZOTERO_ITEM CSL_CITATION {"citationID":"00000006","properties":{"unsorted":false,"formattedCitation":"[10\\uc0\\u8211{}12]","plainCitation":"[10–12]","noteIndex":0},"citationItems":[{"id":2496,"uris":["http://zotero.org/users/6749620/items/89YFAUUB"],"itemData":{"id":2496,"type":"report","abstract":"Publications of the World Health Organization","language":"en","title":"Verbal autopsy standards: 2022 WHO verbal autopsy instrument","title-short":"Verbal autopsy standards","URL":"https://www.who.int/publications/m/item/training-curriculum-for-the-training-of-verbal-autopsy-master-trainers-and-supervisors","author":[{"literal":"World Health Organization"}],"accessed":{"date-parts":[["2023",12,12]]},"issued":{"date-parts":[["2023"]]},"citation-key":"worldhealthorganizationVerbalAutopsyStandards2023"},"prefix":""},{"id":2542,"uris":["http://zotero.org/users/6749620/items/MEQX2BIQ"],"itemData":{"id":2542,"type":"article-journal","abstract":"Over the past 70 years, significant advances have been made in determining the causes of death in populations not served by official medical certification of cause at the time of death using a technique known as Verbal Autopsy (VA). VA involves an interview of the family or caregivers of the deceased after a suitable bereavement interval about the circumstances, signs and symptoms of the deceased in the period leading to death. The VA interview data are then interpreted by physicians or, more recently, computer algorithms, to assign a probable cause of death. VA was originally developed and applied in field research settings. This paper traces the evolution of VA methods with special emphasis on the World Health Organization’s (WHO)’s efforts to standardize VA instruments and methods for expanded use in routine health information and vital statistics systems in low- and middle-income countries (LMICs). These advances in VA methods are culminating this year with the release of the 2022 WHO Standard Verbal Autopsy (VA) Toolkit. This paper highlights the many contributions the late Professor Peter Byass made to the current VA standards and methods, most notably, the development of InterVA, the most commonly used automated computer algorithm for interpreting data collected in the WHO standard instruments, and the capacity building in low- and middle-income countries (LMICs) that he promoted. This paper also provides an overview of the methods used to improve the current WHO VA standards, a catalogue of the changes and improvements in the instruments, and a mapping of current applications of the WHO VA standard approach in LMICs. It also provides access to tools and guidance needed for VA implementation in Civil Registration and Vital Statistics Systems at scale.","container-title":"Global Health Action","DOI":"10.1080/16549716.2021.1982486","ISSN":"1654-9716","issue":"sup1","note":"publisher: Taylor &amp; Francis\n_eprint: https://doi.org/10.1080/16549716.2021.1982486\nPMID: 35377290","page":"1982486","source":"Taylor and Francis+NEJM","title":"Estimating causes of death where there is no medical certification: evolution and state of the art of verbal autopsy","title-short":"Estimating causes of death where there is no medical certification","volume":"14","author":[{"family":"Chandramohan","given":"Daniel"},{"family":"Fottrell","given":"Edward"},{"family":"Leitao","given":"Jordana"},{"family":"Nichols","given":"Erin"},{"family":"Clark","given":"Samuel J."},{"family":"Alsokhn","given":"Carine"},{"family":"Cobos Munoz","given":"Daniel"},{"family":"AbouZahr","given":"Carla"},{"family":"Di Pasquale","given":"Aurelio"},{"family":"Mswia","given":"Robert"},{"family":"Choi","given":"Eungang"},{"family":"Baiden","given":"Frank"},{"family":"Thomas","given":"Jason"},{"family":"Lyatuu","given":"Isaac"},{"family":"Li","given":"Zehang"},{"family":"Larbi-Debrah","given":"Patrick"},{"family":"Chu","given":"Yue"},{"family":"Cheburet","given":"Samuel"},{"family":"Sankoh","given":"Osman"},{"family":"Mohamed Badr","given":"Azza"},{"family":"Fat","given":"Doris Ma"},{"family":"Setel","given":"Philip"},{"family":"Jakob","given":"Robert"},{"family":"Savigny","given":"Don","non-dropping-particle":"de"}],"issued":{"date-parts":[["2021",10,26]]},"citation-key":"chandramohanEstimatingCausesDeath2021"},"prefix":""},{"id":2652,"uris":["http://zotero.org/users/6749620/items/AWZLGNR4"],"itemData":{"id":2652,"type":"book","publisher":"World Health Organization","source":"Google Scholar","title":"Verbal autopsy standards: ascertaining and attributing cause of death","title-short":"Verbal autopsy standards","URL":"https://apps.who.int/iris/bitstream/handle/10665/43764/9789241547215_eng.pdf","author":[{"literal":"World Health Organization"}],"accessed":{"date-parts":[["2024",1,23]]},"issued":{"date-parts":[["2007"]]},"citation-key":"worldhealthorganizationVerbalAutopsyStandards2007"},"prefix":""}],"schema":"https://github.com/citation-style-language/schema/raw/master/csl-citation.json"} </w:instrText>
      </w:r>
      <w:r w:rsidR="00F62F69" w:rsidRPr="009A37BC">
        <w:fldChar w:fldCharType="separate"/>
      </w:r>
      <w:r w:rsidR="004B119E" w:rsidRPr="004B119E">
        <w:rPr>
          <w:rFonts w:cs="Times New Roman"/>
          <w:kern w:val="0"/>
          <w:lang w:val="en-US"/>
        </w:rPr>
        <w:t>[10–12]</w:t>
      </w:r>
      <w:r w:rsidR="00F62F69" w:rsidRPr="009A37BC">
        <w:fldChar w:fldCharType="end"/>
      </w:r>
      <w:r w:rsidRPr="009A37BC">
        <w:t xml:space="preserve">. In the survey component, trained interviewers use structured questionnaires and open narrative prompts to gather data from relatives or close contacts of the deceased. In the COD assignment component, physicians review these data to determine the most likely COD. </w:t>
      </w:r>
      <w:r w:rsidR="009A37BC" w:rsidRPr="009A37BC">
        <w:t xml:space="preserve">However, reliance on physician assignment has been criticized for limited reproducibility and subjectivity </w:t>
      </w:r>
      <w:r w:rsidR="009A37BC" w:rsidRPr="009A37BC">
        <w:fldChar w:fldCharType="begin"/>
      </w:r>
      <w:r w:rsidR="004B119E">
        <w:instrText xml:space="preserve"> ADDIN ZOTERO_ITEM CSL_CITATION {"citationID":"00000007","properties":{"unsorted":false,"formattedCitation":"[13\\uc0\\u8211{}17]","plainCitation":"[13–17]","noteIndex":0},"citationItems":[{"id":2599,"uris":["http://zotero.org/users/6749620/items/6SK7HCRL"],"itemData":{"id":2599,"type":"article-journal","abstract":"Progress toward the United Nations 2030 Sustainable Development Goals requires improved information on mortality and causes of death. However, causes of many of the fifty million annual deaths in low- and middle-income countries remain unknown, as most of the deaths occur at home without medical attention. In 2001 India began the Million Death Study in 1.3 million nationally representative households. Nonmedical staff conduct verbal autopsies, which are structured interviews including a half-page narrative in local language of the family’s story of the symptoms and events leading to death. Two physicians independently assess each death to arrive at an underlying cause of death. The study has thus far yielded information that substantially altered previous estimates of cause-specific mortality and risk factors in India. Similar robust studies are feasible at low cost in other low- and middle-income countries, particularly if they adopt electronic data management and ensure high quality of fieldwork and physician coding. Nationwide mortality studies enable the quantification of avoidable premature mortality and key risk factors for disease, and provide a practicable method to monitor progress toward the Sustainable Development Goals.","container-title":"Health Affairs","DOI":"10.1377/hlthaff.2017.0635","ISSN":"0278-2715","issue":"11","note":"publisher: Health Affairs","page":"1887-1895","source":"healthaffairs.org (Atypon)","title":"Nationwide Mortality Studies To Quantify Causes Of Death: Relevant Lessons From India’s Million Death Study","title-short":"Nationwide Mortality Studies To Quantify Causes Of Death","volume":"36","author":[{"family":"Gomes","given":"Mireille"},{"family":"Begum","given":"Rehana"},{"family":"Sati","given":"Prabha"},{"family":"Dikshit","given":"Rajesh"},{"family":"Gupta","given":"Prakash C."},{"family":"Kumar","given":"Rajesh"},{"family":"Sheth","given":"Jay"},{"family":"Habib","given":"Asad"},{"family":"Jha","given":"Prabhat"}],"issued":{"date-parts":[["2017",11]]},"citation-key":"gomesNationwideMortalityStudies2017"},"prefix":""},{"id":2605,"uris":["http://zotero.org/users/6749620/items/HA5GEG9G"],"itemData":{"id":2605,"type":"article-journal","abstract":"Background Over 75% of the annual estimated 9.5 million deaths in India occur in the home, and the large majority of these do not have a certified cause. India and other developing countries urgently need reliable quantification of the causes of death. They also need better epidemiological evidence about the relevance of physical (such as blood pressure and obesity), behavioral (such as smoking, alcohol, HIV-1 risk taking, and immunization history), and biological (such as blood lipids and gene polymorphisms) measurements to the development of disease in individuals or disease rates in populations. We report here on the rationale, design, and implementation of the world's largest prospective study of the causes and correlates of mortality. Methods and Findings We will monitor nearly 14 million people in 2.4 million nationally representative Indian households (6.3 million people in 1.1 million households in the 1998–2003 sample frame and 7.6 million people in 1.3 million households in the 2004–2014 sample frame) for vital status and, if dead, the causes of death through a well-validated verbal autopsy (VA) instrument. About 300,000 deaths from 1998–2003 and some 700,000 deaths from 2004–2014 are expected; of these about 850,000 will be coded by two physicians to provide causes of death by gender, age, socioeconomic status, and geographical region. Pilot studies will evaluate the addition of physical and biological measurements, specifically dried blood spots. Preliminary results from over 35,000 deaths suggest that VA can ascertain the leading causes of death, reduce the misclassification of causes, and derive the probable underlying cause of death when it has not been reported. VA yields broad classification of the underlying causes in about 90% of deaths before age 70. In old age, however, the proportion of classifiable deaths is lower. By tracking underlying demographic denominators, the study permits quantification of absolute mortality rates. Household case-control, proportional mortality, and nested case-control methods permit quantification of risk factors. Conclusions This study will reliably document not only the underlying cause of child and adult deaths but also key risk factors (behavioral, physical, environmental, and eventually, genetic). It offers a globally replicable model for reliably estimating cause-specific mortality using VA and strengthens India's flagship mortality monitoring system. Despite the misclassification that is still expected, the new cause-of-death data will be substantially better than that available previously.","container-title":"PLOS Medicine","DOI":"10.1371/journal.pmed.0030018","ISSN":"1549-1676","issue":"2","journalAbbreviation":"PLOS Medicine","language":"en","note":"publisher: Public Library of Science","page":"e18","source":"PLoS Journals","title":"Prospective Study of One Million Deaths in India: Rationale, Design, and Validation Results","title-short":"Prospective Study of One Million Deaths in India","volume":"3","author":[{"family":"Jha","given":"Prabhat"},{"family":"Gajalakshmi","given":"Vendhan"},{"family":"Gupta","given":"Prakash C."},{"family":"Kumar","given":"Rajesh"},{"family":"Mony","given":"Prem"},{"family":"Dhingra","given":"Neeraj"},{"family":"Peto","given":"Richard"},{"family":"Collaborators","given":"RGI-CGHR Prospective Study"}],"issued":{"date-parts":[["2005",12,20]]},"citation-key":"jhaProspectiveStudyOne2005"},"prefix":""},{"id":2645,"uris":["http://zotero.org/users/6749620/items/KVHNNXR8"],"itemData":{"id":2645,"type":"article-journal","abstract":"In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J."}],"issued":{"date-parts":[["2016"]]},"citation-key":"mccormickProbabilisticCauseofdeathAssignment2016b"},"prefix":""},{"id":2515,"uris":["http://zotero.org/users/6749620/items/EENU37GZ"],"itemData":{"id":2515,"type":"article-journal","container-title":"PloS one","issue":"3","note":"tex.ids= morrisFactorsAssociatedPhysician2010a\npublisher: Public Library of Science San Francisco, USA","page":"e9583","source":"Google Scholar","title":"Factors associated with physician agreement on verbal autopsy of over 27000 childhood deaths in India","volume":"5","author":[{"family":"Morris","given":"Shaun K."},{"family":"Bassani","given":"Diego G."},{"family":"Kumar","given":"Rajesh"},{"family":"Awasthi","given":"Shally"},{"family":"Paul","given":"Vinod K."},{"family":"Jha","given":"Prabhat"}],"issued":{"date-parts":[["2010"]]},"citation-key":"morrisFactorsAssociatedPhysician2010"},"prefix":""},{"id":2659,"uris":["http://zotero.org/users/6749620/items/RKA3T55R"],"itemData":{"id":2659,"type":"article-journal","container-title":"Bulletin of the World Health Organization","issue":"3","note":"publisher: SciELO Public Health","page":"239–245","source":"Google Scholar","title":"Verbal autopsy: current practices and challenges","title-short":"Verbal autopsy","volume":"84","author":[{"family":"Soleman","given":"Nadia"},{"family":"Chandramohan","given":"Daniel"},{"family":"Shibuya","given":"Kenji"}],"issued":{"date-parts":[["2006"]]},"citation-key":"solemanVerbalAutopsyCurrent2006"},"prefix":""}],"schema":"https://github.com/citation-style-language/schema/raw/master/csl-citation.json"} </w:instrText>
      </w:r>
      <w:r w:rsidR="009A37BC" w:rsidRPr="009A37BC">
        <w:fldChar w:fldCharType="separate"/>
      </w:r>
      <w:r w:rsidR="004B119E" w:rsidRPr="004B119E">
        <w:rPr>
          <w:rFonts w:cs="Times New Roman"/>
          <w:kern w:val="0"/>
          <w:lang w:val="en-US"/>
        </w:rPr>
        <w:t>[13–17]</w:t>
      </w:r>
      <w:r w:rsidR="009A37BC" w:rsidRPr="009A37BC">
        <w:fldChar w:fldCharType="end"/>
      </w:r>
      <w:r w:rsidR="009A37BC" w:rsidRPr="009A37BC">
        <w:t xml:space="preserve">. To overcome these limitations, automated </w:t>
      </w:r>
      <w:r w:rsidR="006455CA" w:rsidRPr="009A37BC">
        <w:t>computer coded verbal autops</w:t>
      </w:r>
      <w:r w:rsidR="009A37BC" w:rsidRPr="009A37BC">
        <w:t xml:space="preserve">y (CCVA) methods such as </w:t>
      </w:r>
      <w:proofErr w:type="spellStart"/>
      <w:r w:rsidR="009A37BC" w:rsidRPr="009A37BC">
        <w:t>InterVA</w:t>
      </w:r>
      <w:proofErr w:type="spellEnd"/>
      <w:r w:rsidR="009A37BC" w:rsidRPr="009A37BC">
        <w:t xml:space="preserve"> </w:t>
      </w:r>
      <w:r w:rsidR="009A37BC" w:rsidRPr="009A37BC">
        <w:fldChar w:fldCharType="begin"/>
      </w:r>
      <w:r w:rsidR="004B119E">
        <w:instrText xml:space="preserve"> ADDIN ZOTERO_ITEM CSL_CITATION {"citationID":"00000008","properties":{"unsorted":false,"formattedCitation":"[18]","plainCitation":"[18]","noteIndex":0},"citationItems":[{"id":2573,"uris":["http://zotero.org/users/6749620/items/U3A2VM9I"],"itemData":{"id":2573,"type":"article-journal","abstract":"Verbal autopsy is an increasingly important methodology for assigning causes to otherwise uncertified deaths, which amount to around 50% of global mortality and cause much uncertainty for health planning. The World Health Organization sets international standards for the structure of verbal autopsy interviews and for cause categories that can reasonably be derived from verbal autopsy data. In addition, computer models are needed to efficiently process large quantities of verbal autopsy interviews to assign causes of death in a standardised manner. Here, we present the InterVA-5 model, developed to align with the WHO-2016 verbal autopsy standard. This is a harmonising model that can process input data from WHO-2016, as well as earlier WHO-2012 and Tariff-2 formats, to generate standardised cause-specific mortality profiles for diverse contexts.","container-title":"BMC Medicine","DOI":"10.1186/s12916-019-1333-6","ISSN":"1741-7015","issue":"1","journalAbbreviation":"BMC Medicine","page":"102","source":"BioMed Central","title":"An integrated approach to processing WHO-2016 verbal autopsy data: the InterVA-5 model","title-short":"An integrated approach to processing WHO-2016 verbal autopsy data","volume":"17","author":[{"family":"Byass","given":"Peter"},{"family":"Hussain-Alkhateeb","given":"Laith"},{"family":"D’Ambruoso","given":"Lucia"},{"family":"Clark","given":"Samuel"},{"family":"Davies","given":"Justine"},{"family":"Fottrell","given":"Edward"},{"family":"Bird","given":"Jon"},{"family":"Kabudula","given":"Chodziwadziwa"},{"family":"Tollman","given":"Stephen"},{"family":"Kahn","given":"Kathleen"},{"family":"Schiöler","given":"Linus"},{"family":"Petzold","given":"Max"}],"issued":{"date-parts":[["2019",5,30]]},"citation-key":"byassIntegratedApproachProcessing2019"},"prefix":""}],"schema":"https://github.com/citation-style-language/schema/raw/master/csl-citation.json"} </w:instrText>
      </w:r>
      <w:r w:rsidR="009A37BC" w:rsidRPr="009A37BC">
        <w:fldChar w:fldCharType="separate"/>
      </w:r>
      <w:r w:rsidR="004B119E">
        <w:t>[18]</w:t>
      </w:r>
      <w:r w:rsidR="009A37BC" w:rsidRPr="009A37BC">
        <w:fldChar w:fldCharType="end"/>
      </w:r>
      <w:r w:rsidR="009A37BC" w:rsidRPr="009A37BC">
        <w:t xml:space="preserve"> and </w:t>
      </w:r>
      <w:proofErr w:type="spellStart"/>
      <w:r w:rsidR="009A37BC" w:rsidRPr="009A37BC">
        <w:t>InSilicoVA</w:t>
      </w:r>
      <w:proofErr w:type="spellEnd"/>
      <w:r w:rsidR="009A37BC" w:rsidRPr="009A37BC">
        <w:t xml:space="preserve"> </w:t>
      </w:r>
      <w:r w:rsidR="009A37BC" w:rsidRPr="009A37BC">
        <w:fldChar w:fldCharType="begin"/>
      </w:r>
      <w:r w:rsidR="004B119E">
        <w:instrText xml:space="preserve"> ADDIN ZOTERO_ITEM CSL_CITATION {"citationID":"00000009","properties":{"unsorted":false,"formattedCitation":"[15]","plainCitation":"[15]","noteIndex":0},"citationItems":[{"id":2645,"uris":["http://zotero.org/users/6749620/items/KVHNNXR8"],"itemData":{"id":2645,"type":"article-journal","abstract":"In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J."}],"issued":{"date-parts":[["2016"]]},"citation-key":"mccormickProbabilisticCauseofdeathAssignment2016b"},"prefix":""}],"schema":"https://github.com/citation-style-language/schema/raw/master/csl-citation.json"} </w:instrText>
      </w:r>
      <w:r w:rsidR="009A37BC" w:rsidRPr="009A37BC">
        <w:fldChar w:fldCharType="separate"/>
      </w:r>
      <w:r w:rsidR="004B119E">
        <w:t>[15]</w:t>
      </w:r>
      <w:r w:rsidR="009A37BC" w:rsidRPr="009A37BC">
        <w:fldChar w:fldCharType="end"/>
      </w:r>
      <w:r w:rsidR="009A37BC" w:rsidRPr="009A37BC">
        <w:t xml:space="preserve"> have been developed. These models offer scalable and reproducible alternatives and have demonstrated comparable performance to physicians at the population level. However, their performance at the </w:t>
      </w:r>
      <w:r w:rsidR="00F66029">
        <w:t>individual-level</w:t>
      </w:r>
      <w:r w:rsidR="009A37BC" w:rsidRPr="009A37BC">
        <w:t xml:space="preserve"> remains limited </w:t>
      </w:r>
      <w:r w:rsidR="009A37BC" w:rsidRPr="009A37BC">
        <w:fldChar w:fldCharType="begin"/>
      </w:r>
      <w:r w:rsidR="004B119E">
        <w:instrText xml:space="preserve"> ADDIN ZOTERO_ITEM CSL_CITATION {"citationID":"00000010","properties":{"unsorted":false,"formattedCitation":"[19\\uc0\\u8211{}23]","plainCitation":"[19–23]","noteIndex":0},"citationItems":[{"id":2529,"uris":["http://zotero.org/users/6749620/items/SU7YDIGK"],"itemData":{"id":2529,"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J."}],"issued":{"date-parts":[["2019",6,27]]},"citation-key":"jhaAutomatedPhysicianAssignment2019"},"prefix":""},{"id":2532,"uris":["http://zotero.org/users/6749620/items/9MB658MJ"],"itemData":{"id":2532,"type":"article-journal","abstract":"Computer-coded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prefix":""},{"id":2536,"uris":["http://zotero.org/users/6749620/items/5GHPUY8C"],"itemData":{"id":2536,"type":"article-journal","abstract":"Physician-coded verbal autopsy (PCVA) is the most widely used method to determine causes of death (CODs) in countries where medical certification of death is uncommon. Computer-coded verbal autopsy (CCVA) methods have been proposed as a faster and cheaper alternative to PCVA, though they have not been widely compared to PCVA or to each other.","container-title":"BMC Medicine","DOI":"10.1186/1741-7015-12-20","ISSN":"1741-7015","issue":"1","journalAbbreviation":"BMC Medicine","page":"20","source":"BioMed Central","title":"Performance of four computer-coded verbal autopsy methods for cause of death assignment compared with physician coding on 24,000 deaths in low- and middle-income countries","volume":"12","author":[{"family":"Desai","given":"Nikita"},{"family":"Aleksandrowicz","given":"Lukasz"},{"family":"Miasnikof","given":"Pierre"},{"family":"Lu","given":"Ying"},{"family":"Leitao","given":"Jordana"},{"family":"Byass","given":"Peter"},{"family":"Tollman","given":"Stephen"},{"family":"Mee","given":"Paul"},{"family":"Alam","given":"Dewan"},{"family":"Rathi","given":"Suresh Kumar"},{"family":"Singh","given":"Abhishek"},{"family":"Kumar","given":"Rajesh"},{"family":"Ram","given":"Faujdar"},{"family":"Jha","given":"Prabhat"}],"issued":{"date-parts":[["2014",2,4]]},"citation-key":"desaiPerformanceFourComputercoded2014"},"prefix":""},{"id":2539,"uris":["http://zotero.org/users/6749620/items/X7EX7RNQ"],"itemData":{"id":2539,"type":"article-journal","abstract":"Objectives To systematically review current practices, strengths and limitations of existing VA approaches to increase understanding of health system stakeholders and researchers. Methods The review was conducted and reported based on the Preferred Reporting Items for Systematic Reviews and Meta-Analysis (PRISMA) guidelines, in which articles were systematically obtained from the PubMed and SCOPUS online databases. The search was limited to English language journal articles published between 2010 and 2020. The review identified 5602 articles and after thorough scrutiny, 25 articles related to VA approaches were included. Results (1) InterVA and Tariff are widely used VA models; (2) Bayes rule is the most common and successful algorithm; (3) the lack of standardised datasets and metrics to evaluate models creates bias in determining VA model performance; (4) performance of the models trained using in-hospital data cannot be replicated in community death; (5) the performance of models among physicians and computer-coded algorithms differs with variation in settings. Conclusion The physician-certified verbal autopsy (PCVA) approaches are more effective in determining community CoD while computerised coding of verbal autopsy (CCVA) models perform well when the underlying CoD are reliably established using hospital data where data are trained in a similar environment to the target population. Our study recommends the use of hybrid models that combine strengths from various models and using an open standards dataset that includes death from different settings.","container-title":"Tropical Medicine &amp; International Health","DOI":"10.1111/tmi.13678","ISSN":"1365-3156","issue":"12","language":"en","license":"© 2021 John Wiley &amp; Sons Ltd","note":"_eprint: https://onlinelibrary.wiley.com/doi/pdf/10.1111/tmi.13678","page":"1560-1567","source":"Wiley Online Library","title":"Verbal autopsy models in determining causes of death","volume":"26","author":[{"family":"Tunga","given":"Mahadia"},{"family":"Lungo","given":"Juma"},{"family":"Chambua","given":"James"},{"family":"Kateule","given":"Ruthbetha"}],"issued":{"date-parts":[["2021"]]},"citation-key":"tungaVerbalAutopsyModels2021"},"prefix":""},{"id":2628,"uris":["http://zotero.org/users/6749620/items/64APSK52"],"itemData":{"id":2628,"type":"article-journal","abstract":"Developing countries generally lack complete vital registration systems that can produce cause of death information for health planning in their populations. As an alternative, verbal autopsy (VA) - the process of interviewing family members or caregivers on the circumstances leading to death - is often used by Demographic Surveillance Systems to generate cause of death data. Physician review (PR) is the most common method of interpreting VA, but this method is a time- and resource-intensive process and is liable to produce inconsistent results. The aim of this paper is to explore how a computer-based probabilistic model, InterVA, performs in comparison with PR in interpreting VA data in the Nairobi Urban Health and Demographic Surveillance System (NUHDSS).","container-title":"Population Health Metrics","DOI":"10.1186/1478-7954-8-21","ISSN":"1478-7954","issue":"1","journalAbbreviation":"Popul Health Metrics","language":"en","page":"21","source":"Springer Link","title":"Verbal autopsy interpretation: a comparative analysis of the InterVA model versus physician review in determining causes of death in the Nairobi DSS","title-short":"Verbal autopsy interpretation","volume":"8","author":[{"family":"Oti","given":"Samuel O."},{"family":"Kyobutungi","given":"Catherine"}],"issued":{"date-parts":[["2010",6,29]]},"citation-key":"otiVerbalAutopsyInterpretation2010"},"prefix":""}],"schema":"https://github.com/citation-style-language/schema/raw/master/csl-citation.json"} </w:instrText>
      </w:r>
      <w:r w:rsidR="009A37BC" w:rsidRPr="009A37BC">
        <w:fldChar w:fldCharType="separate"/>
      </w:r>
      <w:r w:rsidR="004B119E" w:rsidRPr="004B119E">
        <w:rPr>
          <w:rFonts w:cs="Times New Roman"/>
          <w:kern w:val="0"/>
          <w:lang w:val="en-US"/>
        </w:rPr>
        <w:t>[19–23]</w:t>
      </w:r>
      <w:r w:rsidR="009A37BC" w:rsidRPr="009A37BC">
        <w:fldChar w:fldCharType="end"/>
      </w:r>
      <w:r w:rsidR="009A37BC" w:rsidRPr="009A37BC">
        <w:t xml:space="preserve">, while their reliance on structured questionnaire data often omits open narrative text, which can contain additional contextual and chronological information that may improve diagnostic accuracy </w:t>
      </w:r>
      <w:r w:rsidR="009A37BC" w:rsidRPr="009A37BC">
        <w:fldChar w:fldCharType="begin"/>
      </w:r>
      <w:r w:rsidR="004B119E">
        <w:instrText xml:space="preserve"> ADDIN ZOTERO_ITEM CSL_CITATION {"citationID":"00000011","properties":{"unsorted":false,"formattedCitation":"[24\\uc0\\u8211{}26]","plainCitation":"[24–26]","noteIndex":0},"citationItems":[{"id":2534,"uris":["http://zotero.org/users/6749620/items/T3TI6D5R"],"itemData":{"id":2534,"type":"article-journal","abstract":"A verbal autopsy (VA) is a post-hoc written interview report of the symptoms preceding a person’s death in cases where no official cause of death (CoD) was determined by a physician. Current leading automated VA coding methods primarily use structured data from VAs to assign a CoD category. We present a method to automatically determine CoD categories from VA free-text narratives alone.","container-title":"BMC Medical Informatics and Decision Making","DOI":"10.1186/s12911-019-0841-9","ISSN":"1472-6947","issue":"1","journalAbbreviation":"BMC Med Inform Decis Mak","language":"en","page":"127","source":"Springer Link","title":"Automatically determining cause of death from verbal autopsy narratives","volume":"19","author":[{"family":"Jeblee","given":"Serena"},{"family":"Gomes","given":"Mireille"},{"family":"Jha","given":"Prabhat"},{"family":"Rudzicz","given":"Frank"},{"family":"Hirst","given":"Graeme"}],"issued":{"date-parts":[["2019",7,9]]},"citation-key":"jebleeAutomaticallyDeterminingCause2019"},"prefix":""},{"id":2546,"uris":["http://zotero.org/users/6749620/items/RY3R9T7M"],"itemData":{"id":2546,"type":"article-journal","abstract":"The international standard to ascertain the cause of death is medical certification. However, in many low and middle-income countries, the majority of deaths occur outside of health facilities. In these cases, Verbal Autopsy (VA), the narrative provided by a family member or friend together with a questionnaire is designed by the World Health Organization as the main information source. Until now technology allowed us to automatically analyze the responses of the VA questionnaire with the narrative captured by the interviewer excluded. Our work addresses this gap by developing a set of models for automatic Cause of Death (CoD) ascertainment in VAs with a focus on the textual information. Empirical results show that the open response conveys valuable information towards the ascertainment of the Cause of Death, and the combination of the closed-ended questions and the open response lead to the best results. Model interpretation capabilities position the Deep Learning models as the most encouraging choice.","container-title":"IEEE Journal of Biomedical and Health Informatics","DOI":"10.1109/JBHI.2020.3005769","ISSN":"2168-2208","issue":"4","note":"event-title: IEEE Journal of Biomedical and Health Informatics","page":"1315-1325","source":"IEEE Xplore","title":"Extracting Cause of Death From Verbal Autopsy With Deep Learning Interpretable Methods","volume":"25","author":[{"family":"Blanco","given":"Alberto"},{"family":"Pérez","given":"Alicia"},{"family":"Casillas","given":"Arantza"},{"family":"Cobos","given":"Daniel"}],"issued":{"date-parts":[["2021",4]]},"citation-key":"blancoExtractingCauseDeath2021"},"prefix":""},{"id":2548,"uris":["http://zotero.org/users/6749620/items/IMY94F34"],"itemData":{"id":2548,"type":"article-journal","abstract":"Verbal autopsy (VA), the process of interviewing a deceased’s family or caregiver about signs and symptoms leading up to death, employs tools that ask a series of closed questions and can include an open narrative where respondents give an unprompted account of events preceding death. The extent to which an individual interviewer, who generally does not interpret the data, affects the quality of this data, and therefore the assigned cause of death, is poorly documented. We aimed to examine inter-interviewer reliability of open narrative and closed question data gathered during VA interviews.","container-title":"BMC Medical Research Methodology","DOI":"10.1186/s12874-016-0115-5","ISSN":"1471-2288","issue":"1","journalAbbreviation":"BMC Med Res Methodol","language":"en","page":"13","source":"Springer Link","title":"The quality and diagnostic value of open narratives in verbal autopsy: a mixed-methods analysis of partnered interviews from Malawi","title-short":"The quality and diagnostic value of open narratives in verbal autopsy","volume":"16","author":[{"family":"King","given":"C."},{"family":"Zamawe","given":"C."},{"family":"Banda","given":"M."},{"family":"Bar-Zeev","given":"N."},{"family":"Beard","given":"J."},{"family":"Bird","given":"J."},{"family":"Costello","given":"A."},{"family":"Kazembe","given":"P."},{"family":"Osrin","given":"D."},{"family":"Fottrell","given":"E."},{"literal":"for the VacSurv Consortium"}],"issued":{"date-parts":[["2016",2,1]]},"citation-key":"kingQualityDiagnosticValue2016"},"prefix":""}],"schema":"https://github.com/citation-style-language/schema/raw/master/csl-citation.json"} </w:instrText>
      </w:r>
      <w:r w:rsidR="009A37BC" w:rsidRPr="009A37BC">
        <w:fldChar w:fldCharType="separate"/>
      </w:r>
      <w:r w:rsidR="004B119E" w:rsidRPr="004B119E">
        <w:rPr>
          <w:rFonts w:cs="Times New Roman"/>
          <w:kern w:val="0"/>
          <w:lang w:val="en-US"/>
        </w:rPr>
        <w:t>[24–26]</w:t>
      </w:r>
      <w:r w:rsidR="009A37BC" w:rsidRPr="009A37BC">
        <w:fldChar w:fldCharType="end"/>
      </w:r>
      <w:r w:rsidR="009A37BC" w:rsidRPr="009A37BC">
        <w:t>.</w:t>
      </w:r>
      <w:r w:rsidR="0069327D">
        <w:t xml:space="preserve"> </w:t>
      </w:r>
      <w:r w:rsidR="00744CC8">
        <w:t>A randomized trial evaluating dual physician coding with current CCVA methods concluded that physician coding was superior</w:t>
      </w:r>
      <w:r w:rsidR="004B119E">
        <w:t xml:space="preserve"> </w:t>
      </w:r>
      <w:r w:rsidR="004B119E">
        <w:fldChar w:fldCharType="begin"/>
      </w:r>
      <w:r w:rsidR="004B119E">
        <w:instrText xml:space="preserve"> ADDIN ZOTERO_ITEM CSL_CITATION {"citationID":"NDJe4LuH","properties":{"formattedCitation":"[19]","plainCitation":"[19]","noteIndex":0},"citationItems":[{"id":2529,"uris":["http://zotero.org/users/6749620/items/SU7YDIGK"],"itemData":{"id":2529,"type":"article-journal","abstract":"Verbal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J."}],"issued":{"date-parts":[["2019",6,27]]},"citation-key":"jhaAutomatedPhysicianAssignment2019"}}],"schema":"https://github.com/citation-style-language/schema/raw/master/csl-citation.json"} </w:instrText>
      </w:r>
      <w:r w:rsidR="004B119E">
        <w:fldChar w:fldCharType="separate"/>
      </w:r>
      <w:r w:rsidR="004B119E">
        <w:rPr>
          <w:noProof/>
        </w:rPr>
        <w:t>[19]</w:t>
      </w:r>
      <w:r w:rsidR="004B119E">
        <w:fldChar w:fldCharType="end"/>
      </w:r>
      <w:r w:rsidR="004B119E">
        <w:t>.</w:t>
      </w:r>
    </w:p>
    <w:p w14:paraId="06F42FAE" w14:textId="640DA501" w:rsidR="00A560BC" w:rsidRDefault="00A560BC" w:rsidP="009A3616">
      <w:r w:rsidRPr="00E90930">
        <w:t xml:space="preserve">Recent advances in large language models (LLMs), trained on vast textual datasets using deep learning methods, have significantly improved natural language processing (NLP) capabilities. These include tasks such as question answering, code generation, and medical reasoning based on free text </w:t>
      </w:r>
      <w:r w:rsidRPr="00E90930">
        <w:fldChar w:fldCharType="begin"/>
      </w:r>
      <w:r w:rsidR="004B119E">
        <w:instrText xml:space="preserve"> ADDIN ZOTERO_ITEM CSL_CITATION {"citationID":"00000012","properties":{"unsorted":false,"formattedCitation":"[27\\uc0\\u8211{}30]","plainCitation":"[27–30]","noteIndex":0},"citationItems":[{"id":2555,"uris":["http://zotero.org/users/6749620/items/EEPG7RH8"],"itemData":{"id":2555,"type":"article","abstract":"Large language models (LLMs) are gaining increasing popularity in both academia and industry, owing to their unprecedented performance in various applications. As LLMs continue to play a vital role in both research and daily use, their evaluation becomes increasingly critical, not only at the task level, but also at the society level for better understanding of their potential risks. Over the past years, significant efforts have been made to examine LLMs from various perspectives. This paper presents a comprehensive review of these evaluation methods for LLMs, focusing on three key dimensions: what to evaluate, where to evaluate, and how to evaluate. Firstly, we provide an overview from the perspective of evaluation tasks, encompassing general natural language processing tasks, reasoning, medical usage, ethics, educations, natural and social sciences, agent applications, and other areas. Secondly, we answer the `where' and `how' questions by diving into the evaluation methods and benchmarks, which serve as crucial components in assessing performance of LLMs. Then, we summarize the success and failure cases of LLMs in different tasks. Finally, we shed light on several future challenges that lie ahead in LLMs evaluation. Our aim is to offer invaluable insights to researchers in the realm of LLMs evaluation, thereby aiding the development of more proficient LLMs. Our key point is that evaluation should be treated as an essential discipline to better assist the development of LLMs. We consistently maintain the related open-source materials at: https://github.com/MLGroupJLU/LLM-eval-survey.","DOI":"10.48550/arXiv.2307.03109","note":"arXiv:2307.03109 [cs]","number":"arXiv:2307.03109","publisher":"arXiv","source":"arXiv.org","title":"A Survey on Evaluation of Large Language Models","URL":"http://arxiv.org/abs/2307.03109","author":[{"family":"Chang","given":"Yupeng"},{"family":"Wang","given":"Xu"},{"family":"Wang","given":"Jindong"},{"family":"Wu","given":"Yuan"},{"family":"Yang","given":"Linyi"},{"family":"Zhu","given":"Kaijie"},{"family":"Chen","given":"Hao"},{"family":"Yi","given":"Xiaoyuan"},{"family":"Wang","given":"Cunxiang"},{"family":"Wang","given":"Yidong"},{"family":"Ye","given":"Wei"},{"family":"Zhang","given":"Yue"},{"family":"Chang","given":"Yi"},{"family":"Yu","given":"Philip S."},{"family":"Yang","given":"Qiang"},{"family":"Xie","given":"Xing"}],"accessed":{"date-parts":[["2024",1,6]]},"issued":{"date-parts":[["2023",12,28]]},"citation-key":"changSurveyEvaluationLarge2023"},"prefix":""},{"id":2563,"uris":["http://zotero.org/users/6749620/items/H4LWE5DP"],"itemData":{"id":2563,"type":"article-journal","abstract":"Purpose This paper aims to provide an overview of key definitions related to ChatGPT, a public tool developed by OpenAI, and its underlying technology, Generative Pretrained Transformer (GPT). Design/methodology/approach This paper includes an interview with ChatGPT on its potential impact on academia and libraries. The interview discusses the benefits of ChatGPT such as improving search and discovery, reference and information services; cataloging and metadata generation; and content creation, as well as the ethical considerations that need to be taken into account, such as privacy and bias. Findings ChatGPT has considerable power to advance academia and librarianship in both anxiety-provoking and exciting new ways. However, it is important to consider how to use this technology responsibly and ethically, and to uncover how we, as professionals, can work alongside this technology to improve our work, rather than to abuse it or allow it to abuse us in the race to create new scholarly knowledge and educate future professionals. Originality/value This paper discusses the history and technology of GPT, including its generative pretrained transformer model, its ability to perform a wide range of language-based tasks and how ChatGPT uses this technology to function as a sophisticated chatbot.","container-title":"Library Hi Tech News","DOI":"10.1108/LHTN-01-2023-0009","ISSN":"0741-9058","issue":"3","note":"publisher: Emerald Publishing Limited","page":"26-29","source":"Emerald Insight","title":"Chatting about ChatGPT: how may AI and GPT impact academia and libraries?","title-short":"Chatting about ChatGPT","volume":"40","author":[{"family":"Lund","given":"Brady D."},{"family":"Wang","given":"Ting"}],"issued":{"date-parts":[["2023",1,1]]},"citation-key":"lundChattingChatGPTHow2023"},"prefix":""},{"id":2561,"uris":["http://zotero.org/users/6749620/items/PET796P5"],"itemData":{"id":2561,"type":"paper-conference","abstract":"In software development through integrated development environments (IDEs), code completion is one of the most widely used features. Nevertheless, majority of integrated development environments only support completion of methods and APIs, or arguments. In this paper, we introduce IntelliCode Compose – a general-purpose multilingual code completion tool which is capable of predicting sequences of code tokens of arbitrary types, generating up to entire lines of syntactically correct code. It leverages state-of-the-art generative transformer model trained on 1.2 billion lines of source code in Python, C#, JavaScript and TypeScript programming languages. IntelliCode Compose is deployed as a cloud-based web service. It makes use of client-side tree-based caching, efficient parallel implementation of the beam search decoder, and compute graph optimizations to meet edit-time completion suggestion requirements in the Visual Studio Code IDE and Azure Notebook. Our best model yields an average edit similarity of 86.7% and a perplexity of 1.82 for Python programming language.","collection-title":"ESEC/FSE 2020","container-title":"Proceedings of the 28th ACM Joint Meeting on European Software Engineering Conference and Symposium on the Foundations of Software Engineering","DOI":"10.1145/3368089.3417058","event-place":"New York, NY, USA","ISBN":"978-1-4503-7043-1","page":"1433–1443","publisher":"Association for Computing Machinery","publisher-place":"New York, NY, USA","source":"ACM Digital Library","title":"IntelliCode compose: code generation using transformer","title-short":"IntelliCode compose","URL":"https://doi.org/10.1145/3368089.3417058","author":[{"family":"Svyatkovskiy","given":"Alexey"},{"family":"Deng","given":"Shao Kun"},{"family":"Fu","given":"Shengyu"},{"family":"Sundaresan","given":"Neel"}],"accessed":{"date-parts":[["2024",1,6]]},"issued":{"date-parts":[["2020",11,8]]},"citation-key":"svyatkovskiyIntelliCodeComposeCode2020"},"prefix":""},{"id":2559,"uris":["http://zotero.org/users/6749620/items/X8J6D5RZ"],"itemData":{"id":2559,"type":"article-journal","abstract":"For years, experts have speculated about the future role of artificial intelligence (AI) in health care. Some AI tools can outperform physicians on specific tasks in radiology, dermatology, and other fields, which raised concerns that AI might render certain specialists obsolete. Some feared AI might expose patients and clinicians to novel risks. Others wondered whether physicians could use AI in good conscience if they do not understand how it works, or whether clinicians who fail to adopt it might be accused of providing substandard care.These concerns have faded somewhat as high-profile AI platforms like IBM Watson failed to deliver on their promise. Moreover, lacking anything resembling general intelligence, AI bested humans only at narrowly defined tasks. However, AI-related fears reemerged with the rise of language learning models (LLMs), exemplified by Open AI’s GPT (now in its fourth version). This technology has left clinicians wondering how they might use LLMs and what risks the technology poses to patients and clinicians.","container-title":"JAMA","DOI":"10.1001/jama.2023.5321","ISSN":"0098-7484","issue":"16","journalAbbreviation":"JAMA","page":"1349-1350","source":"Silverchair","title":"AI-Generated Medical Advice—GPT and Beyond","volume":"329","author":[{"family":"Haupt","given":"Claudia E."},{"family":"Marks","given":"Mason"}],"issued":{"date-parts":[["2023",4,25]]},"citation-key":"hauptAIGeneratedMedicalAdvice2023"},"prefix":""}],"schema":"https://github.com/citation-style-language/schema/raw/master/csl-citation.json"} </w:instrText>
      </w:r>
      <w:r w:rsidRPr="00E90930">
        <w:fldChar w:fldCharType="separate"/>
      </w:r>
      <w:r w:rsidR="004B119E" w:rsidRPr="004B119E">
        <w:rPr>
          <w:rFonts w:cs="Times New Roman"/>
          <w:kern w:val="0"/>
          <w:lang w:val="en-US"/>
        </w:rPr>
        <w:t>[27–30]</w:t>
      </w:r>
      <w:r w:rsidRPr="00E90930">
        <w:fldChar w:fldCharType="end"/>
      </w:r>
      <w:r w:rsidRPr="00E90930">
        <w:t xml:space="preserve">. ChatGPT, developed by OpenAI and released in 2022, is a widely accessible LLM capable of generating human-like responses to natural language queries. Earlier versions (GPT-1 to GPT-3) scaled from 117 million to 175 billion parameters and were trained on data ranging from 5 GB to 45 TB </w:t>
      </w:r>
      <w:r w:rsidRPr="00E90930">
        <w:fldChar w:fldCharType="begin"/>
      </w:r>
      <w:r w:rsidR="004B119E">
        <w:instrText xml:space="preserve"> ADDIN ZOTERO_ITEM CSL_CITATION {"citationID":"00000013","properties":{"unsorted":false,"formattedCitation":"[31]","plainCitation":"[31]","noteIndex":0},"citationItems":[{"id":2550,"uris":["http://zotero.org/users/6749620/items/35FCQSMW"],"itemData":{"id":2550,"type":"article-journal","abstract":"&lt;p&gt;ChatGPT, an artificial intelligence generated content (AIGC) model developed by OpenAI, has attracted worldwide attention for its capability of dealing with challenging language understanding and generation tasks in the form of conversations. This paper briefly provides an overview on the history, status quo and potential future development of ChatGPT, helping to provide an entry point to think about ChatGPT. Specifically, from the limited open-accessed resources, we conclude the core techniques of ChatGPT, mainly including large-scale language models, in-context learning, reinforcement learning from human feedback and the key technical steps for developing ChatGPT. We further analyze the pros and cons of ChatGPT and we rethink the duality of ChatGPT in various fields. Although it has been widely acknowledged that ChatGPT brings plenty of opportunities for various fields, mankind should still treat and use ChatGPT properly to avoid the potential threat, e.g., academic integrity and safety challenge. Finally, we discuss several open problems as the potential development of ChatGPT.&lt;/p&gt;","container-title":"IEEE/CAA Journal of Automatica Sinica","DOI":"10.1109/JAS.2023.123618","ISSN":"2329-9266","issue":"5","journalAbbreviation":"IEEE/CAA JAS","language":"en","license":"http://creativecommons.org/licenses/by/3.0/","note":"publisher: IEEE/CAA Journal of Automatica Sinica","page":"1122-1136","source":"www.ieee-jas.net","title":"A Brief Overview of ChatGPT: The History, Status Quo and Potential Future Development","title-short":"A Brief Overview of ChatGPT","volume":"10","author":[{"family":"Wu","given":"Tianyu"},{"family":"He","given":"Shizhu"},{"family":"Liu","given":"Jingping"},{"family":"Sun","given":"Siqi"},{"family":"Liu","given":"Kang"},{"family":"Han","given":"Qing-Long"},{"family":"Tang","given":"Yang"}],"issued":{"date-parts":[["2023"]]},"citation-key":"wuBriefOverviewChatGPT2023"},"prefix":""}],"schema":"https://github.com/citation-style-language/schema/raw/master/csl-citation.json"} </w:instrText>
      </w:r>
      <w:r w:rsidRPr="00E90930">
        <w:fldChar w:fldCharType="separate"/>
      </w:r>
      <w:r w:rsidR="004B119E">
        <w:t>[31]</w:t>
      </w:r>
      <w:r w:rsidRPr="00E90930">
        <w:fldChar w:fldCharType="end"/>
      </w:r>
      <w:r w:rsidRPr="00E90930">
        <w:t xml:space="preserve">. In 2023, ChatGPT-4 was introduced, achieving human-level performance on a range of academic and professional benchmarks </w:t>
      </w:r>
      <w:r w:rsidRPr="00E90930">
        <w:fldChar w:fldCharType="begin"/>
      </w:r>
      <w:r w:rsidR="004B119E">
        <w:instrText xml:space="preserve"> ADDIN ZOTERO_ITEM CSL_CITATION {"citationID":"00000014","properties":{"unsorted":false,"formattedCitation":"[32]","plainCitation":"[32]","noteIndex":0},"citationItems":[{"id":2565,"uris":["http://zotero.org/users/6749620/items/SYRTRJCY"],"itemData":{"id":2565,"type":"article","abstract":"We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GPT-4.","DOI":"10.48550/arXiv.2303.08774","note":"tex.ids= openaiGPT4TechnicalReport2023\narXiv: 2303.08774 [cs]","number":"arXiv:2303.08774","publisher":"arXiv","source":"arXiv.org","title":"GPT-4 Technical Report","URL":"http://arxiv.org/abs/2303.08774","author":[{"family":"OpenAI","given":""},{"family":"Achiam","given":"Josh"},{"family":"Adler","given":"Steven"},{"family":"Agarwal","given":"Sandhini"},{"family":"Ahmad","given":"Lama"},{"family":"Akkaya","given":"Ilge"},{"family":"Aleman","given":"Florencia Leoni"},{"family":"Almeida","given":"Diogo"},{"family":"Altenschmidt","given":"Janko"},{"family":"Altman","given":"Sam"},{"family":"Anadkat","given":"Shyamal"},{"family":"Avila","given":"Red"},{"family":"Babuschkin","given":"Igor"},{"family":"Balaji","given":"Suchir"},{"family":"Balcom","given":"Valerie"},{"family":"Baltescu","given":"Paul"},{"family":"Bao","given":"Haiming"},{"family":"Bavarian","given":"Mo"},{"family":"Belgum","given":"Jeff"},{"family":"Bello","given":"Irwan"},{"family":"Berdine","given":"Jake"},{"family":"Bernadett-Shapiro","given":"Gabriel"},{"family":"Berner","given":"Christopher"},{"family":"Bogdonoff","given":"Lenny"},{"family":"Boiko","given":"Oleg"},{"family":"Boyd","given":"Madelaine"},{"family":"Brakman","given":"Anna-Luisa"},{"family":"Brockman","given":"Greg"},{"family":"Brooks","given":"Tim"},{"family":"Brundage","given":"Miles"},{"family":"Button","given":"Kevin"},{"family":"Cai","given":"Trevor"},{"family":"Campbell","given":"Rosie"},{"family":"Cann","given":"Andrew"},{"family":"Carey","given":"Brittany"},{"family":"Carlson","given":"Chelsea"},{"family":"Carmichael","given":"Rory"},{"family":"Chan","given":"Brooke"},{"family":"Chang","given":"Che"},{"family":"Chantzis","given":"Fotis"},{"family":"Chen","given":"Derek"},{"family":"Chen","given":"Sully"},{"family":"Chen","given":"Ruby"},{"family":"Chen","given":"Jason"},{"family":"Chen","given":"Mark"},{"family":"Chess","given":"Ben"},{"family":"Cho","given":"Chester"},{"family":"Chu","given":"Casey"},{"family":"Chung","given":"Hyung Won"},{"family":"Cummings","given":"Dave"},{"family":"Currier","given":"Jeremiah"},{"family":"Dai","given":"Yunxing"},{"family":"Decareaux","given":"Cory"},{"family":"Degry","given":"Thomas"},{"family":"Deutsch","given":"Noah"},{"family":"Deville","given":"Damien"},{"family":"Dhar","given":"Arka"},{"family":"Dohan","given":"David"},{"family":"Dowling","given":"Steve"},{"family":"Dunning","given":"Sheila"},{"family":"Ecoffet","given":"Adrien"},{"family":"Eleti","given":"Atty"},{"family":"Eloundou","given":"Tyna"},{"family":"Farhi","given":"David"},{"family":"Fedus","given":"Liam"},{"family":"Felix","given":"Niko"},{"family":"Fishman","given":"Simón Posada"},{"family":"Forte","given":"Juston"},{"family":"Fulford","given":"Isabella"},{"family":"Gao","given":"Leo"},{"family":"Georges","given":"Elie"},{"family":"Gibson","given":"Christian"},{"family":"Goel","given":"Vik"},{"family":"Gogineni","given":"Tarun"},{"family":"Goh","given":"Gabriel"},{"family":"Gontijo-Lopes","given":"Rapha"},{"family":"Gordon","given":"Jonathan"},{"family":"Grafstein","given":"Morgan"},{"family":"Gray","given":"Scott"},{"family":"Greene","given":"Ryan"},{"family":"Gross","given":"Joshua"},{"family":"Gu","given":"Shixiang Shane"},{"family":"Guo","given":"Yufei"},{"family":"Hallacy","given":"Chris"},{"family":"Han","given":"Jesse"},{"family":"Harris","given":"Jeff"},{"family":"He","given":"Yuchen"},{"family":"Heaton","given":"Mike"},{"family":"Heidecke","given":"Johannes"},{"family":"Hesse","given":"Chris"},{"family":"Hickey","given":"Alan"},{"family":"Hickey","given":"Wade"},{"family":"Hoeschele","given":"Peter"},{"family":"Houghton","given":"Brandon"},{"family":"Hsu","given":"Kenny"},{"family":"Hu","given":"Shengli"},{"family":"Hu","given":"Xin"},{"family":"Huizinga","given":"Joost"},{"family":"Jain","given":"Shantanu"},{"family":"Jain","given":"Shawn"},{"family":"Jang","given":"Joanne"},{"family":"Jiang","given":"Angela"},{"family":"Jiang","given":"Roger"},{"family":"Jin","given":"Haozhun"},{"family":"Jin","given":"Denny"},{"family":"Jomoto","given":"Shino"},{"family":"Jonn","given":"Billie"},{"family":"Jun","given":"Heewoo"},{"family":"Kaftan","given":"Tomer"},{"family":"Kaiser","given":"Łukasz"},{"family":"Kamali","given":"Ali"},{"family":"Kanitscheider","given":"Ingmar"},{"family":"Keskar","given":"Nitish Shirish"},{"family":"Khan","given":"Tabarak"},{"family":"Kilpatrick","given":"Logan"},{"family":"Kim","given":"Jong Wook"},{"family":"Kim","given":"Christina"},{"family":"Kim","given":"Yongjik"},{"family":"Kirchner","given":"Hendrik"},{"family":"Kiros","given":"Jamie"},{"family":"Knight","given":"Matt"},{"family":"Kokotajlo","given":"Daniel"},{"family":"Kondraciuk","given":"Łukasz"},{"family":"Kondrich","given":"Andrew"},{"family":"Konstantinidis","given":"Aris"},{"family":"Kosic","given":"Kyle"},{"family":"Krueger","given":"Gretchen"},{"family":"Kuo","given":"Vishal"},{"family":"Lampe","given":"Michael"},{"family":"Lan","given":"Ikai"},{"family":"Lee","given":"Teddy"},{"family":"Leike","given":"Jan"},{"family":"Leung","given":"Jade"},{"family":"Levy","given":"Daniel"},{"family":"Li","given":"Chak Ming"},{"family":"Lim","given":"Rachel"},{"family":"Lin","given":"Molly"},{"family":"Lin","given":"Stephanie"},{"family":"Litwin","given":"Mateusz"},{"family":"Lopez","given":"Theresa"},{"family":"Lowe","given":"Ryan"},{"family":"Lue","given":"Patricia"},{"family":"Makanju","given":"Anna"},{"family":"Malfacini","given":"Kim"},{"family":"Manning","given":"Sam"},{"family":"Markov","given":"Todor"},{"family":"Markovski","given":"Yaniv"},{"family":"Martin","given":"Bianca"},{"family":"Mayer","given":"Katie"},{"family":"Mayne","given":"Andrew"},{"family":"McGrew","given":"Bob"},{"family":"McKinney","given":"Scott Mayer"},{"family":"McLeavey","given":"Christine"},{"family":"McMillan","given":"Paul"},{"family":"McNeil","given":"Jake"},{"family":"Medina","given":"David"},{"family":"Mehta","given":"Aalok"},{"family":"Menick","given":"Jacob"},{"family":"Metz","given":"Luke"},{"family":"Mishchenko","given":"Andrey"},{"family":"Mishkin","given":"Pamela"},{"family":"Monaco","given":"Vinnie"},{"family":"Morikawa","given":"Evan"},{"family":"Mossing","given":"Daniel"},{"family":"Mu","given":"Tong"},{"family":"Murati","given":"Mira"},{"family":"Murk","given":"Oleg"},{"family":"Mély","given":"David"},{"family":"Nair","given":"Ashvin"},{"family":"Nakano","given":"Reiichiro"},{"family":"Nayak","given":"Rajeev"},{"family":"Neelakantan","given":"Arvind"},{"family":"Ngo","given":"Richard"},{"family":"Noh","given":"Hyeonwoo"},{"family":"Ouyang","given":"Long"},{"family":"O'Keefe","given":"Cullen"},{"family":"Pachocki","given":"Jakub"},{"family":"Paino","given":"Alex"},{"family":"Palermo","given":"Joe"},{"family":"Pantuliano","given":"Ashley"},{"family":"Parascandolo","given":"Giambattista"},{"family":"Parish","given":"Joel"},{"family":"Parparita","given":"Emy"},{"family":"Passos","given":"Alex"},{"family":"Pavlov","given":"Mikhail"},{"family":"Peng","given":"Andrew"},{"family":"Perelman","given":"Adam"},{"family":"Peres","given":"Filipe de Avila Belbute"},{"family":"Petrov","given":"Michael"},{"family":"Pinto","given":"Henrique Ponde de Oliveira"},{"family":"Michael","given":""},{"family":"Pokorny","given":""},{"family":"Pokrass","given":"Michelle"},{"family":"Pong","given":"Vitchyr"},{"family":"Powell","given":"Tolly"},{"family":"Power","given":"Alethea"},{"family":"Power","given":"Boris"},{"family":"Proehl","given":"Elizabeth"},{"family":"Puri","given":"Raul"},{"family":"Radford","given":"Alec"},{"family":"Rae","given":"Jack"},{"family":"Ramesh","given":"Aditya"},{"family":"Raymond","given":"Cameron"},{"family":"Real","given":"Francis"},{"family":"Rimbach","given":"Kendra"},{"family":"Ross","given":"Carl"},{"family":"Rotsted","given":"Bob"},{"family":"Roussez","given":"Henri"},{"family":"Ryder","given":"Nick"},{"family":"Saltarelli","given":"Mario"},{"family":"Sanders","given":"Ted"},{"family":"Santurkar","given":"Shibani"},{"family":"Sastry","given":"Girish"},{"family":"Schmidt","given":"Heather"},{"family":"Schnurr","given":"David"},{"family":"Schulman","given":"John"},{"family":"Selsam","given":"Daniel"},{"family":"Sheppard","given":"Kyla"},{"family":"Sherbakov","given":"Toki"},{"family":"Shieh","given":"Jessica"},{"family":"Shoker","given":"Sarah"},{"family":"Shyam","given":"Pranav"},{"family":"Sidor","given":"Szymon"},{"family":"Sigler","given":"Eric"},{"family":"Simens","given":"Maddie"},{"family":"Sitkin","given":"Jordan"},{"family":"Slama","given":"Katarina"},{"family":"Sohl","given":"Ian"},{"family":"Sokolowsky","given":"Benjamin"},{"family":"Song","given":"Yang"},{"family":"Staudacher","given":"Natalie"},{"family":"Such","given":"Felipe Petroski"},{"family":"Summers","given":"Natalie"},{"family":"Sutskever","given":"Ilya"},{"family":"Tang","given":"Jie"},{"family":"Tezak","given":"Nikolas"},{"family":"Thompson","given":"Madeleine"},{"family":"Tillet","given":"Phil"},{"family":"Tootoonchian","given":"Amin"},{"family":"Tseng","given":"Elizabeth"},{"family":"Tuggle","given":"Preston"},{"family":"Turley","given":"Nick"},{"family":"Tworek","given":"Jerry"},{"family":"Uribe","given":"Juan Felipe Cerón"},{"family":"Vallone","given":"Andrea"},{"family":"Vijayvergiya","given":"Arun"},{"family":"Voss","given":"Chelsea"},{"family":"Wainwright","given":"Carroll"},{"family":"Wang","given":"Justin Jay"},{"family":"Wang","given":"Alvin"},{"family":"Wang","given":"Ben"},{"family":"Ward","given":"Jonathan"},{"family":"Wei","given":"Jason"},{"family":"Weinmann","given":"C. J."},{"family":"Welihinda","given":"Akila"},{"family":"Welinder","given":"Peter"},{"family":"Weng","given":"Jiayi"},{"family":"Weng","given":"Lilian"},{"family":"Wiethoff","given":"Matt"},{"family":"Willner","given":"Dave"},{"family":"Winter","given":"Clemens"},{"family":"Wolrich","given":"Samuel"},{"family":"Wong","given":"Hannah"},{"family":"Workman","given":"Lauren"},{"family":"Wu","given":"Sherwin"},{"family":"Wu","given":"Jeff"},{"family":"Wu","given":"Michael"},{"family":"Xiao","given":"Kai"},{"family":"Xu","given":"Tao"},{"family":"Yoo","given":"Sarah"},{"family":"Yu","given":"Kevin"},{"family":"Yuan","given":"Qiming"},{"family":"Zaremba","given":"Wojciech"},{"family":"Zellers","given":"Rowan"},{"family":"Zhang","given":"Chong"},{"family":"Zhang","given":"Marvin"},{"family":"Zhao","given":"Shengjia"},{"family":"Zheng","given":"Tianhao"},{"family":"Zhuang","given":"Juntang"},{"family":"Zhuk","given":"William"},{"family":"Zoph","given":"Barret"}],"accessed":{"date-parts":[["2024",1,6]]},"issued":{"date-parts":[["2023",12,18]]},"citation-key":"openaiGPT4TechnicalReport2023"},"prefix":""}],"schema":"https://github.com/citation-style-language/schema/raw/master/csl-citation.json"} </w:instrText>
      </w:r>
      <w:r w:rsidRPr="00E90930">
        <w:fldChar w:fldCharType="separate"/>
      </w:r>
      <w:r w:rsidR="004B119E">
        <w:t>[32]</w:t>
      </w:r>
      <w:r w:rsidRPr="00E90930">
        <w:fldChar w:fldCharType="end"/>
      </w:r>
      <w:r w:rsidRPr="00E90930">
        <w:t>. Given the underutilization of narrative free text in VA analysis and the capabilities of LLMs in processing such data, we conducted a study using VA records from Sierra Leone (2019–2022) to compare four models</w:t>
      </w:r>
      <w:ins w:id="0" w:author="Prabhat Jha" w:date="2025-08-20T13:22:00Z">
        <w:r w:rsidR="00744CC8">
          <w:t>:</w:t>
        </w:r>
      </w:ins>
      <w:r w:rsidRPr="00E90930">
        <w:t xml:space="preserve"> </w:t>
      </w:r>
      <w:r w:rsidR="00744CC8">
        <w:t>two LLMs (</w:t>
      </w:r>
      <w:r w:rsidRPr="00E90930">
        <w:t>GPT-3.5</w:t>
      </w:r>
      <w:r w:rsidR="00744CC8">
        <w:t xml:space="preserve"> and </w:t>
      </w:r>
      <w:r w:rsidRPr="00E90930">
        <w:t>GPT-4</w:t>
      </w:r>
      <w:r w:rsidR="00744CC8">
        <w:t>) and two algorithms based on symptoms (</w:t>
      </w:r>
      <w:r w:rsidRPr="00E90930">
        <w:t xml:space="preserve">InterVA-5 and </w:t>
      </w:r>
      <w:proofErr w:type="spellStart"/>
      <w:r w:rsidRPr="00E90930">
        <w:t>InSilicoVA</w:t>
      </w:r>
      <w:proofErr w:type="spellEnd"/>
      <w:ins w:id="1" w:author="Prabhat Jha" w:date="2025-08-20T13:22:00Z">
        <w:r w:rsidR="00744CC8">
          <w:t>)</w:t>
        </w:r>
      </w:ins>
      <w:r w:rsidRPr="00E90930">
        <w:t xml:space="preserve">, against </w:t>
      </w:r>
      <w:r w:rsidRPr="00E90930">
        <w:lastRenderedPageBreak/>
        <w:t>physician</w:t>
      </w:r>
      <w:r>
        <w:t>-assigned CODs. This work aims to evaluate the potential of LLMs in enhancing COD assignment from narrative data in low-resource settings.</w:t>
      </w:r>
    </w:p>
    <w:p w14:paraId="66C1521E" w14:textId="77777777" w:rsidR="00CD3E2C" w:rsidRDefault="00AD4706" w:rsidP="009A3616">
      <w:pPr>
        <w:pStyle w:val="Heading1"/>
      </w:pPr>
      <w:r>
        <w:t>Methods</w:t>
      </w:r>
    </w:p>
    <w:p w14:paraId="1E6B3E30" w14:textId="1182CF87" w:rsidR="00CD3E2C" w:rsidRDefault="00AD4706" w:rsidP="009A3616">
      <w:r>
        <w:t xml:space="preserve">This study outlines the methodology used to compare cause of </w:t>
      </w:r>
      <w:r w:rsidRPr="00C245CA">
        <w:t xml:space="preserve">death (COD) assignments from four models, GPT-3.5, GPT-4, InterVA-5, and </w:t>
      </w:r>
      <w:proofErr w:type="spellStart"/>
      <w:r w:rsidRPr="00C245CA">
        <w:t>InSilicoVA</w:t>
      </w:r>
      <w:proofErr w:type="spellEnd"/>
      <w:r w:rsidRPr="00C245CA">
        <w:t>, with physician-determined CODs, as summarized in Figure 1. The dataset was first filtered to include only records with physician agreement, as described in Section 2.1. Section 2.2 details the input formats and output structures of the four models. Section 2.3 presents the evaluation framework, which compares model outputs to physician</w:t>
      </w:r>
      <w:r w:rsidR="00B561EE" w:rsidRPr="00C245CA">
        <w:t xml:space="preserve"> </w:t>
      </w:r>
      <w:r w:rsidRPr="00C245CA">
        <w:t>assigned CODs using both population-level and individual-level performance metrics.</w:t>
      </w:r>
      <w:r w:rsidR="004713C9" w:rsidRPr="00C245CA">
        <w:t xml:space="preserve"> </w:t>
      </w:r>
      <w:r w:rsidRPr="00C245CA">
        <w:t>Additional details are provided in Appendix</w:t>
      </w:r>
      <w:r w:rsidRPr="00B561EE">
        <w:t xml:space="preserve"> B.</w:t>
      </w:r>
    </w:p>
    <w:p w14:paraId="65A344E1" w14:textId="291A51E5" w:rsidR="00B14F2E" w:rsidRDefault="009528AE" w:rsidP="009A3616">
      <w:pPr>
        <w:spacing w:after="80" w:line="240" w:lineRule="auto"/>
        <w:jc w:val="left"/>
      </w:pPr>
      <w:r>
        <w:rPr>
          <w:noProof/>
          <w:lang w:val="en-US"/>
        </w:rPr>
        <w:drawing>
          <wp:inline distT="0" distB="0" distL="0" distR="0" wp14:anchorId="71C48D76" wp14:editId="0F6FE8F9">
            <wp:extent cx="5528628" cy="3930216"/>
            <wp:effectExtent l="0" t="0" r="0" b="0"/>
            <wp:docPr id="1470704798" name="Picture 13" descr="A black and white char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04798" name="Picture 13" descr="A black and white chart with white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648234" cy="4015242"/>
                    </a:xfrm>
                    <a:prstGeom prst="rect">
                      <a:avLst/>
                    </a:prstGeom>
                  </pic:spPr>
                </pic:pic>
              </a:graphicData>
            </a:graphic>
          </wp:inline>
        </w:drawing>
      </w:r>
    </w:p>
    <w:p w14:paraId="78B8D3D3" w14:textId="608EF1A7" w:rsidR="00B14F2E" w:rsidRPr="00B561EE" w:rsidRDefault="00B14F2E" w:rsidP="009A3616">
      <w:pPr>
        <w:pStyle w:val="FigureCaption"/>
      </w:pPr>
      <w:r>
        <w:rPr>
          <w:b/>
        </w:rPr>
        <w:t xml:space="preserve">Fig. 1 </w:t>
      </w:r>
      <w:r w:rsidR="000B1C20">
        <w:t xml:space="preserve">Flow </w:t>
      </w:r>
      <w:r w:rsidR="0076205E">
        <w:t>diagram</w:t>
      </w:r>
      <w:r w:rsidR="000B1C20">
        <w:t xml:space="preserve"> for verbal autopsy coding comparison</w:t>
      </w:r>
      <w:r w:rsidR="0076205E">
        <w:t xml:space="preserve"> of 6939 </w:t>
      </w:r>
      <w:r w:rsidR="009B77C6">
        <w:t xml:space="preserve">sample </w:t>
      </w:r>
      <w:r w:rsidR="0076205E">
        <w:t>deaths in Sierra Leone</w:t>
      </w:r>
      <w:r>
        <w:t>.</w:t>
      </w:r>
      <w:r w:rsidR="00D0631A">
        <w:t xml:space="preserve"> Verbal autopsy data containing 11,920 sample deaths were initially collected from in-field surveys, and filtered to </w:t>
      </w:r>
      <w:r w:rsidR="00AD7CB2">
        <w:t>6939</w:t>
      </w:r>
      <w:r w:rsidR="00D0631A">
        <w:t xml:space="preserve"> records where two randomly assigned physicians agreed on the cause of death.</w:t>
      </w:r>
      <w:r w:rsidR="00EA0DFC">
        <w:t xml:space="preserve"> Four computer models GPT-3.5, GPT-4, InterVA-5, and </w:t>
      </w:r>
      <w:proofErr w:type="spellStart"/>
      <w:r w:rsidR="00EA0DFC">
        <w:t>InSilicoVA</w:t>
      </w:r>
      <w:proofErr w:type="spellEnd"/>
      <w:r w:rsidR="00EA0DFC">
        <w:t xml:space="preserve"> were </w:t>
      </w:r>
      <w:r w:rsidR="009B6129">
        <w:t>compared to physicians using standardized CGHR-10 codes, and evaluated using individual PCCC and population CSMF accuracy metrics.</w:t>
      </w:r>
    </w:p>
    <w:p w14:paraId="133D860A" w14:textId="77777777" w:rsidR="00CD3E2C" w:rsidRPr="00E45FEF" w:rsidRDefault="00AD4706" w:rsidP="009A3616">
      <w:pPr>
        <w:pStyle w:val="Heading2"/>
      </w:pPr>
      <w:r w:rsidRPr="00E45FEF">
        <w:t>Verbal Autopsy (VA) Data</w:t>
      </w:r>
    </w:p>
    <w:p w14:paraId="29B419B0" w14:textId="23E81BF9" w:rsidR="00744CC8" w:rsidRDefault="00E646DA" w:rsidP="009A3616">
      <w:r>
        <w:t>A total of 11,920 verbal autopsy (VA) records were obtained from the HEAL-SL study,</w:t>
      </w:r>
      <w:r w:rsidR="00744CC8">
        <w:t xml:space="preserve"> a nationally representative survey covering about 5% of the homes in Sierra Leone, and collected from about 660 small sampling units</w:t>
      </w:r>
      <w:r w:rsidR="00A6082D">
        <w:t xml:space="preserve"> </w:t>
      </w:r>
      <w:r w:rsidR="00A6082D">
        <w:fldChar w:fldCharType="begin"/>
      </w:r>
      <w:r w:rsidR="00A6082D">
        <w:instrText xml:space="preserve"> ADDIN ZOTERO_ITEM CSL_CITATION {"citationID":"00000015","properties":{"unsorted":false,"formattedCitation":"[33, 34]","plainCitation":"[33, 34]","noteIndex":0},"citationItems":[{"id":2577,"uris":["http://zotero.org/users/6749620/items/LB3E3IVG"],"itemData":{"id":2577,"type":"webpage","title":"Healthy Sierra Leone","URL":"https://healsl.org/","author":[{"literal":"Njala University"}],"accessed":{"date-parts":[["2024",1,7]]},"issued":{"date-parts":[["2023"]]},"citation-key":"njalauniversityHealthySierraLeone2023"},"prefix":""},{"id":2579,"uris":["http://zotero.org/users/6749620/items/HTGNCH4M"],"itemData":{"id":2579,"type":"article-journal","container-title":"The Lancet Global Health","DOI":"10.1016/S2214-109X(21)00459-9","ISSN":"2214-109X","issue":"1","journalAbbreviation":"The Lancet Global Health","language":"English","note":"publisher: Elsevier\nPMID: 34838202","page":"e114-e123","source":"www.thelancet.com","title":"Child, maternal, and adult mortality in Sierra Leone: nationally representative mortality survey 2018–20","title-short":"Child, maternal, and adult mortality in Sierra Leone","volume":"10","author":[{"family":"Carshon-Marsh","given":"Ronald"},{"family":"Aimone","given":"Ashley"},{"family":"Ansumana","given":"Rashid"},{"family":"Swaray","given":"Ibrahim Bob"},{"family":"Assalif","given":"Anteneh"},{"family":"Musa","given":"Alimatu"},{"family":"Meh","given":"Catherine"},{"family":"Smart","given":"Francis"},{"family":"Fu","given":"Sze Hang"},{"family":"Newcombe","given":"Leslie"},{"family":"Kamadod","given":"Rajeev"},{"family":"Saikia","given":"Nandita"},{"family":"Gelband","given":"Hellen"},{"family":"Jambai","given":"Amara"},{"family":"Jha","given":"Prabhat"}],"issued":{"date-parts":[["2022",1,1]]},"citation-key":"carshon-marshChildMaternalAdult2022"},"prefix":""}],"schema":"https://github.com/citation-style-language/schema/raw/master/csl-citation.json"} </w:instrText>
      </w:r>
      <w:r w:rsidR="00A6082D">
        <w:fldChar w:fldCharType="separate"/>
      </w:r>
      <w:r w:rsidR="00A6082D">
        <w:rPr>
          <w:noProof/>
        </w:rPr>
        <w:t>[33, 34]</w:t>
      </w:r>
      <w:r w:rsidR="00A6082D">
        <w:fldChar w:fldCharType="end"/>
      </w:r>
      <w:r w:rsidR="00744CC8">
        <w:t>.</w:t>
      </w:r>
      <w:r w:rsidR="005C35C8">
        <w:t xml:space="preserve"> </w:t>
      </w:r>
      <w:r w:rsidR="00744CC8">
        <w:t>HEAL-SL employs</w:t>
      </w:r>
      <w:r>
        <w:t xml:space="preserve"> dual-coded </w:t>
      </w:r>
      <w:r w:rsidR="00744CC8">
        <w:t xml:space="preserve">electronic verbal autopsy </w:t>
      </w:r>
      <w:r>
        <w:t xml:space="preserve">(EVA). Each record was </w:t>
      </w:r>
      <w:r>
        <w:lastRenderedPageBreak/>
        <w:t xml:space="preserve">independently reviewed by two randomly selected physicians, who assigned COD codes based on the International Classification of Diseases, 10th Revision (ICD-10) </w:t>
      </w:r>
      <w:r>
        <w:fldChar w:fldCharType="begin"/>
      </w:r>
      <w:r w:rsidR="004B119E">
        <w:instrText xml:space="preserve"> ADDIN ZOTERO_ITEM CSL_CITATION {"citationID":"00000016","properties":{"unsorted":false,"formattedCitation":"[35]","plainCitation":"[35]","noteIndex":0},"citationItems":[{"id":2583,"uris":["http://zotero.org/users/6749620/items/QEF8EMZ7"],"itemData":{"id":2583,"type":"report","note":"5th ed., Vol. 2","title":"ICD-10: International statistical classification of diseases and related health problems (10th revision)","author":[{"literal":"World Health Organization"}],"issued":{"date-parts":[["2011"]]},"citation-key":"worldhealthorganizationICD10InternationalStatistical2011"},"prefix":""}],"schema":"https://github.com/citation-style-language/schema/raw/master/csl-citation.json"} </w:instrText>
      </w:r>
      <w:r>
        <w:fldChar w:fldCharType="separate"/>
      </w:r>
      <w:r w:rsidR="004B119E">
        <w:rPr>
          <w:noProof/>
        </w:rPr>
        <w:t>[35]</w:t>
      </w:r>
      <w:r>
        <w:fldChar w:fldCharType="end"/>
      </w:r>
      <w:r>
        <w:t xml:space="preserve">. Agreement between physician-assigned CODs was evaluated using Central Medical Evaluation Agreement 10 (CMEA-10) codes, which group related ICD-10 codes into broader, clinically similar categories </w:t>
      </w:r>
      <w:r>
        <w:fldChar w:fldCharType="begin"/>
      </w:r>
      <w:r w:rsidR="004B119E">
        <w:instrText xml:space="preserve"> ADDIN ZOTERO_ITEM CSL_CITATION {"citationID":"00000017","properties":{"unsorted":false,"formattedCitation":"[36]","plainCitation":"[36]","noteIndex":0},"citationItems":[{"id":2584,"uris":["http://zotero.org/users/6749620/items/LHVJ27QL"],"itemData":{"id":2584,"type":"article-journal","abstract":"Verbal autopsy (VA) has been proposed to determine the cause of death (COD) distributions in settings where most deaths occur without medical attention or certification. We develop performance criteria for VA-based COD systems and apply these to the Registrar General of India’s ongoing, nationally-representative Indian Million Death Study (MDS).","container-title":"BMC Medicine","DOI":"10.1186/1741-7015-12-21","ISSN":"1741-7015","issue":"1","journalAbbreviation":"BMC Medicine","page":"21","source":"BioMed Central","title":"Performance criteria for verbal autopsy-based systems to estimate national causes of death: development and application to the Indian Million Death Study","title-short":"Performance criteria for verbal autopsy-based systems to estimate national causes of death","volume":"12","author":[{"family":"Aleksandrowicz","given":"Lukasz"},{"family":"Malhotra","given":"Varun"},{"family":"Dikshit","given":"Rajesh"},{"family":"Gupta","given":"Prakash C."},{"family":"Kumar","given":"Rajesh"},{"family":"Sheth","given":"Jay"},{"family":"Rathi","given":"Suresh Kumar"},{"family":"Suraweera","given":"Wilson"},{"family":"Miasnikof","given":"Pierre"},{"family":"Jotkar","given":"Raju"},{"family":"Sinha","given":"Dhirendra"},{"family":"Awasthi","given":"Shally"},{"family":"Bhatia","given":"Prakash"},{"family":"Jha","given":"Prabhat"}],"issued":{"date-parts":[["2014",2,4]]},"citation-key":"aleksandrowiczPerformanceCriteriaVerbal2014"},"prefix":""}],"schema":"https://github.com/citation-style-language/schema/raw/master/csl-citation.json"} </w:instrText>
      </w:r>
      <w:r>
        <w:fldChar w:fldCharType="separate"/>
      </w:r>
      <w:r w:rsidR="004B119E">
        <w:rPr>
          <w:noProof/>
        </w:rPr>
        <w:t>[36]</w:t>
      </w:r>
      <w:r>
        <w:fldChar w:fldCharType="end"/>
      </w:r>
      <w:r>
        <w:t xml:space="preserve"> (see Additional File 1). If both codes fell within the same CMEA-10 group, the record was considered in agreement. Disagreements entered a reconciliation phase, where each physician </w:t>
      </w:r>
      <w:r w:rsidR="00744CC8">
        <w:t xml:space="preserve">(blinded to the other physician’s identity) </w:t>
      </w:r>
      <w:r>
        <w:t>was shown both the assigned codes and the reasoning from the other physician. Physicians could then (1) retain their original code, (2) adopt the other physician’s code, or (3) assign a new code. Records that remained unresolved proceeded to adjudication, where a senior physician reviewed all reasoning and assignments and issued a final COD.</w:t>
      </w:r>
    </w:p>
    <w:p w14:paraId="2D2D4951" w14:textId="27E1C30F" w:rsidR="00CD3E2C" w:rsidRPr="00F53985" w:rsidRDefault="00CE29CD" w:rsidP="009A3616">
      <w:r w:rsidRPr="00CE29CD">
        <w:t xml:space="preserve">To ensure comparability with physician coding, only records with </w:t>
      </w:r>
      <w:r w:rsidR="00744CC8">
        <w:t xml:space="preserve">initial </w:t>
      </w:r>
      <w:r w:rsidRPr="00CE29CD">
        <w:t xml:space="preserve">physician agreement were used in this study, as such cases provide higher </w:t>
      </w:r>
      <w:r w:rsidRPr="00F53985">
        <w:t xml:space="preserve">confidence in the COD assignment </w:t>
      </w:r>
      <w:r w:rsidRPr="00F53985">
        <w:fldChar w:fldCharType="begin"/>
      </w:r>
      <w:r w:rsidR="004B119E">
        <w:instrText xml:space="preserve"> ADDIN ZOTERO_ITEM CSL_CITATION {"citationID":"00000018","properties":{"unsorted":false,"formattedCitation":"[16, 37, 38]","plainCitation":"[16, 37, 38]","noteIndex":0},"citationItems":[{"id":2608,"uris":["http://zotero.org/users/6749620/items/6I5UBQYW"],"itemData":{"id":2608,"type":"article-journal","abstract":"The traditional approach of diagnosis by individual physicians has a high rate of misdiagnosis. Pooling multiple physicians’ diagnoses (collective intelligence) is a promising approach to reducing misdiagnoses, but its accuracy in clinical cases is unknown to date.To assess how the diagnostic accuracy of groups of physicians and trainees compares with the diagnostic accuracy of individual physicians.Cross-sectional study using data from the Human Diagnosis Project (Human Dx), a multicountry data set of ranked differential diagnoses by individual physicians, graduate trainees, and medical students (users) solving user-submitted, structured clinical cases. From May 7, 2014, to October 5, 2016, groups of 2 to 9 randomly selected physicians solved individual cases. Data analysis was performed from March 16, 2017, to July 30, 2018.The primary outcome was diagnostic accuracy, assessed as a correct diagnosis in the top 3 ranked diagnoses for an individual; for groups, the top 3 diagnoses were a collective differential generated using a weighted combination of user diagnoses with a variety of approaches. A version of the McNemar test was used to account for clustering across repeated solvers to compare diagnostic accuracy.Of the 2069 users solving 1572 cases from the Human Dx data set, 1228 (59.4%) were residents or fellows, 431 (20.8%) were attending physicians, and 410 (19.8%) were medical students. Collective intelligence was associated with increasing diagnostic accuracy, from 62.5% (95% CI, 60.1%-64.9%) for individual physicians up to 85.6% (95% CI, 83.9%-87.4%) for groups of 9 (23.0% difference; 95% CI, 14.9%-31.2%; P &amp;lt; .001). The range of improvement varied by the specifications used for combining groups’ diagnoses, but groups consistently outperformed individuals regardless of approach. Absolute improvement in accuracy from individuals to groups of 9 varied by presenting symptom from an increase of 17.3% (95% CI, 6.4%-28.2%; P = .002) for abdominal pain to 29.8% (95% CI, 3.7%-55.8%; P = .02) for fever. Groups from 2 users (77.7% accuracy; 95% CI, 70.1%-84.6%) to 9 users (85.5% accuracy; 95% CI, 75.1%-95.9%) outperformed individual specialists in their subspecialty (66.3% accuracy; 95% CI, 59.1%-73.5%; P &amp;lt; .001 vs groups of 2 and 9).A collective intelligence approach was associated with higher diagnostic accuracy compared with individuals, including individual specialists whose expertise matched the case diagnosis, across a range of medical cases. Given the few proven strategies to address misdiagnosis, this technique merits further study in clinical settings.","container-title":"JAMA Network Open","DOI":"10.1001/jamanetworkopen.2019.0096","ISSN":"2574-3805","issue":"3","journalAbbreviation":"JAMA Network Open","page":"e190096","source":"Silverchair","title":"Comparative Accuracy of Diagnosis by Collective Intelligence of Multiple Physicians vs Individual Physicians","volume":"2","author":[{"family":"Barnett","given":"Michael L."},{"family":"Boddupalli","given":"Dhruv"},{"family":"Nundy","given":"Shantanu"},{"family":"Bates","given":"David W."}],"issued":{"date-parts":[["2019",3,1]]},"citation-key":"barnettComparativeAccuracyDiagnosis2019"},"prefix":""},{"id":2515,"uris":["http://zotero.org/users/6749620/items/EENU37GZ"],"itemData":{"id":2515,"type":"article-journal","container-title":"PloS one","issue":"3","note":"tex.ids= morrisFactorsAssociatedPhysician2010a\npublisher: Public Library of Science San Francisco, USA","page":"e9583","source":"Google Scholar","title":"Factors associated with physician agreement on verbal autopsy of over 27000 childhood deaths in India","volume":"5","author":[{"family":"Morris","given":"Shaun K."},{"family":"Bassani","given":"Diego G."},{"family":"Kumar","given":"Rajesh"},{"family":"Awasthi","given":"Shally"},{"family":"Paul","given":"Vinod K."},{"family":"Jha","given":"Prabhat"}],"issued":{"date-parts":[["2010"]]},"citation-key":"morrisFactorsAssociatedPhysician2010"},"prefix":""},{"id":2615,"uris":["http://zotero.org/users/6749620/items/5GNDAK2F"],"itemData":{"id":2615,"type":"article-journal","abstract":"Introduction Worldwide, injuries account for 9.8% of all deaths. The majority of these deaths occur in low- and middle-income countries where vital registration systems are often inadequate. Verbal autopsy (VA) is a tool used to ascertain cause of death in such settings. Validation studies for VA using hospital diagnosed causes of death as comparisons have shown that injury deaths can be reliably diagnosed by VA. However, no study has assessed the factors that may affect physicians' abilities to code specific causes of injury death using VA. Method/Principal Findings This study used data from over 11 500 verbal autopsies of injury deaths from the Million Death Study (MDS) in which 6.3 million people in India were monitored from 2001–2003 for vital events. Deaths that occurred in the MDS were coded by two independent physicians. This study focused on whether physician agreement on the classification of injury deaths was affected by characteristics of the deceased and respondent. Agreement was analyzed using three primary methods: 1) kappa statistic; 2) sensitivity and specificity analysis using the final VA diagnosed category of injury death as gold standard; and 3) multivariate logistic regression using a conceptual hierarchical model. The overall agreement for all injury deaths was 77.9% with a kappa of 0.74 (99% CI 0.74–0.75). Deaths in the injury categories of “transport”, “falls”, “drowning” and “other unintentional injury” occurring outside the home were associated with greater physician agreement than those occurring at home. In contrast, self-inflicted injury deaths that occurred outside the home were associated with lower physician agreement. Conclusions/Significance With few exceptions, most characteristics of the deceased and the respondent did not influence physician agreement on the classification of injury deaths. Physician training and continued adaptation of the VA tool should focus on the reasons these factors influenced physician agreement.","container-title":"PLOS ONE","DOI":"10.1371/journal.pone.0030336","ISSN":"1932-6203","issue":"1","journalAbbreviation":"PLOS ONE","language":"en","note":"publisher: Public Library of Science","page":"e30336","source":"PLoS Journals","title":"Factors Associated with Physician Agreement on Verbal Autopsy of over 11500 Injury Deaths in India","volume":"7","author":[{"family":"Hsiao","given":"Marvin"},{"family":"Morris","given":"Shaun K."},{"family":"Bassani","given":"Diego G."},{"family":"Montgomery","given":"Ann L."},{"family":"Thakur","given":"J. S."},{"family":"Jha","given":"Prabhat"}],"issued":{"date-parts":[["2012",1,17]]},"citation-key":"hsiaoFactorsAssociatedPhysician2012"},"prefix":""}],"schema":"https://github.com/citation-style-language/schema/raw/master/csl-citation.json"} </w:instrText>
      </w:r>
      <w:r w:rsidRPr="00F53985">
        <w:fldChar w:fldCharType="separate"/>
      </w:r>
      <w:r w:rsidR="004B119E">
        <w:t>[16, 37, 38]</w:t>
      </w:r>
      <w:r w:rsidRPr="00F53985">
        <w:fldChar w:fldCharType="end"/>
      </w:r>
      <w:r w:rsidRPr="00F53985">
        <w:t xml:space="preserve">. From the original dataset, 6,942 records met this criterion. All ICD-10 codes were then standardized to CGHR-10 categories </w:t>
      </w:r>
      <w:r w:rsidR="00AB331A" w:rsidRPr="00F53985">
        <w:t>(see Appendix A), which group causes into 19, 10, and 7 categories for adults (12–69 years), children (28 days to 11 years), and neonates (under 28 days), respectively. After excluding three records without a valid CGHR-10 category, a total of 6,939 physician-agreed records (3,826 adult, 2,636 child, and 477 neonatal) were used for model comparison and performance evaluation. Further details on data preprocessing are provided in Appendix B.1, with COD and age group distributions summarized in Tables B4 and B5.</w:t>
      </w:r>
    </w:p>
    <w:p w14:paraId="27948B68" w14:textId="77777777" w:rsidR="00CD3E2C" w:rsidRDefault="00AD4706" w:rsidP="009A3616">
      <w:pPr>
        <w:pStyle w:val="Heading2"/>
      </w:pPr>
      <w:r>
        <w:t>Modelling</w:t>
      </w:r>
    </w:p>
    <w:p w14:paraId="507377CD" w14:textId="15D79D93" w:rsidR="00744CC8" w:rsidRDefault="0000648D" w:rsidP="009A3616">
      <w:r>
        <w:t xml:space="preserve">Four computational models were used to assign causes of death (CODs) for each of the 6,939 physician-agreed verbal autopsy (VA) records: GPT-3.5, GPT-4, InterVA-5, and </w:t>
      </w:r>
      <w:proofErr w:type="spellStart"/>
      <w:r>
        <w:t>InSilicoVA</w:t>
      </w:r>
      <w:proofErr w:type="spellEnd"/>
      <w:r>
        <w:t xml:space="preserve">. InterVA-5 and </w:t>
      </w:r>
      <w:proofErr w:type="spellStart"/>
      <w:r>
        <w:t>InSilicoVA</w:t>
      </w:r>
      <w:proofErr w:type="spellEnd"/>
      <w:r>
        <w:t xml:space="preserve"> are widely used statistical models within the </w:t>
      </w:r>
      <w:proofErr w:type="spellStart"/>
      <w:r>
        <w:t>OpenVA</w:t>
      </w:r>
      <w:proofErr w:type="spellEnd"/>
      <w:r>
        <w:t xml:space="preserve"> framework for COD assignment in VA</w:t>
      </w:r>
      <w:r w:rsidRPr="004867D9">
        <w:t xml:space="preserve">s </w:t>
      </w:r>
      <w:r w:rsidRPr="004867D9">
        <w:fldChar w:fldCharType="begin"/>
      </w:r>
      <w:r w:rsidR="004B119E">
        <w:instrText xml:space="preserve"> ADDIN ZOTERO_ITEM CSL_CITATION {"citationID":"00000019","properties":{"unsorted":false,"formattedCitation":"[11, 19, 20, 22, 23, 39\\uc0\\u8211{}41]","plainCitation":"[11, 19, 20, 22, 23, 39–41]","noteIndex":0},"citationItems":[{"id":2649,"uris":["http://zotero.org/users/6749620/items/S3QHNWMV"],"itemData":{"id":2649,"type":"article-journal","abstract":"Monitoring progress with disease and injury reduction in many populations will require widespread use of verbal autopsy (VA). Multiple methods have been developed for assigning cause of death from a VA but their application is restricted by uncertainty about their reliability.","container-title":"BMC Medicine","DOI":"10.1186/1741-7015-12-5","ISSN":"1741-7015","issue":"1","journalAbbreviation":"BMC Med","language":"en","page":"5","source":"Springer Link","title":"Using verbal autopsy to measure causes of death: the comparative performance of existing methods","title-short":"Using verbal autopsy to measure causes of death","volume":"12","author":[{"family":"Murray","given":"Christopher JL"},{"family":"Lozano","given":"Rafael"},{"family":"Flaxman","given":"Abraham D."},{"family":"Serina","given":"Peter"},{"family":"Phillips","given":"David"},{"family":"Stewart","given":"Andrea"},{"family":"James","given":"Spencer L."},{"family":"Vahdatpour","given":"Alireza"},{"family":"Atkinson","given":"Charles"},{"family":"Freeman","given":"Michael K."},{"family":"Ohno","given":"Summer Lockett"},{"family":"Black","given":"Robert"},{"family":"Ali","given":"Said Mohammed"},{"family":"Baqui","given":"Abdullah H."},{"family":"Dandona","given":"Lalit"},{"family":"Dantzer","given":"Emily"},{"family":"Darmstadt","given":"Gary L."},{"family":"Das","given":"Vinita"},{"family":"Dhingra","given":"Usha"},{"family":"Dutta","given":"Arup"},{"family":"Fawzi","given":"Wafaie"},{"family":"Gómez","given":"Sara"},{"family":"Hernández","given":"Bernardo"},{"family":"Joshi","given":"Rohina"},{"family":"Kalter","given":"Henry D."},{"family":"Kumar","given":"Aarti"},{"family":"Kumar","given":"Vishwajeet"},{"family":"Lucero","given":"Marilla"},{"family":"Mehta","given":"Saurabh"},{"family":"Neal","given":"Bruce"},{"family":"Praveen","given":"Devarsetty"},{"family":"Premji","given":"Zul"},{"family":"Ramírez-Villalobos","given":"Dolores"},{"family":"Remolador","given":"Hazel"},{"family":"Riley","given":"Ian"},{"family":"Romero","given":"Minerva"},{"family":"Said","given":"Mwanaidi"},{"family":"Sanvictores","given":"Diozele"},{"family":"Sazawal","given":"Sunil"},{"family":"Tallo","given":"Veronica"},{"family":"Lopez","given":"Alan D."}],"issued":{"date-parts":[["2014",1,9]]},"citation-key":"murrayUsingVerbalAutopsy2014"},"prefix":""},{"id":2628,"uris":["http://zotero.org/users/6749620/items/64APSK52"],"itemData":{"id":2628,"type":"article-journal","abstract":"Developing countries generally lack complete vital registration systems that can produce cause of death information for health planning in their populations. As an alternative, verbal autopsy (VA) - the process of interviewing family members or caregivers on the circumstances leading to death - is often used by Demographic Surveillance Systems to generate cause of death data. Physician review (PR) is the most common method of interpreting VA, but this method is a time- and resource-intensive process and is liable to produce inconsistent results. The aim of this paper is to explore how a computer-based probabilistic model, InterVA, performs in comparison with PR in interpreting VA data in the Nairobi Urban Health and Demographic Surveillance System (NUHDSS).","container-title":"Population Health Metrics","DOI":"10.1186/1478-7954-8-21","ISSN":"1478-7954","issue":"1","journalAbbreviation":"Popul Health Metrics","language":"en","page":"21","source":"Springer Link","title":"Verbal autopsy interpretation: a comparative analysis of the InterVA model versus physician review in determining causes of death in the Nairobi DSS","title-short":"Verbal autopsy interpretation","volume":"8","author":[{"family":"Oti","given":"Samuel O."},{"family":"Kyobutungi","given":"Catherine"}],"issued":{"date-parts":[["2010",6,29]]},"citation-key":"otiVerbalAutopsyInterpretation2010"},"prefix":""},{"id":2624,"uris":["http://zotero.org/users/6749620/items/WD8YH84I"],"itemData":{"id":2624,"type":"article-journal","abstract":"Background\nPhysician-coded verbal autopsy (PCVA) is the most widely used method to determine causes of death (COD) in countries where medical certification of death is low. Computer-coded verbal autopsy (CCVA), an alternative method to PCVA for assigning the COD is considered to be efficient and cost-effective. However, the performance of CCVA as compared to PCVA is yet to be established in the Indian context.\n\nMethods\nWe evaluated the performance of PCVA and three CCVA methods i.e., InterVA 5, InSilico, and Tariff 2.0 on verbal autopsies done using the WHO 2016 VA tool on 2,120 reference standard cases developed from five tertiary care hospitals of Delhi. PCVA methodology involved dual independent review with adjudication, where required. Metrics to assess performance were Cause Specific Mortality Fraction (CSMF), sensitivity, positive predictive value (PPV), CSMF Accuracy, and Kappa statistic.\n\nResults\nIn terms of the measures of the overall performance of COD assignment methods, for CSMF Accuracy, the PCVA method achieved the highest score of 0.79, followed by 0.67 for Tariff_2.0, 0.66 for Inter-VA and 0.62 for InSilicoVA. The PCVA method also achieved the highest agreement (57%) and Kappa scores (0.54). The PCVA method showed the highest sensitivity for 15 out of 20 causes of death.\n\nConclusion\nOur study found that the PCVA method had the best performance out of all the four COD assignment methods that were tested in our study sample. In order to improve the performance of CCVA methods, multicentric studies with larger sample sizes need to be conducted using the WHO VA tool.","container-title":"Frontiers in Big Data","DOI":"10.3389/fdata.2023.1197471","ISSN":"2624-909X","journalAbbreviation":"Front Big Data","note":"PMID: 37693847\nPMCID: PMC10483407","page":"1197471","source":"PubMed Central","title":"Evaluation of methods for assigning causes of death from verbal autopsies in India","volume":"6","author":[{"family":"Benara","given":"Sudhir K."},{"family":"Sharma","given":"Saurabh"},{"family":"Juneja","given":"Atul"},{"family":"Nair","given":"Saritha"},{"family":"Gulati","given":"B. K."},{"family":"Singh","given":"Kh. Jitenkumar"},{"family":"Singh","given":"Lucky"},{"family":"Yadav","given":"Ved Prakash"},{"family":"Rao","given":"Chalapati"},{"family":"Rao","given":"M. Vishnu Vardhana"}],"issued":{"date-parts":[["2023",8,24]]},"citation-key":"benaraEvaluationMethodsAssigning2023"},"prefix":""},{"id":2542,"uris":["http://zotero.org/users/6749620/items/MEQX2BIQ"],"itemData":{"id":2542,"type":"article-journal","abstract":"Over the past 70 years, significant advances have been made in determining the causes of death in populations not served by official medical certification of cause at the time of death using a technique known as Verbal Autopsy (VA). VA involves an interview of the family or caregivers of the deceased after a suitable bereavement interval about the circumstances, signs and symptoms of the deceased in the period leading to death. The VA interview data are then interpreted by physicians or, more recently, computer algorithms, to assign a probable cause of death. VA was originally developed and applied in field research settings. This paper traces the evolution of VA methods with special emphasis on the World Health Organization’s (WHO)’s efforts to standardize VA instruments and methods for expanded use in routine health information and vital statistics systems in low- and middle-income countries (LMICs). These advances in VA methods are culminating this year with the release of the 2022 WHO Standard Verbal Autopsy (VA) Toolkit. This paper highlights the many contributions the late Professor Peter Byass made to the current VA standards and methods, most notably, the development of InterVA, the most commonly used automated computer algorithm for interpreting data collected in the WHO standard instruments, and the capacity building in low- and middle-income countries (LMICs) that he promoted. This paper also provides an overview of the methods used to improve the current WHO VA standards, a catalogue of the changes and improvements in the instruments, and a mapping of current applications of the WHO VA standard approach in LMICs. It also provides access to tools and guidance needed for VA implementation in Civil Registration and Vital Statistics Systems at scale.","container-title":"Global Health Action","DOI":"10.1080/16549716.2021.1982486","ISSN":"1654-9716","issue":"sup1","note":"publisher: Taylor &amp; Francis\n_eprint: https://doi.org/10.1080/16549716.2021.1982486\nPMID: 35377290","page":"1982486","source":"Taylor and Francis+NEJM","title":"Estimating causes of death where there is no medical certification: evolution and state of the art of verbal autopsy","title-short":"Estimating causes of death where there is no medical certification","volume":"14","author":[{"family":"Chandramohan","given":"Daniel"},{"family":"Fottrell","given":"Edward"},{"family":"Leitao","given":"Jordana"},{"family":"Nichols","given":"Erin"},{"family":"Clark","given":"Samuel J."},{"family":"Alsokhn","given":"Carine"},{"family":"Cobos Munoz","given":"Daniel"},{"family":"AbouZahr","given":"Carla"},{"family":"Di Pasquale","given":"Aurelio"},{"family":"Mswia","given":"Robert"},{"family":"Choi","given":"Eungang"},{"family":"Baiden","given":"Frank"},{"family":"Thomas","given":"Jason"},{"family":"Lyatuu","given":"Isaac"},{"family":"Li","given":"Zehang"},{"family":"Larbi-Debrah","given":"Patrick"},{"family":"Chu","given":"Yue"},{"family":"Cheburet","given":"Samuel"},{"family":"Sankoh","given":"Osman"},{"family":"Mohamed Badr","given":"Azza"},{"family":"Fat","given":"Doris Ma"},{"family":"Setel","given":"Philip"},{"family":"Jakob","given":"Robert"},{"family":"Savigny","given":"Don","non-dropping-particle":"de"}],"issued":{"date-parts":[["2021",10,26]]},"citation-key":"chandramohanEstimatingCausesDeath2021"},"prefix":""},{"id":2539,"uris":["http://zotero.org/users/6749620/items/X7EX7RNQ"],"itemData":{"id":2539,"type":"article-journal","abstract":"Objectives To systematically review current practices, strengths and limitations of existing VA approaches to increase understanding of health system stakeholders and researchers. Methods The review was conducted and reported based on the Preferred Reporting Items for Systematic Reviews and Meta-Analysis (PRISMA) guidelines, in which articles were systematically obtained from the PubMed and SCOPUS online databases. The search was limited to English language journal articles published between 2010 and 2020. The review identified 5602 articles and after thorough scrutiny, 25 articles related to VA approaches were included. Results (1) InterVA and Tariff are widely used VA models; (2) Bayes rule is the most common and successful algorithm; (3) the lack of standardised datasets and metrics to evaluate models creates bias in determining VA model performance; (4) performance of the models trained using in-hospital data cannot be replicated in community death; (5) the performance of models among physicians and computer-coded algorithms differs with variation in settings. Conclusion The physician-certified verbal autopsy (PCVA) approaches are more effective in determining community CoD while computerised coding of verbal autopsy (CCVA) models perform well when the underlying CoD are reliably established using hospital data where data are trained in a similar environment to the target population. Our study recommends the use of hybrid models that combine strengths from various models and using an open standards dataset that includes death from different settings.","container-title":"Tropical Medicine &amp; International Health","DOI":"10.1111/tmi.13678","ISSN":"1365-3156","issue":"12","language":"en","license":"© 2021 John Wiley &amp; Sons Ltd","note":"_eprint: https://onlinelibrary.wiley.com/doi/pdf/10.1111/tmi.13678","page":"1560-1567","source":"Wiley Online Library","title":"Verbal autopsy models in determining causes of death","volume":"26","author":[{"family":"Tunga","given":"Mahadia"},{"family":"Lungo","given":"Juma"},{"family":"Chambua","given":"James"},{"family":"Kateule","given":"Ruthbetha"}],"issued":{"date-parts":[["2021"]]},"citation-key":"tungaVerbalAutopsyModels2021"},"prefix":""},{"id":2532,"uris":["http://zotero.org/users/6749620/items/9MB658MJ"],"itemData":{"id":2532,"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prefix":""},{"id":2529,"uris":["http://zotero.org/users/6749620/items/SU7YDIGK"],"itemData":{"id":2529,"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J."}],"issued":{"date-parts":[["2019",6,27]]},"citation-key":"jhaAutomatedPhysicianAssignment2019"},"prefix":""},{"id":2596,"uris":["http://zotero.org/users/6749620/items/9K6D3V3X"],"itemData":{"id":2596,"type":"article-journal","abstract":"Verbal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rsidRPr="004867D9">
        <w:fldChar w:fldCharType="separate"/>
      </w:r>
      <w:r w:rsidR="004B119E" w:rsidRPr="004B119E">
        <w:rPr>
          <w:rFonts w:cs="Times New Roman"/>
          <w:kern w:val="0"/>
          <w:lang w:val="en-US"/>
        </w:rPr>
        <w:t>[11, 19, 20, 22, 23, 39–41]</w:t>
      </w:r>
      <w:r w:rsidRPr="004867D9">
        <w:fldChar w:fldCharType="end"/>
      </w:r>
      <w:r w:rsidRPr="004867D9">
        <w:t>. Inte</w:t>
      </w:r>
      <w:r>
        <w:t xml:space="preserve">rVA-5 applies a Bayesian probabilistic approach, using a standardized set of symptoms and expert-derived conditional probabilities to assign the most likely COD based on maximum probability </w:t>
      </w:r>
      <w:r>
        <w:fldChar w:fldCharType="begin"/>
      </w:r>
      <w:r w:rsidR="004B119E">
        <w:instrText xml:space="preserve"> ADDIN ZOTERO_ITEM CSL_CITATION {"citationID":"00000020","properties":{"unsorted":false,"formattedCitation":"[18, 42, 43]","plainCitation":"[18, 42, 43]","noteIndex":0},"citationItems":[{"id":2573,"uris":["http://zotero.org/users/6749620/items/U3A2VM9I"],"itemData":{"id":2573,"type":"article-journal","abstract":"Verbal autopsy is an increasingly important methodology for assigning causes to otherwise uncertified deaths, which amount to around 50% of global mortality and cause much uncertainty for health planning. The World Health Organization sets international standards for the structure of verbal autopsy interviews and for cause categories that can reasonably be derived from verbal autopsy data. In addition, computer models are needed to efficiently process large quantities of verbal autopsy interviews to assign causes of death in a standardised manner. Here, we present the InterVA-5 model, developed to align with the WHO-2016 verbal autopsy standard. This is a harmonising model that can process input data from WHO-2016, as well as earlier WHO-2012 and Tariff-2 formats, to generate standardised cause-specific mortality profiles for diverse contexts.","container-title":"BMC Medicine","DOI":"10.1186/s12916-019-1333-6","ISSN":"1741-7015","issue":"1","journalAbbreviation":"BMC Medicine","page":"102","source":"BioMed Central","title":"An integrated approach to processing WHO-2016 verbal autopsy data: the InterVA-5 model","title-short":"An integrated approach to processing WHO-2016 verbal autopsy data","volume":"17","author":[{"family":"Byass","given":"Peter"},{"family":"Hussain-Alkhateeb","given":"Laith"},{"family":"D’Ambruoso","given":"Lucia"},{"family":"Clark","given":"Samuel"},{"family":"Davies","given":"Justine"},{"family":"Fottrell","given":"Edward"},{"family":"Bird","given":"Jon"},{"family":"Kabudula","given":"Chodziwadziwa"},{"family":"Tollman","given":"Stephen"},{"family":"Kahn","given":"Kathleen"},{"family":"Schiöler","given":"Linus"},{"family":"Petzold","given":"Max"}],"issued":{"date-parts":[["2019",5,30]]},"citation-key":"byassIntegratedApproachProcessing2019"},"prefix":""},{"id":2687,"uris":["http://zotero.org/users/6749620/items/7DZG2DMM"],"itemData":{"id":2687,"type":"article-journal","abstract":"Background : Verbal autopsy (VA) is the only available approach for determining the cause of many deaths, where routine certification is not in place. Therefore, it is important to use standards and methods for VA that maximise efficiency, consistency and comparability. The World Health Organization (WHO) has led the development of the 2012 WHO VA instrument as a new standard, intended both as a research tool and for routine registration of deaths. Objective : A new public-domain probabilistic model for interpreting VA data, InterVA-4, is described, which builds on previous versions and is aligned with the 2012 WHO VA instrument. Design : The new model has been designed to use the VA input indicators defined in the 2012 WHO VA instrument and to deliver causes of death compatible with the International Classification of Diseases version 10 (ICD-10) categorised into 62 groups as defined in the 2012 WHO VA instrument. In addition, known shortcomings of previous InterVA models have been addressed in this revision, as well as integrating other work on maternal and perinatal deaths. Results : The InterVA-4 model is presented here to facilitate its widespread use and to enable further field evaluation to take place. Results from a demonstration dataset from Agincourt, South Africa, show continuity of interpretation between InterVA-3 and InterVA-4, as well as differences reflecting specific issues addressed in the design and development of InterVA-4. Conclusions : InterVA-4 is made freely available as a new standard model for interpreting VA data into causes of death. It can be used for determining cause of death both in research settings and for routine registration. Further validation opportunities will be explored. These developments in cause of death registration are likely to substantially increase the global coverage of cause-specific mortality data. To access the supplementary material to this article ‘The InterVA-4 User Guide’ please see Supplementary files under Article Tools online.","container-title":"Global Health Action","DOI":"10.3402/gha.v5i0.19281","ISSN":"1654-9716","issue":"1","note":"publisher: Taylor &amp; Francis\n_eprint: https://doi.org/10.3402/gha.v5i0.19281\nPMID: 28140847","page":"19281","source":"Taylor and Francis+NEJM","title":"Strengthening standardised interpretation of verbal autopsy data: the new InterVA-4 tool","title-short":"Strengthening standardised interpretation of verbal autopsy data","volume":"5","author":[{"family":"Byass","given":"Peter"},{"family":"Chandramohan","given":"Daniel"},{"family":"Clark","given":"Samuel J."},{"family":"D'Ambruoso","given":"Lucia"},{"family":"Fottrell","given":"Edward"},{"family":"Graham","given":"Wendy J."},{"family":"Herbst","given":"Abraham J."},{"family":"Hodgson","given":"Abraham"},{"family":"Hounton","given":"Sennen"},{"family":"Kahn","given":"Kathleen"},{"family":"Krishnan","given":"Anand"},{"family":"Leitao","given":"Jordana"},{"family":"Odhiambo","given":"Frank"},{"family":"Sankoh","given":"Osman A."},{"family":"Tollman","given":"Stephen M."}],"issued":{"date-parts":[["2012",12,1]]},"citation-key":"byassStrengtheningStandardisedInterpretation2012"},"prefix":""},{"id":2693,"uris":["http://zotero.org/users/6749620/items/XPGAXQ8A"],"itemData":{"id":2693,"type":"article-journal","container-title":"Biometrika","issue":"3-4","note":"publisher: Oxford University Press","page":"296–315","source":"Google Scholar","title":"An essay towards solving a problem in the doctrine of chances","volume":"45","author":[{"literal":"BAYES"}],"issued":{"date-parts":[["1958"]]},"citation-key":"bayesEssaySolvingProblem1958"},"prefix":""}],"schema":"https://github.com/citation-style-language/schema/raw/master/csl-citation.json"} </w:instrText>
      </w:r>
      <w:r>
        <w:fldChar w:fldCharType="separate"/>
      </w:r>
      <w:r w:rsidR="004B119E">
        <w:rPr>
          <w:noProof/>
        </w:rPr>
        <w:t>[18, 42, 43]</w:t>
      </w:r>
      <w:r>
        <w:fldChar w:fldCharType="end"/>
      </w:r>
      <w:r>
        <w:t xml:space="preserve">. </w:t>
      </w:r>
      <w:proofErr w:type="spellStart"/>
      <w:r>
        <w:t>InSilicoVA</w:t>
      </w:r>
      <w:proofErr w:type="spellEnd"/>
      <w:r>
        <w:t xml:space="preserve"> extends this approach by incorporating a hierarchical Bayesian framework and Markov Chain Monte Carlo (MCMC) </w:t>
      </w:r>
      <w:r w:rsidRPr="004867D9">
        <w:t xml:space="preserve">methods </w:t>
      </w:r>
      <w:r w:rsidRPr="004867D9">
        <w:fldChar w:fldCharType="begin"/>
      </w:r>
      <w:r w:rsidR="004B119E">
        <w:instrText xml:space="preserve"> ADDIN ZOTERO_ITEM CSL_CITATION {"citationID":"00000021","properties":{"unsorted":false,"formattedCitation":"[44\\uc0\\u8211{}46]","plainCitation":"[44–46]","noteIndex":0},"citationItems":[{"id":2695,"uris":["http://zotero.org/users/6749620/items/ZY9LCWF4"],"itemData":{"id":2695,"type":"article-journal","container-title":"Journal of the Royal Statistical Society: Series D (The Statistician)","DOI":"10.1111/1467-9884.00117","ISSN":"0039-0526, 1467-9884","issue":"1","journalAbbreviation":"J Royal Statistical Soc D","language":"en","page":"69-100","source":"DOI.org (Crossref)","title":"Markov chain Monte Carlo method and its application","volume":"47","author":[{"family":"Brooks","given":"Stephen"}],"issued":{"date-parts":[["1998",3]]},"citation-key":"brooksMarkovChainMonte1998"},"prefix":""},{"id":2699,"uris":["http://zotero.org/users/6749620/items/FZ7J4956"],"itemData":{"id":2699,"type":"article-journal","container-title":"Handbook of econometrics","note":"publisher: Elsevier","page":"3569–3649","source":"Google Scholar","title":"Markov chain Monte Carlo methods: computation and inference","title-short":"Markov chain Monte Carlo methods","volume":"5","author":[{"family":"Chib","given":"Siddhartha"}],"issued":{"date-parts":[["2001"]]},"citation-key":"chibMarkovChainMonte2001"},"prefix":""},{"id":2702,"uris":["http://zotero.org/users/6749620/items/YHEZNWGL"],"itemData":{"id":2702,"type":"article-journal","container-title":"Journal of the American Statistical Association","DOI":"10.1198/016214501753208780","ISSN":"0162-1459, 1537-274X","issue":"455","journalAbbreviation":"Journal of the American Statistical Association","language":"en","page":"1122-1132","source":"DOI.org (Crossref)","title":"Markov Chain Monte Carlo Methods for Computing Bayes Factors: A Comparative Review","title-short":"Markov Chain Monte Carlo Methods for Computing Bayes Factors","volume":"96","author":[{"family":"Han","given":"Cong"},{"family":"Carlin","given":"Bradley P"}],"issued":{"date-parts":[["2001",9]]},"citation-key":"hanMarkovChainMonte2001"},"prefix":""}],"schema":"https://github.com/citation-style-language/schema/raw/master/csl-citation.json"} </w:instrText>
      </w:r>
      <w:r w:rsidRPr="004867D9">
        <w:fldChar w:fldCharType="separate"/>
      </w:r>
      <w:r w:rsidR="004B119E" w:rsidRPr="004B119E">
        <w:rPr>
          <w:rFonts w:cs="Times New Roman"/>
          <w:kern w:val="0"/>
          <w:lang w:val="en-US"/>
        </w:rPr>
        <w:t>[44–46]</w:t>
      </w:r>
      <w:r w:rsidRPr="004867D9">
        <w:fldChar w:fldCharType="end"/>
      </w:r>
      <w:r w:rsidRPr="004867D9">
        <w:t>, allowing</w:t>
      </w:r>
      <w:r>
        <w:t xml:space="preserve"> for </w:t>
      </w:r>
      <w:r w:rsidRPr="004867D9">
        <w:t xml:space="preserve">quantification of uncertainty, individual-level probability estimates, and the integration of additional data sources </w:t>
      </w:r>
      <w:r w:rsidRPr="004867D9">
        <w:fldChar w:fldCharType="begin"/>
      </w:r>
      <w:r w:rsidR="004B119E">
        <w:instrText xml:space="preserve"> ADDIN ZOTERO_ITEM CSL_CITATION {"citationID":"00000022","properties":{"unsorted":false,"formattedCitation":"[15]","plainCitation":"[15]","noteIndex":0},"citationItems":[{"id":2645,"uris":["http://zotero.org/users/6749620/items/KVHNNXR8"],"itemData":{"id":2645,"type":"article-journal","abstract":"In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J."}],"issued":{"date-parts":[["2016"]]},"citation-key":"mccormickProbabilisticCauseofdeathAssignment2016b"},"prefix":""}],"schema":"https://github.com/citation-style-language/schema/raw/master/csl-citation.json"} </w:instrText>
      </w:r>
      <w:r w:rsidRPr="004867D9">
        <w:fldChar w:fldCharType="separate"/>
      </w:r>
      <w:r w:rsidR="004B119E">
        <w:t>[15]</w:t>
      </w:r>
      <w:r w:rsidRPr="004867D9">
        <w:fldChar w:fldCharType="end"/>
      </w:r>
      <w:r w:rsidRPr="004867D9">
        <w:t>.</w:t>
      </w:r>
      <w:r w:rsidR="004867D9">
        <w:t xml:space="preserve"> </w:t>
      </w:r>
      <w:r w:rsidRPr="004867D9">
        <w:t xml:space="preserve">GPT-3.5 </w:t>
      </w:r>
      <w:r w:rsidRPr="004867D9">
        <w:fldChar w:fldCharType="begin"/>
      </w:r>
      <w:r w:rsidR="004B119E">
        <w:instrText xml:space="preserve"> ADDIN ZOTERO_ITEM CSL_CITATION {"citationID":"00000023","properties":{"unsorted":false,"formattedCitation":"[47]","plainCitation":"[47]","noteIndex":0},"citationItems":[{"id":2588,"uris":["http://zotero.org/users/6749620/items/LYXMXVNJ"],"itemData":{"id":2588,"type":"article","abstract":"Recent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general.","DOI":"10.48550/arXiv.2005.14165","note":"arXiv:2005.14165 [cs]\nversion: 4","number":"arXiv:2005.14165","publisher":"arXiv","source":"arXiv.org","title":"Language Models are Few-Shot Learners","URL":"http://arxiv.org/abs/2005.14165","author":[{"family":"Brown","given":"Tom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2024",1,10]]},"issued":{"date-parts":[["2020",7,22]]},"citation-key":"brownLanguageModelsAre2020"},"prefix":""}],"schema":"https://github.com/citation-style-language/schema/raw/master/csl-citation.json"} </w:instrText>
      </w:r>
      <w:r w:rsidRPr="004867D9">
        <w:fldChar w:fldCharType="separate"/>
      </w:r>
      <w:r w:rsidR="004B119E">
        <w:t>[47]</w:t>
      </w:r>
      <w:r w:rsidRPr="004867D9">
        <w:fldChar w:fldCharType="end"/>
      </w:r>
      <w:r w:rsidRPr="004867D9">
        <w:t xml:space="preserve"> and GPT-4 </w:t>
      </w:r>
      <w:r w:rsidRPr="004867D9">
        <w:fldChar w:fldCharType="begin"/>
      </w:r>
      <w:r w:rsidR="004B119E">
        <w:instrText xml:space="preserve"> ADDIN ZOTERO_ITEM CSL_CITATION {"citationID":"00000024","properties":{"unsorted":false,"formattedCitation":"[32]","plainCitation":"[32]","noteIndex":0},"citationItems":[{"id":2565,"uris":["http://zotero.org/users/6749620/items/SYRTRJCY"],"itemData":{"id":2565,"type":"article","abstract":"We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GPT-4.","DOI":"10.48550/arXiv.2303.08774","note":"tex.ids= openaiGPT4TechnicalReport2023\narXiv: 2303.08774 [cs]","number":"arXiv:2303.08774","publisher":"arXiv","source":"arXiv.org","title":"GPT-4 Technical Report","URL":"http://arxiv.org/abs/2303.08774","author":[{"family":"OpenAI","given":""},{"family":"Achiam","given":"Josh"},{"family":"Adler","given":"Steven"},{"family":"Agarwal","given":"Sandhini"},{"family":"Ahmad","given":"Lama"},{"family":"Akkaya","given":"Ilge"},{"family":"Aleman","given":"Florencia Leoni"},{"family":"Almeida","given":"Diogo"},{"family":"Altenschmidt","given":"Janko"},{"family":"Altman","given":"Sam"},{"family":"Anadkat","given":"Shyamal"},{"family":"Avila","given":"Red"},{"family":"Babuschkin","given":"Igor"},{"family":"Balaji","given":"Suchir"},{"family":"Balcom","given":"Valerie"},{"family":"Baltescu","given":"Paul"},{"family":"Bao","given":"Haiming"},{"family":"Bavarian","given":"Mo"},{"family":"Belgum","given":"Jeff"},{"family":"Bello","given":"Irwan"},{"family":"Berdine","given":"Jake"},{"family":"Bernadett-Shapiro","given":"Gabriel"},{"family":"Berner","given":"Christopher"},{"family":"Bogdonoff","given":"Lenny"},{"family":"Boiko","given":"Oleg"},{"family":"Boyd","given":"Madelaine"},{"family":"Brakman","given":"Anna-Luisa"},{"family":"Brockman","given":"Greg"},{"family":"Brooks","given":"Tim"},{"family":"Brundage","given":"Miles"},{"family":"Button","given":"Kevin"},{"family":"Cai","given":"Trevor"},{"family":"Campbell","given":"Rosie"},{"family":"Cann","given":"Andrew"},{"family":"Carey","given":"Brittany"},{"family":"Carlson","given":"Chelsea"},{"family":"Carmichael","given":"Rory"},{"family":"Chan","given":"Brooke"},{"family":"Chang","given":"Che"},{"family":"Chantzis","given":"Fotis"},{"family":"Chen","given":"Derek"},{"family":"Chen","given":"Sully"},{"family":"Chen","given":"Ruby"},{"family":"Chen","given":"Jason"},{"family":"Chen","given":"Mark"},{"family":"Chess","given":"Ben"},{"family":"Cho","given":"Chester"},{"family":"Chu","given":"Casey"},{"family":"Chung","given":"Hyung Won"},{"family":"Cummings","given":"Dave"},{"family":"Currier","given":"Jeremiah"},{"family":"Dai","given":"Yunxing"},{"family":"Decareaux","given":"Cory"},{"family":"Degry","given":"Thomas"},{"family":"Deutsch","given":"Noah"},{"family":"Deville","given":"Damien"},{"family":"Dhar","given":"Arka"},{"family":"Dohan","given":"David"},{"family":"Dowling","given":"Steve"},{"family":"Dunning","given":"Sheila"},{"family":"Ecoffet","given":"Adrien"},{"family":"Eleti","given":"Atty"},{"family":"Eloundou","given":"Tyna"},{"family":"Farhi","given":"David"},{"family":"Fedus","given":"Liam"},{"family":"Felix","given":"Niko"},{"family":"Fishman","given":"Simón Posada"},{"family":"Forte","given":"Juston"},{"family":"Fulford","given":"Isabella"},{"family":"Gao","given":"Leo"},{"family":"Georges","given":"Elie"},{"family":"Gibson","given":"Christian"},{"family":"Goel","given":"Vik"},{"family":"Gogineni","given":"Tarun"},{"family":"Goh","given":"Gabriel"},{"family":"Gontijo-Lopes","given":"Rapha"},{"family":"Gordon","given":"Jonathan"},{"family":"Grafstein","given":"Morgan"},{"family":"Gray","given":"Scott"},{"family":"Greene","given":"Ryan"},{"family":"Gross","given":"Joshua"},{"family":"Gu","given":"Shixiang Shane"},{"family":"Guo","given":"Yufei"},{"family":"Hallacy","given":"Chris"},{"family":"Han","given":"Jesse"},{"family":"Harris","given":"Jeff"},{"family":"He","given":"Yuchen"},{"family":"Heaton","given":"Mike"},{"family":"Heidecke","given":"Johannes"},{"family":"Hesse","given":"Chris"},{"family":"Hickey","given":"Alan"},{"family":"Hickey","given":"Wade"},{"family":"Hoeschele","given":"Peter"},{"family":"Houghton","given":"Brandon"},{"family":"Hsu","given":"Kenny"},{"family":"Hu","given":"Shengli"},{"family":"Hu","given":"Xin"},{"family":"Huizinga","given":"Joost"},{"family":"Jain","given":"Shantanu"},{"family":"Jain","given":"Shawn"},{"family":"Jang","given":"Joanne"},{"family":"Jiang","given":"Angela"},{"family":"Jiang","given":"Roger"},{"family":"Jin","given":"Haozhun"},{"family":"Jin","given":"Denny"},{"family":"Jomoto","given":"Shino"},{"family":"Jonn","given":"Billie"},{"family":"Jun","given":"Heewoo"},{"family":"Kaftan","given":"Tomer"},{"family":"Kaiser","given":"Łukasz"},{"family":"Kamali","given":"Ali"},{"family":"Kanitscheider","given":"Ingmar"},{"family":"Keskar","given":"Nitish Shirish"},{"family":"Khan","given":"Tabarak"},{"family":"Kilpatrick","given":"Logan"},{"family":"Kim","given":"Jong Wook"},{"family":"Kim","given":"Christina"},{"family":"Kim","given":"Yongjik"},{"family":"Kirchner","given":"Hendrik"},{"family":"Kiros","given":"Jamie"},{"family":"Knight","given":"Matt"},{"family":"Kokotajlo","given":"Daniel"},{"family":"Kondraciuk","given":"Łukasz"},{"family":"Kondrich","given":"Andrew"},{"family":"Konstantinidis","given":"Aris"},{"family":"Kosic","given":"Kyle"},{"family":"Krueger","given":"Gretchen"},{"family":"Kuo","given":"Vishal"},{"family":"Lampe","given":"Michael"},{"family":"Lan","given":"Ikai"},{"family":"Lee","given":"Teddy"},{"family":"Leike","given":"Jan"},{"family":"Leung","given":"Jade"},{"family":"Levy","given":"Daniel"},{"family":"Li","given":"Chak Ming"},{"family":"Lim","given":"Rachel"},{"family":"Lin","given":"Molly"},{"family":"Lin","given":"Stephanie"},{"family":"Litwin","given":"Mateusz"},{"family":"Lopez","given":"Theresa"},{"family":"Lowe","given":"Ryan"},{"family":"Lue","given":"Patricia"},{"family":"Makanju","given":"Anna"},{"family":"Malfacini","given":"Kim"},{"family":"Manning","given":"Sam"},{"family":"Markov","given":"Todor"},{"family":"Markovski","given":"Yaniv"},{"family":"Martin","given":"Bianca"},{"family":"Mayer","given":"Katie"},{"family":"Mayne","given":"Andrew"},{"family":"McGrew","given":"Bob"},{"family":"McKinney","given":"Scott Mayer"},{"family":"McLeavey","given":"Christine"},{"family":"McMillan","given":"Paul"},{"family":"McNeil","given":"Jake"},{"family":"Medina","given":"David"},{"family":"Mehta","given":"Aalok"},{"family":"Menick","given":"Jacob"},{"family":"Metz","given":"Luke"},{"family":"Mishchenko","given":"Andrey"},{"family":"Mishkin","given":"Pamela"},{"family":"Monaco","given":"Vinnie"},{"family":"Morikawa","given":"Evan"},{"family":"Mossing","given":"Daniel"},{"family":"Mu","given":"Tong"},{"family":"Murati","given":"Mira"},{"family":"Murk","given":"Oleg"},{"family":"Mély","given":"David"},{"family":"Nair","given":"Ashvin"},{"family":"Nakano","given":"Reiichiro"},{"family":"Nayak","given":"Rajeev"},{"family":"Neelakantan","given":"Arvind"},{"family":"Ngo","given":"Richard"},{"family":"Noh","given":"Hyeonwoo"},{"family":"Ouyang","given":"Long"},{"family":"O'Keefe","given":"Cullen"},{"family":"Pachocki","given":"Jakub"},{"family":"Paino","given":"Alex"},{"family":"Palermo","given":"Joe"},{"family":"Pantuliano","given":"Ashley"},{"family":"Parascandolo","given":"Giambattista"},{"family":"Parish","given":"Joel"},{"family":"Parparita","given":"Emy"},{"family":"Passos","given":"Alex"},{"family":"Pavlov","given":"Mikhail"},{"family":"Peng","given":"Andrew"},{"family":"Perelman","given":"Adam"},{"family":"Peres","given":"Filipe de Avila Belbute"},{"family":"Petrov","given":"Michael"},{"family":"Pinto","given":"Henrique Ponde de Oliveira"},{"family":"Michael","given":""},{"family":"Pokorny","given":""},{"family":"Pokrass","given":"Michelle"},{"family":"Pong","given":"Vitchyr"},{"family":"Powell","given":"Tolly"},{"family":"Power","given":"Alethea"},{"family":"Power","given":"Boris"},{"family":"Proehl","given":"Elizabeth"},{"family":"Puri","given":"Raul"},{"family":"Radford","given":"Alec"},{"family":"Rae","given":"Jack"},{"family":"Ramesh","given":"Aditya"},{"family":"Raymond","given":"Cameron"},{"family":"Real","given":"Francis"},{"family":"Rimbach","given":"Kendra"},{"family":"Ross","given":"Carl"},{"family":"Rotsted","given":"Bob"},{"family":"Roussez","given":"Henri"},{"family":"Ryder","given":"Nick"},{"family":"Saltarelli","given":"Mario"},{"family":"Sanders","given":"Ted"},{"family":"Santurkar","given":"Shibani"},{"family":"Sastry","given":"Girish"},{"family":"Schmidt","given":"Heather"},{"family":"Schnurr","given":"David"},{"family":"Schulman","given":"John"},{"family":"Selsam","given":"Daniel"},{"family":"Sheppard","given":"Kyla"},{"family":"Sherbakov","given":"Toki"},{"family":"Shieh","given":"Jessica"},{"family":"Shoker","given":"Sarah"},{"family":"Shyam","given":"Pranav"},{"family":"Sidor","given":"Szymon"},{"family":"Sigler","given":"Eric"},{"family":"Simens","given":"Maddie"},{"family":"Sitkin","given":"Jordan"},{"family":"Slama","given":"Katarina"},{"family":"Sohl","given":"Ian"},{"family":"Sokolowsky","given":"Benjamin"},{"family":"Song","given":"Yang"},{"family":"Staudacher","given":"Natalie"},{"family":"Such","given":"Felipe Petroski"},{"family":"Summers","given":"Natalie"},{"family":"Sutskever","given":"Ilya"},{"family":"Tang","given":"Jie"},{"family":"Tezak","given":"Nikolas"},{"family":"Thompson","given":"Madeleine"},{"family":"Tillet","given":"Phil"},{"family":"Tootoonchian","given":"Amin"},{"family":"Tseng","given":"Elizabeth"},{"family":"Tuggle","given":"Preston"},{"family":"Turley","given":"Nick"},{"family":"Tworek","given":"Jerry"},{"family":"Uribe","given":"Juan Felipe Cerón"},{"family":"Vallone","given":"Andrea"},{"family":"Vijayvergiya","given":"Arun"},{"family":"Voss","given":"Chelsea"},{"family":"Wainwright","given":"Carroll"},{"family":"Wang","given":"Justin Jay"},{"family":"Wang","given":"Alvin"},{"family":"Wang","given":"Ben"},{"family":"Ward","given":"Jonathan"},{"family":"Wei","given":"Jason"},{"family":"Weinmann","given":"C. J."},{"family":"Welihinda","given":"Akila"},{"family":"Welinder","given":"Peter"},{"family":"Weng","given":"Jiayi"},{"family":"Weng","given":"Lilian"},{"family":"Wiethoff","given":"Matt"},{"family":"Willner","given":"Dave"},{"family":"Winter","given":"Clemens"},{"family":"Wolrich","given":"Samuel"},{"family":"Wong","given":"Hannah"},{"family":"Workman","given":"Lauren"},{"family":"Wu","given":"Sherwin"},{"family":"Wu","given":"Jeff"},{"family":"Wu","given":"Michael"},{"family":"Xiao","given":"Kai"},{"family":"Xu","given":"Tao"},{"family":"Yoo","given":"Sarah"},{"family":"Yu","given":"Kevin"},{"family":"Yuan","given":"Qiming"},{"family":"Zaremba","given":"Wojciech"},{"family":"Zellers","given":"Rowan"},{"family":"Zhang","given":"Chong"},{"family":"Zhang","given":"Marvin"},{"family":"Zhao","given":"Shengjia"},{"family":"Zheng","given":"Tianhao"},{"family":"Zhuang","given":"Juntang"},{"family":"Zhuk","given":"William"},{"family":"Zoph","given":"Barret"}],"accessed":{"date-parts":[["2024",1,6]]},"issued":{"date-parts":[["2023",12,18]]},"citation-key":"openaiGPT4TechnicalReport2023"},"prefix":""}],"schema":"https://github.com/citation-style-language/schema/raw/master/csl-citation.json"} </w:instrText>
      </w:r>
      <w:r w:rsidRPr="004867D9">
        <w:fldChar w:fldCharType="separate"/>
      </w:r>
      <w:r w:rsidR="004B119E">
        <w:t>[32]</w:t>
      </w:r>
      <w:r w:rsidRPr="004867D9">
        <w:fldChar w:fldCharType="end"/>
      </w:r>
      <w:r w:rsidRPr="004867D9">
        <w:t xml:space="preserve"> are large language models (LLMs)</w:t>
      </w:r>
      <w:r w:rsidR="004E513E">
        <w:t xml:space="preserve"> that generate human-like text by learning from large amounts of textual data </w:t>
      </w:r>
      <w:r w:rsidRPr="004867D9">
        <w:fldChar w:fldCharType="begin"/>
      </w:r>
      <w:r w:rsidR="004B119E">
        <w:instrText xml:space="preserve"> ADDIN ZOTERO_ITEM CSL_CITATION {"citationID":"00000025","properties":{"unsorted":false,"formattedCitation":"[48]","plainCitation":"[48]","noteIndex":0},"citationItems":[{"id":2684,"uris":["http://zotero.org/users/6749620/items/QYXXNITP"],"itemData":{"id":2684,"type":"paper-conference","abstract":"The dominant sequence transduction models are based on complex recurrent orconvolutional neural networks in an encoder and decoder configuration. The best performing such models also connect the encoder and decoder through an attentionm echanisms.  We propose a novel, simple network architecture based solely onan attention mechanism, dispensing with recurrence and convolutions entirely.Experiments on two machine translation tasks show these models to be superiorin quality while being more parallelizable and requiring significantly less timeto train. Our single model with 165 million parameters, achieves 27.5 BLEU onEnglish-to-German translation, improving over the existing best ensemble result by over 1 BLEU. On English-to-French translation, we outperform the previoussingle state-of-the-art with model by 0.7 BLEU, achieving a BLEU score of 41.1.","container-title":"Advances in Neural Information Processing Systems","publisher":"Curran Associates, Inc.","source":"Neural Information Processing Systems","title":"Attention is All you Need","URL":"https://papers.nips.cc/paper_files/paper/2017/hash/3f5ee243547dee91fbd053c1c4a845aa-Abstract.html","volume":"30","author":[{"family":"Vaswani","given":"Ashish"},{"family":"Shazeer","given":"Noam"},{"family":"Parmar","given":"Niki"},{"family":"Uszkoreit","given":"Jakob"},{"family":"Jones","given":"Llion"},{"family":"Gomez","given":"Aidan N"},{"family":"Kaiser","given":"Łukasz"},{"family":"Polosukhin","given":"Illia"}],"accessed":{"date-parts":[["2024",1,23]]},"issued":{"date-parts":[["2017"]]},"citation-key":"vaswaniAttentionAllYou2017"},"prefix":""}],"schema":"https://github.com/citation-style-language/schema/raw/master/csl-citation.json"} </w:instrText>
      </w:r>
      <w:r w:rsidRPr="004867D9">
        <w:fldChar w:fldCharType="separate"/>
      </w:r>
      <w:r w:rsidR="004B119E">
        <w:t>[48]</w:t>
      </w:r>
      <w:r w:rsidRPr="004867D9">
        <w:fldChar w:fldCharType="end"/>
      </w:r>
      <w:r w:rsidRPr="004867D9">
        <w:t xml:space="preserve">. These models are trained using reinforcement learning from human feedback </w:t>
      </w:r>
      <w:r w:rsidRPr="004867D9">
        <w:fldChar w:fldCharType="begin"/>
      </w:r>
      <w:r w:rsidR="004B119E">
        <w:instrText xml:space="preserve"> ADDIN ZOTERO_ITEM CSL_CITATION {"citationID":"00000026","properties":{"unsorted":false,"formattedCitation":"[49\\uc0\\u8211{}52]","plainCitation":"[49–52]","noteIndex":0},"citationItems":[{"id":2668,"uris":["http://zotero.org/users/6749620/items/XKDEIGIX"],"itemData":{"id":2668,"type":"article","abstract":"Making language models bigger does not inherently make them better at following a user's intent. For example, large language models can generate outputs that are untruthful, toxic, or simply not helpful to the user. In other words, these models are not aligned with their users. In this paper, we show an avenue for aligning language models with user intent on a wide range of tasks by fine-tuning with human feedback. Starting with a set of labeler-written prompts and prompts submitted through the OpenAI API, we collect a dataset of labeler demonstrations of the desired model behavior, which we use to fine-tune GPT-3 using supervised learning. We then collect a dataset of rankings of model outputs, which we use to further fine-tune this supervised model using reinforcement learning from human feedback. We call the resulting models InstructGPT. In human evaluations on our prompt distribution, outputs from the 1.3B parameter InstructGPT model are preferred to outputs from the 175B GPT-3, despite having 100x fewer parameters. Moreover, InstructGPT models show improvements in truthfulness and reductions in toxic output generation while having minimal performance regressions on public NLP datasets. Even though InstructGPT still makes simple mistakes, our results show that fine-tuning with human feedback is a promising direction for aligning language models with human intent.","DOI":"10.48550/arXiv.2203.02155","note":"arXiv:2203.02155 [cs]","number":"arXiv:2203.02155","publisher":"arXiv","source":"arXiv.org","title":"Training language models to follow instructions with human feedback","URL":"http://arxiv.org/abs/2203.02155","author":[{"family":"Ouyang","given":"Long"},{"family":"Wu","given":"Jeff"},{"family":"Jiang","given":"Xu"},{"family":"Almeida","given":"Diogo"},{"family":"Wainwright","given":"Carroll L."},{"family":"Mishkin","given":"Pamela"},{"family":"Zhang","given":"Chong"},{"family":"Agarwal","given":"Sandhini"},{"family":"Slama","given":"Katarina"},{"family":"Ray","given":"Alex"},{"family":"Schulman","given":"John"},{"family":"Hilton","given":"Jacob"},{"family":"Kelton","given":"Fraser"},{"family":"Miller","given":"Luke"},{"family":"Simens","given":"Maddie"},{"family":"Askell","given":"Amanda"},{"family":"Welinder","given":"Peter"},{"family":"Christiano","given":"Paul"},{"family":"Leike","given":"Jan"},{"family":"Lowe","given":"Ryan"}],"accessed":{"date-parts":[["2024",1,23]]},"issued":{"date-parts":[["2022",3,4]]},"citation-key":"ouyangTrainingLanguageModels2022"},"prefix":""},{"id":2665,"uris":["http://zotero.org/users/6749620/items/4TPFCBZM"],"itemData":{"id":2665,"type":"article-journal","container-title":"Advances in neural information processing systems","source":"Google Scholar","title":"Deep reinforcement learning from human preferences","URL":"https://proceedings.neurips.cc/paper_files/paper/2017/hash/d5e2c0adad503c91f91df240d0cd4e49-Abstract.html","volume":"30","author":[{"family":"Christiano","given":"Paul F."},{"family":"Leike","given":"Jan"},{"family":"Brown","given":"Tom"},{"family":"Martic","given":"Miljan"},{"family":"Legg","given":"Shane"},{"family":"Amodei","given":"Dario"}],"accessed":{"date-parts":[["2024",1,23]]},"issued":{"date-parts":[["2017"]]},"citation-key":"christianoDeepReinforcementLearning2017"},"prefix":""},{"id":2662,"uris":["http://zotero.org/users/6749620/items/W5MPIUK6"],"itemData":{"id":2662,"type":"article-journal","container-title":"Advances in Neural Information Processing Systems","page":"3008–3021","source":"Google Scholar","title":"Learning to summarize with human feedback","volume":"33","author":[{"family":"Stiennon","given":"Nisan"},{"family":"Ouyang","given":"Long"},{"family":"Wu","given":"Jeffrey"},{"family":"Ziegler","given":"Daniel"},{"family":"Lowe","given":"Ryan"},{"family":"Voss","given":"Chelsea"},{"family":"Radford","given":"Alec"},{"family":"Amodei","given":"Dario"},{"family":"Christiano","given":"Paul F."}],"issued":{"date-parts":[["2020"]]},"citation-key":"stiennonLearningSummarizeHuman2020"},"prefix":""},{"id":2681,"uris":["http://zotero.org/users/6749620/items/74GC3JTC"],"itemData":{"id":2681,"type":"article-journal","abstract":"Reinforcement learning (RL) techniques optimize the accumulated long-term reward of a suitably chosen reward function. However, designing such a reward function often requires a lot of task-specific prior knowledge. The designer needs to consider different objectives that do not only influence the learned behavior but also the learning progress. To alleviate these issues, preference-based reinforcement learning algorithms (PbRL) have been proposed that can directly learn from an expert's preferences instead of a hand-designed numeric reward. PbRL has gained traction in recent years due to its ability to resolve the reward shaping problem, its ability to learn from non numeric rewards and the possibility to reduce the dependence on expert knowledge. We provide a unified framework for PbRL that describes the task formally and points out the different design principles that affect the evaluation task for the human as well as the computational complexity. The design principles include the type of feedback that is assumed, the representation that is learned to capture the preferences, the optimization problem that has to be solved as well as how the exploration/exploitation problem is tackled. Furthermore, we point out shortcomings of current algorithms, propose open research questions and briefly survey practical tasks that have been solved using PbRL.","container-title":"The Journal of Machine Learning Research","ISSN":"1532-4435","issue":"1","journalAbbreviation":"J. Mach. Learn. Res.","page":"4945–4990","source":"ACM Digital Library","title":"A survey of preference-based reinforcement learning methods","volume":"18","author":[{"family":"Wirth","given":"Christian"},{"family":"Akrour","given":"Riad"},{"family":"Neumann","given":"Gerhard"},{"family":"Fürnkranz","given":"Johannes"}],"issued":{"date-parts":[["2017",1,1]]},"citation-key":"wirthSurveyPreferencebasedReinforcement2017"},"prefix":""}],"schema":"https://github.com/citation-style-language/schema/raw/master/csl-citation.json"} </w:instrText>
      </w:r>
      <w:r w:rsidRPr="004867D9">
        <w:fldChar w:fldCharType="separate"/>
      </w:r>
      <w:r w:rsidR="004B119E" w:rsidRPr="004B119E">
        <w:rPr>
          <w:rFonts w:cs="Times New Roman"/>
          <w:kern w:val="0"/>
          <w:lang w:val="en-US"/>
        </w:rPr>
        <w:t>[49–52]</w:t>
      </w:r>
      <w:r w:rsidRPr="004867D9">
        <w:fldChar w:fldCharType="end"/>
      </w:r>
      <w:r w:rsidRPr="004867D9">
        <w:t xml:space="preserve">, enabling them </w:t>
      </w:r>
      <w:r w:rsidRPr="004867D9">
        <w:lastRenderedPageBreak/>
        <w:t xml:space="preserve">to follow natural language instructions and generate human-level responses. GPT-4 </w:t>
      </w:r>
      <w:r w:rsidR="00A94EC5">
        <w:t>demonstrated</w:t>
      </w:r>
      <w:r w:rsidRPr="004867D9">
        <w:t xml:space="preserve"> improvements over GPT-3.5, i</w:t>
      </w:r>
      <w:r>
        <w:t xml:space="preserve">ncluding more recent training data, enhanced reasoning capabilities, and multimodal input-output functionality (e.g. text, image, voice) </w:t>
      </w:r>
      <w:r>
        <w:fldChar w:fldCharType="begin"/>
      </w:r>
      <w:r w:rsidR="004B119E">
        <w:instrText xml:space="preserve"> ADDIN ZOTERO_ITEM CSL_CITATION {"citationID":"00000027","properties":{"unsorted":false,"formattedCitation":"[31]","plainCitation":"[31]","noteIndex":0},"citationItems":[{"id":2550,"uris":["http://zotero.org/users/6749620/items/35FCQSMW"],"itemData":{"id":2550,"type":"article-journal","abstract":"&lt;p&gt;ChatGPT, an artificial intelligence generated content (AIGC) model developed by OpenAI, has attracted worldwide attention for its capability of dealing with challenging language understanding and generation tasks in the form of conversations. This paper briefly provides an overview on the history, status quo and potential future development of ChatGPT, helping to provide an entry point to think about ChatGPT. Specifically, from the limited open-accessed resources, we conclude the core techniques of ChatGPT, mainly including large-scale language models, in-context learning, reinforcement learning from human feedback and the key technical steps for developing ChatGPT. We further analyze the pros and cons of ChatGPT and we rethink the duality of ChatGPT in various fields. Although it has been widely acknowledged that ChatGPT brings plenty of opportunities for various fields, mankind should still treat and use ChatGPT properly to avoid the potential threat, e.g., academic integrity and safety challenge. Finally, we discuss several open problems as the potential development of ChatGPT.&lt;/p&gt;","container-title":"IEEE/CAA Journal of Automatica Sinica","DOI":"10.1109/JAS.2023.123618","ISSN":"2329-9266","issue":"5","journalAbbreviation":"IEEE/CAA JAS","language":"en","license":"http://creativecommons.org/licenses/by/3.0/","note":"publisher: IEEE/CAA Journal of Automatica Sinica","page":"1122-1136","source":"www.ieee-jas.net","title":"A Brief Overview of ChatGPT: The History, Status Quo and Potential Future Development","title-short":"A Brief Overview of ChatGPT","volume":"10","author":[{"family":"Wu","given":"Tianyu"},{"family":"He","given":"Shizhu"},{"family":"Liu","given":"Jingping"},{"family":"Sun","given":"Siqi"},{"family":"Liu","given":"Kang"},{"family":"Han","given":"Qing-Long"},{"family":"Tang","given":"Yang"}],"issued":{"date-parts":[["2023"]]},"citation-key":"wuBriefOverviewChatGPT2023"},"prefix":""}],"schema":"https://github.com/citation-style-language/schema/raw/master/csl-citation.json"} </w:instrText>
      </w:r>
      <w:r>
        <w:fldChar w:fldCharType="separate"/>
      </w:r>
      <w:r w:rsidR="004B119E">
        <w:rPr>
          <w:noProof/>
        </w:rPr>
        <w:t>[31]</w:t>
      </w:r>
      <w:r>
        <w:fldChar w:fldCharType="end"/>
      </w:r>
      <w:r>
        <w:t>.</w:t>
      </w:r>
    </w:p>
    <w:p w14:paraId="50045C01" w14:textId="2FC2B43E" w:rsidR="00C3297A" w:rsidRPr="000B0F3F" w:rsidRDefault="00AD4706" w:rsidP="009A3616">
      <w:r w:rsidRPr="000B0F3F">
        <w:t xml:space="preserve">For GPT-3.5 and GPT-4, the following user prompt was used to instruct each model to produce COD assignments as ICD-10 codes, where </w:t>
      </w:r>
      <w:r w:rsidRPr="00A11969">
        <w:rPr>
          <w:rFonts w:eastAsia="Calibri" w:cs="Calibri"/>
          <w:i/>
          <w:iCs/>
        </w:rPr>
        <w:t>&lt;age&gt;</w:t>
      </w:r>
      <w:r w:rsidRPr="000B0F3F">
        <w:rPr>
          <w:rFonts w:eastAsia="Calibri" w:cs="Calibri"/>
        </w:rPr>
        <w:t xml:space="preserve"> </w:t>
      </w:r>
      <w:r w:rsidRPr="000B0F3F">
        <w:t xml:space="preserve">and </w:t>
      </w:r>
      <w:r w:rsidRPr="00A11969">
        <w:rPr>
          <w:rFonts w:eastAsia="Calibri" w:cs="Calibri"/>
          <w:i/>
          <w:iCs/>
        </w:rPr>
        <w:t>&lt;sex&gt;</w:t>
      </w:r>
      <w:r w:rsidRPr="000B0F3F">
        <w:rPr>
          <w:rFonts w:eastAsia="Calibri" w:cs="Calibri"/>
        </w:rPr>
        <w:t xml:space="preserve"> </w:t>
      </w:r>
      <w:r w:rsidRPr="000B0F3F">
        <w:t xml:space="preserve">from the questionnaire, and </w:t>
      </w:r>
      <w:r w:rsidRPr="00A11969">
        <w:rPr>
          <w:rFonts w:eastAsia="Calibri" w:cs="Calibri"/>
          <w:i/>
          <w:iCs/>
        </w:rPr>
        <w:t>&lt;narrative&gt;</w:t>
      </w:r>
      <w:r w:rsidRPr="000B0F3F">
        <w:rPr>
          <w:rFonts w:eastAsia="Calibri" w:cs="Calibri"/>
        </w:rPr>
        <w:t xml:space="preserve"> </w:t>
      </w:r>
      <w:r w:rsidRPr="000B0F3F">
        <w:t>from the narratives, were replaced with values from the data:</w:t>
      </w:r>
    </w:p>
    <w:p w14:paraId="0A6F81D3" w14:textId="1F9F824C" w:rsidR="00744CC8" w:rsidRPr="006B2EAE" w:rsidRDefault="00AD4706" w:rsidP="006B2EAE">
      <w:pPr>
        <w:ind w:left="720"/>
        <w:rPr>
          <w:i/>
          <w:iCs/>
        </w:rPr>
      </w:pPr>
      <w:r w:rsidRPr="000B0F3F">
        <w:rPr>
          <w:i/>
          <w:iCs/>
        </w:rPr>
        <w:t>Determine the underlying cause of death and provide the most probable ICD−10 code for a verbal autopsy narrative</w:t>
      </w:r>
      <w:r w:rsidR="00C851FE" w:rsidRPr="000B0F3F">
        <w:rPr>
          <w:i/>
          <w:iCs/>
        </w:rPr>
        <w:t xml:space="preserve"> </w:t>
      </w:r>
      <w:r w:rsidRPr="000B0F3F">
        <w:rPr>
          <w:i/>
          <w:iCs/>
        </w:rPr>
        <w:t>of a &lt;age&gt; years old &lt;sex&gt; death in Sierra Leone: &lt;narrative&gt;</w:t>
      </w:r>
    </w:p>
    <w:p w14:paraId="6E848BB9" w14:textId="2A446121" w:rsidR="00CD3E2C" w:rsidRDefault="00D228E8" w:rsidP="009A3616">
      <w:r w:rsidRPr="00D228E8">
        <w:t xml:space="preserve">InterVA-5 and </w:t>
      </w:r>
      <w:proofErr w:type="spellStart"/>
      <w:r w:rsidRPr="00D228E8">
        <w:t>InSilicoVA</w:t>
      </w:r>
      <w:proofErr w:type="spellEnd"/>
      <w:r w:rsidRPr="00D228E8">
        <w:t xml:space="preserve"> used structured questionnaire data, which were converted into </w:t>
      </w:r>
      <w:proofErr w:type="spellStart"/>
      <w:r w:rsidRPr="00D228E8">
        <w:t>OpenVA</w:t>
      </w:r>
      <w:proofErr w:type="spellEnd"/>
      <w:r w:rsidRPr="00D228E8">
        <w:t xml:space="preserve">-compatible format </w:t>
      </w:r>
      <w:r w:rsidRPr="00D228E8">
        <w:fldChar w:fldCharType="begin"/>
      </w:r>
      <w:r w:rsidR="004B119E">
        <w:instrText xml:space="preserve"> ADDIN ZOTERO_ITEM CSL_CITATION {"citationID":"00000028","properties":{"unsorted":false,"formattedCitation":"[41]","plainCitation":"[41]","noteIndex":0},"citationItems":[{"id":2596,"uris":["http://zotero.org/users/6749620/items/9K6D3V3X"],"itemData":{"id":2596,"type":"article-journal","abstract":"Verbal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rsidRPr="00D228E8">
        <w:fldChar w:fldCharType="separate"/>
      </w:r>
      <w:r w:rsidR="004B119E">
        <w:t>[41]</w:t>
      </w:r>
      <w:r w:rsidRPr="00D228E8">
        <w:fldChar w:fldCharType="end"/>
      </w:r>
      <w:r w:rsidRPr="00D228E8">
        <w:t xml:space="preserve">. Both models produced COD assignments coded using the WHO 2016 VA standard </w:t>
      </w:r>
      <w:r w:rsidRPr="00D228E8">
        <w:fldChar w:fldCharType="begin"/>
      </w:r>
      <w:r w:rsidR="004B119E">
        <w:instrText xml:space="preserve"> ADDIN ZOTERO_ITEM CSL_CITATION {"citationID":"00000029","properties":{"unsorted":false,"formattedCitation":"[53]","plainCitation":"[53]","noteIndex":0},"citationItems":[{"id":2618,"uris":["http://zotero.org/users/6749620/items/IIYGENXN"],"itemData":{"id":2618,"type":"webpage","abstract":"Publications of the World Health Organization","language":"en","title":"Verbal autopsy standards: The 2016 WHO verbal autopsy instrument","title-short":"Verbal autopsy standards","URL":"https://www.who.int/publications/m/item/verbal-autopsy-standards-the-2016-who-verbal-autopsy-instrument","author":[{"literal":"World Health Organization"}],"accessed":{"date-parts":[["2024",1,17]]},"issued":{"date-parts":[["2016"]]},"citation-key":"worldhealthorganizationVerbalAutopsyStandards2016"},"prefix":""}],"schema":"https://github.com/citation-style-language/schema/raw/master/csl-citation.json"} </w:instrText>
      </w:r>
      <w:r w:rsidRPr="00D228E8">
        <w:fldChar w:fldCharType="separate"/>
      </w:r>
      <w:r w:rsidR="004B119E">
        <w:t>[53]</w:t>
      </w:r>
      <w:r w:rsidRPr="00D228E8">
        <w:fldChar w:fldCharType="end"/>
      </w:r>
      <w:r w:rsidRPr="00D228E8">
        <w:t>.</w:t>
      </w:r>
      <w:r>
        <w:t xml:space="preserve"> To ensure comparability across models, all output CODs were mapped to the CGHR-10 classification system for evaluation relative to physician-assigned CODs. Further details on model input formats, output mappings, and code conversion procedures are provided in </w:t>
      </w:r>
      <w:r w:rsidRPr="00B561EE">
        <w:t>Appendix B.2.</w:t>
      </w:r>
    </w:p>
    <w:p w14:paraId="6DF13BA1" w14:textId="77777777" w:rsidR="00CD3E2C" w:rsidRPr="00542388" w:rsidRDefault="00AD4706" w:rsidP="009A3616">
      <w:pPr>
        <w:pStyle w:val="Heading2"/>
      </w:pPr>
      <w:r w:rsidRPr="00542388">
        <w:t>Performance Evaluation</w:t>
      </w:r>
    </w:p>
    <w:p w14:paraId="6854B63D" w14:textId="359F69B7" w:rsidR="00CD3E2C" w:rsidRDefault="00AD4706" w:rsidP="009A3616">
      <w:r>
        <w:t xml:space="preserve">Model performance was assessed at both the population and </w:t>
      </w:r>
      <w:r w:rsidR="00F66029">
        <w:t>individual</w:t>
      </w:r>
      <w:r w:rsidR="008E71E5">
        <w:t xml:space="preserve"> </w:t>
      </w:r>
      <w:r w:rsidR="00F66029">
        <w:t>level</w:t>
      </w:r>
      <w:r>
        <w:t xml:space="preserve">s by comparing each model’s CGHR-10 COD assignments to those of physicians for all 6,939 records. </w:t>
      </w:r>
      <w:r w:rsidR="00744CC8">
        <w:t>Cause-</w:t>
      </w:r>
      <w:r w:rsidR="00744CC8" w:rsidRPr="008350E4">
        <w:t>specific mortality fraction</w:t>
      </w:r>
      <w:r w:rsidRPr="008350E4">
        <w:t xml:space="preserve"> (CSMF) accuracy was used to evaluate agreement at the population level (see Appendix B.3.1), while </w:t>
      </w:r>
      <w:r w:rsidR="00744CC8" w:rsidRPr="008350E4">
        <w:t xml:space="preserve">partial chance corrected concordance </w:t>
      </w:r>
      <w:r w:rsidRPr="008350E4">
        <w:t xml:space="preserve">(PCCC) was used to assess individual-level agreement (see Appendix B.3.2) </w:t>
      </w:r>
      <w:r w:rsidR="00B71BB8" w:rsidRPr="008350E4">
        <w:fldChar w:fldCharType="begin"/>
      </w:r>
      <w:r w:rsidR="004B119E">
        <w:instrText xml:space="preserve"> ADDIN ZOTERO_ITEM CSL_CITATION {"citationID":"00000030","properties":{"unsorted":false,"formattedCitation":"[54]","plainCitation":"[54]","noteIndex":0},"citationItems":[{"id":2620,"uris":["http://zotero.org/users/6749620/items/532V639L"],"itemData":{"id":2620,"type":"article-journal","abstract":"Verbal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rsidR="00B71BB8" w:rsidRPr="008350E4">
        <w:fldChar w:fldCharType="separate"/>
      </w:r>
      <w:r w:rsidR="004B119E">
        <w:t>[54]</w:t>
      </w:r>
      <w:r w:rsidR="00B71BB8" w:rsidRPr="008350E4">
        <w:fldChar w:fldCharType="end"/>
      </w:r>
      <w:r w:rsidR="00B71BB8" w:rsidRPr="008350E4">
        <w:t xml:space="preserve">. </w:t>
      </w:r>
      <w:r w:rsidRPr="008350E4">
        <w:t>Both metrics range from 0 to 1, where higher values indicate stronger similarity with physician assignment.</w:t>
      </w:r>
      <w:r w:rsidR="00060310" w:rsidRPr="008350E4">
        <w:t xml:space="preserve"> </w:t>
      </w:r>
      <w:r w:rsidR="0056599B" w:rsidRPr="008350E4">
        <w:t xml:space="preserve">Given that model performance can vary by age and different CODs </w:t>
      </w:r>
      <w:r w:rsidR="0056599B" w:rsidRPr="008350E4">
        <w:fldChar w:fldCharType="begin"/>
      </w:r>
      <w:r w:rsidR="004B119E">
        <w:instrText xml:space="preserve"> ADDIN ZOTERO_ITEM CSL_CITATION {"citationID":"00000031","properties":{"unsorted":false,"formattedCitation":"[39, 40, 55]","plainCitation":"[39, 40, 55]","noteIndex":0},"citationItems":[{"id":2624,"uris":["http://zotero.org/users/6749620/items/WD8YH84I"],"itemData":{"id":2624,"type":"article-journal","abstract":"Background\nPhysician-coded verbal autopsy (PCVA) is the most widely used method to determine causes of death (COD) in countries where medical certification of death is low. Computer-coded verbal autopsy (CCVA), an alternative method to PCVA for assigning the COD is considered to be efficient and cost-effective. However, the performance of CCVA as compared to PCVA is yet to be established in the Indian context.\n\nMethods\nWe evaluated the performance of PCVA and three CCVA methods i.e., InterVA 5, InSilico, and Tariff 2.0 on verbal autopsies done using the WHO 2016 VA tool on 2,120 reference standard cases developed from five tertiary care hospitals of Delhi. PCVA methodology involved dual independent review with adjudication, where required. Metrics to assess performance were Cause Specific Mortality Fraction (CSMF), sensitivity, positive predictive value (PPV), CSMF Accuracy, and Kappa statistic.\n\nResults\nIn terms of the measures of the overall performance of COD assignment methods, for CSMF Accuracy, the PCVA method achieved the highest score of 0.79, followed by 0.67 for Tariff_2.0, 0.66 for Inter-VA and 0.62 for InSilicoVA. The PCVA method also achieved the highest agreement (57%) and Kappa scores (0.54). The PCVA method showed the highest sensitivity for 15 out of 20 causes of death.\n\nConclusion\nOur study found that the PCVA method had the best performance out of all the four COD assignment methods that were tested in our study sample. In order to improve the performance of CCVA methods, multicentric studies with larger sample sizes need to be conducted using the WHO VA tool.","container-title":"Frontiers in Big Data","DOI":"10.3389/fdata.2023.1197471","ISSN":"2624-909X","journalAbbreviation":"Front Big Data","note":"PMID: 37693847\nPMCID: PMC10483407","page":"1197471","source":"PubMed Central","title":"Evaluation of methods for assigning causes of death from verbal autopsies in India","volume":"6","author":[{"family":"Benara","given":"Sudhir K."},{"family":"Sharma","given":"Saurabh"},{"family":"Juneja","given":"Atul"},{"family":"Nair","given":"Saritha"},{"family":"Gulati","given":"B. K."},{"family":"Singh","given":"Kh. Jitenkumar"},{"family":"Singh","given":"Lucky"},{"family":"Yadav","given":"Ved Prakash"},{"family":"Rao","given":"Chalapati"},{"family":"Rao","given":"M. Vishnu Vardhana"}],"issued":{"date-parts":[["2023",8,24]]},"citation-key":"benaraEvaluationMethodsAssigning2023"},"prefix":""},{"id":2649,"uris":["http://zotero.org/users/6749620/items/S3QHNWMV"],"itemData":{"id":2649,"type":"article-journal","abstract":"Monitoring progress with disease and injury reduction in many populations will require widespread use of verbal autopsy (VA). Multiple methods have been developed for assigning cause of death from a VA but their application is restricted by uncertainty about their reliability.","container-title":"BMC Medicine","DOI":"10.1186/1741-7015-12-5","ISSN":"1741-7015","issue":"1","journalAbbreviation":"BMC Med","language":"en","page":"5","source":"Springer Link","title":"Using verbal autopsy to measure causes of death: the comparative performance of existing methods","title-short":"Using verbal autopsy to measure causes of death","volume":"12","author":[{"family":"Murray","given":"Christopher JL"},{"family":"Lozano","given":"Rafael"},{"family":"Flaxman","given":"Abraham D."},{"family":"Serina","given":"Peter"},{"family":"Phillips","given":"David"},{"family":"Stewart","given":"Andrea"},{"family":"James","given":"Spencer L."},{"family":"Vahdatpour","given":"Alireza"},{"family":"Atkinson","given":"Charles"},{"family":"Freeman","given":"Michael K."},{"family":"Ohno","given":"Summer Lockett"},{"family":"Black","given":"Robert"},{"family":"Ali","given":"Said Mohammed"},{"family":"Baqui","given":"Abdullah H."},{"family":"Dandona","given":"Lalit"},{"family":"Dantzer","given":"Emily"},{"family":"Darmstadt","given":"Gary L."},{"family":"Das","given":"Vinita"},{"family":"Dhingra","given":"Usha"},{"family":"Dutta","given":"Arup"},{"family":"Fawzi","given":"Wafaie"},{"family":"Gómez","given":"Sara"},{"family":"Hernández","given":"Bernardo"},{"family":"Joshi","given":"Rohina"},{"family":"Kalter","given":"Henry D."},{"family":"Kumar","given":"Aarti"},{"family":"Kumar","given":"Vishwajeet"},{"family":"Lucero","given":"Marilla"},{"family":"Mehta","given":"Saurabh"},{"family":"Neal","given":"Bruce"},{"family":"Praveen","given":"Devarsetty"},{"family":"Premji","given":"Zul"},{"family":"Ramírez-Villalobos","given":"Dolores"},{"family":"Remolador","given":"Hazel"},{"family":"Riley","given":"Ian"},{"family":"Romero","given":"Minerva"},{"family":"Said","given":"Mwanaidi"},{"family":"Sanvictores","given":"Diozele"},{"family":"Sazawal","given":"Sunil"},{"family":"Tallo","given":"Veronica"},{"family":"Lopez","given":"Alan D."}],"issued":{"date-parts":[["2014",1,9]]},"citation-key":"murrayUsingVerbalAutopsy2014"},"prefix":""},{"id":2655,"uris":["http://zotero.org/users/6749620/items/L2Y3QV66"],"itemData":{"id":2655,"type":"article-journal","abstract":"Objectives To validate verbal autopsy (VA) procedures for use in sample vital registration. Verbal autopsy is an important method for deriving cause-specific mortality estimates where disease burdens are greatest and routine cause-specific mortality data do not exist. Methods Verbal autopsies and medical records (MR) were collected for 3123 deaths in the perinatal/neonatal period, post-neonatal &lt;5 age group, and for ages of 5 years and over in Tanzania. Causes of death were assigned by physician panels using the International Classification of Disease, revision 10. Validity was measured by: cause-specific mortality fractions (CSMF); sensitivity; specificity and positive predictive value. Medical record diagnoses were scored for degree of uncertainty, and sensitivity and specificity adjusted. Criteria for evaluating VA performance in generating true proportional mortality were applied. Results Verbal autopsy produced accurate CSMFs for nine causes in different age groups: birth asphyxia; intrauterine complications; pneumonia; HIV/AIDS; malaria (adults); tuberculosis; cerebrovascular diseases; injuries and direct maternal causes. Results for 20 other causes approached the threshold for good performance. Conclusions Verbal autopsy reliably estimated CSMFs for diseases of public health importance in all age groups. Further validation is needed to assess reasons for lack of positive results for some conditions.","container-title":"Tropical Medicine &amp; International Health","DOI":"10.1111/j.1365-3156.2006.01603.x","ISSN":"1365-3156","issue":"5","language":"en","note":"_eprint: https://onlinelibrary.wiley.com/doi/pdf/10.1111/j.1365-3156.2006.01603.x","page":"681-696","source":"Wiley Online Library","title":"Validity of verbal autopsy procedures for determining cause of death in Tanzania","volume":"11","author":[{"family":"Setel","given":"Philip W."},{"family":"Whiting","given":"David R."},{"family":"Hemed","given":"Yusuf"},{"family":"Chandramohan","given":"Daniel"},{"family":"Wolfson","given":"Lara J."},{"family":"Alberti","given":"K. G. M. M."},{"family":"Lopez","given":"Alan D."}],"issued":{"date-parts":[["2006"]]},"citation-key":"setelValidityVerbalAutopsy2006"},"prefix":""}],"schema":"https://github.com/citation-style-language/schema/raw/master/csl-citation.json"} </w:instrText>
      </w:r>
      <w:r w:rsidR="0056599B" w:rsidRPr="008350E4">
        <w:fldChar w:fldCharType="separate"/>
      </w:r>
      <w:r w:rsidR="004B119E">
        <w:t>[39, 40, 55]</w:t>
      </w:r>
      <w:r w:rsidR="0056599B" w:rsidRPr="008350E4">
        <w:fldChar w:fldCharType="end"/>
      </w:r>
      <w:r w:rsidR="0056599B" w:rsidRPr="008350E4">
        <w:t xml:space="preserve">, both CSMF accuracy and PCCC were calculated overall and stratified by age group (adult, child, neonatal), CGHR-10 COD, and age at death. For adult and child groups, metrics were computed in five-year age bands for records with age at death of one year or older, and five-month bands for records between 28 days and one year. For the neonatal group, evaluations were conducted separately for age intervals of 0–6 days and 7–27 days. Additional details on the evaluation strategy and metric calculations are provided in </w:t>
      </w:r>
      <w:r w:rsidRPr="008350E4">
        <w:t>Appendix B.3.</w:t>
      </w:r>
    </w:p>
    <w:p w14:paraId="14E0322E" w14:textId="77777777" w:rsidR="00CD3E2C" w:rsidRPr="00542388" w:rsidRDefault="00AD4706" w:rsidP="009A3616">
      <w:pPr>
        <w:pStyle w:val="Heading1"/>
      </w:pPr>
      <w:r w:rsidRPr="00542388">
        <w:lastRenderedPageBreak/>
        <w:t>Results</w:t>
      </w:r>
    </w:p>
    <w:p w14:paraId="13E0F883" w14:textId="77777777" w:rsidR="00CD3E2C" w:rsidRDefault="00AD4706" w:rsidP="009A3616">
      <w:pPr>
        <w:pStyle w:val="Heading2"/>
      </w:pPr>
      <w:r>
        <w:t>Overall Performance</w:t>
      </w:r>
    </w:p>
    <w:p w14:paraId="008B0FCC" w14:textId="2473A34D" w:rsidR="00CD3E2C" w:rsidRDefault="00E407C6" w:rsidP="009A3616">
      <w:r w:rsidRPr="00AE51E8">
        <w:t>Population level performances were similar for all models (0.74-0.79</w:t>
      </w:r>
      <w:r w:rsidR="007E332D">
        <w:t xml:space="preserve"> </w:t>
      </w:r>
      <w:r w:rsidRPr="00AE51E8">
        <w:t>CSMF</w:t>
      </w:r>
      <w:r w:rsidR="00C11BE2">
        <w:t xml:space="preserve"> accuracy</w:t>
      </w:r>
      <w:r w:rsidRPr="00AE51E8">
        <w:t>)</w:t>
      </w:r>
      <w:r w:rsidR="004E51C3">
        <w:t xml:space="preserve">. </w:t>
      </w:r>
      <w:r w:rsidR="007A795C">
        <w:t xml:space="preserve">Thus, </w:t>
      </w:r>
      <w:r w:rsidR="00744CC8">
        <w:t xml:space="preserve">most of the remaining analyses </w:t>
      </w:r>
      <w:r w:rsidR="0019639A">
        <w:t xml:space="preserve">focus on the </w:t>
      </w:r>
      <w:r w:rsidR="00F66029">
        <w:t>individual-level</w:t>
      </w:r>
      <w:r w:rsidR="0019639A">
        <w:t xml:space="preserve"> performances measured by PCCC.</w:t>
      </w:r>
      <w:r w:rsidR="00C7068A">
        <w:t xml:space="preserve"> </w:t>
      </w:r>
      <w:r w:rsidR="006661D1" w:rsidRPr="00CE5850">
        <w:t>GPT-4 demonstrated the highest performance (0.61)</w:t>
      </w:r>
      <w:r w:rsidR="006661D1">
        <w:t xml:space="preserve"> </w:t>
      </w:r>
      <w:r w:rsidR="006661D1" w:rsidRPr="00AE51E8">
        <w:t xml:space="preserve">followed by GPT-3.5 (0.56), </w:t>
      </w:r>
      <w:proofErr w:type="spellStart"/>
      <w:r w:rsidR="006661D1" w:rsidRPr="00AE51E8">
        <w:t>InSilicoVA</w:t>
      </w:r>
      <w:proofErr w:type="spellEnd"/>
      <w:r w:rsidR="006661D1" w:rsidRPr="00AE51E8">
        <w:t xml:space="preserve"> (0.44), and InterVA-5 (0.44) (Figure 2). GPT-3.5 and GPT-4 had improvements from 0.14-0.</w:t>
      </w:r>
      <w:r w:rsidR="006661D1" w:rsidRPr="003000A7">
        <w:t>18 in the PCCC</w:t>
      </w:r>
      <w:r w:rsidR="006661D1" w:rsidRPr="00AE51E8">
        <w:t xml:space="preserve"> over </w:t>
      </w:r>
      <w:proofErr w:type="spellStart"/>
      <w:r w:rsidR="006661D1" w:rsidRPr="00AE51E8">
        <w:t>InSilicoVA</w:t>
      </w:r>
      <w:proofErr w:type="spellEnd"/>
      <w:r w:rsidR="006661D1" w:rsidRPr="00AE51E8">
        <w:t xml:space="preserve"> and InterVA-5, while GPT-4 slightly improved over GPT-3.5 by 0.05.</w:t>
      </w:r>
      <w:r>
        <w:t xml:space="preserve"> </w:t>
      </w:r>
      <w:r w:rsidR="006661D1" w:rsidRPr="00AE51E8">
        <w:t xml:space="preserve">Figure 3 shows the </w:t>
      </w:r>
      <w:r w:rsidR="0017040A">
        <w:t>individual</w:t>
      </w:r>
      <w:r w:rsidR="006661D1" w:rsidRPr="00AE51E8">
        <w:t xml:space="preserve"> performance across three age groups (adult, child, and</w:t>
      </w:r>
      <w:r w:rsidR="006661D1">
        <w:t xml:space="preserve"> neonate). GPT-4 had the best performance for </w:t>
      </w:r>
      <w:r w:rsidR="006661D1" w:rsidRPr="00AE51E8">
        <w:t xml:space="preserve">adult and neonatal records (0.64 and 0.58), while GPT-3.5 had the best performance for child records (0.54) with GPT-4 performing slightly worse (0.51). </w:t>
      </w:r>
      <w:proofErr w:type="spellStart"/>
      <w:r w:rsidR="006661D1" w:rsidRPr="00AE51E8">
        <w:t>InSilicoVA</w:t>
      </w:r>
      <w:proofErr w:type="spellEnd"/>
      <w:r w:rsidR="006661D1" w:rsidRPr="00AE51E8">
        <w:t xml:space="preserve"> and InterVA-5 performed the wors</w:t>
      </w:r>
      <w:r w:rsidR="00BB6EDC">
        <w:t>t</w:t>
      </w:r>
      <w:r w:rsidR="006661D1" w:rsidRPr="00AE51E8">
        <w:t xml:space="preserve"> for adult and child records (</w:t>
      </w:r>
      <w:r w:rsidR="00950B8F">
        <w:t xml:space="preserve">less than </w:t>
      </w:r>
      <w:r w:rsidR="006661D1" w:rsidRPr="00AE51E8">
        <w:t>0.5), while GPT-3.5 performed the worse for neonatal records (0.42). Performance varied less for child deaths (</w:t>
      </w:r>
      <w:r w:rsidR="00FF7587">
        <w:t xml:space="preserve">range: </w:t>
      </w:r>
      <w:r w:rsidR="006661D1" w:rsidRPr="00AE51E8">
        <w:t>0.13) than for adult and neonatal deaths (</w:t>
      </w:r>
      <w:r w:rsidR="00FF7587">
        <w:t xml:space="preserve">range: </w:t>
      </w:r>
      <w:r w:rsidR="006661D1" w:rsidRPr="00AE51E8">
        <w:t>0.24 and 0.22). Across ages, all models followed a similar pattern in performance (Figure 4)</w:t>
      </w:r>
      <w:r w:rsidR="00BE64EA">
        <w:t>. In adults, performance decreased with age</w:t>
      </w:r>
      <w:r w:rsidR="00AE713F">
        <w:t xml:space="preserve"> for 12 to 59 years</w:t>
      </w:r>
      <w:r w:rsidR="00BE64EA">
        <w:t xml:space="preserve"> (from 0.7 down to 0.35), suggesting greater difficulty in assigning CODs among older adults, with a modest improvement observed after age 59. Among children and neonates, performance improved </w:t>
      </w:r>
      <w:r w:rsidR="007B630B">
        <w:t>from</w:t>
      </w:r>
      <w:r w:rsidR="00BE64EA">
        <w:t xml:space="preserve"> 5 months</w:t>
      </w:r>
      <w:r w:rsidR="007B630B">
        <w:t xml:space="preserve"> to 11 years</w:t>
      </w:r>
      <w:r w:rsidR="00BE64EA">
        <w:t xml:space="preserve"> (from 0.1 towards 0.75), indicating greater model reliability as developmental age advanced. </w:t>
      </w:r>
      <w:r w:rsidR="006661D1">
        <w:t>The highest and lowest performances were observed for ages 12-29 years (0.4</w:t>
      </w:r>
      <w:r w:rsidR="000F45CF">
        <w:t>-</w:t>
      </w:r>
      <w:r w:rsidR="006661D1">
        <w:t>0.7) and 1-11 months (0.1</w:t>
      </w:r>
      <w:r w:rsidR="000F45CF">
        <w:t>-</w:t>
      </w:r>
      <w:r w:rsidR="006661D1">
        <w:t>0.35) respectively.</w:t>
      </w:r>
    </w:p>
    <w:p w14:paraId="4A763082" w14:textId="66EFDB7C" w:rsidR="0028326E" w:rsidRDefault="00F9667F" w:rsidP="009A3616">
      <w:pPr>
        <w:spacing w:after="80" w:line="240" w:lineRule="auto"/>
      </w:pPr>
      <w:r>
        <w:rPr>
          <w:noProof/>
          <w:lang w:val="en-US"/>
        </w:rPr>
        <w:drawing>
          <wp:inline distT="0" distB="0" distL="0" distR="0" wp14:anchorId="1AC42168" wp14:editId="3448E88D">
            <wp:extent cx="4491275" cy="2642717"/>
            <wp:effectExtent l="0" t="0" r="0" b="0"/>
            <wp:docPr id="1231772971" name="Picture 12" descr="A graph with blue and pink stri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72971" name="Picture 12" descr="A graph with blue and pink strip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24252" cy="2720962"/>
                    </a:xfrm>
                    <a:prstGeom prst="rect">
                      <a:avLst/>
                    </a:prstGeom>
                  </pic:spPr>
                </pic:pic>
              </a:graphicData>
            </a:graphic>
          </wp:inline>
        </w:drawing>
      </w:r>
    </w:p>
    <w:p w14:paraId="48218EF5" w14:textId="27D66123" w:rsidR="0028326E" w:rsidRDefault="0028326E" w:rsidP="009A3616">
      <w:pPr>
        <w:pStyle w:val="FigureCaption"/>
      </w:pPr>
      <w:r w:rsidRPr="00C74886">
        <w:rPr>
          <w:b/>
          <w:bCs w:val="0"/>
        </w:rPr>
        <w:t>Fig. 2</w:t>
      </w:r>
      <w:r w:rsidRPr="00C74886">
        <w:t xml:space="preserve"> </w:t>
      </w:r>
      <w:r w:rsidR="005C2E2B">
        <w:t>I</w:t>
      </w:r>
      <w:r w:rsidR="00263A95">
        <w:t xml:space="preserve">ndividual (PCCC) and population (CSMF accuracy) </w:t>
      </w:r>
      <w:r w:rsidR="00EF1439">
        <w:t xml:space="preserve">level </w:t>
      </w:r>
      <w:r w:rsidR="00531726">
        <w:t xml:space="preserve">verbal autopsy coding </w:t>
      </w:r>
      <w:r w:rsidR="00263A95">
        <w:t>performance</w:t>
      </w:r>
      <w:r w:rsidR="00570D04">
        <w:t xml:space="preserve"> </w:t>
      </w:r>
      <w:r w:rsidR="00F337FF">
        <w:t xml:space="preserve">of all </w:t>
      </w:r>
      <w:r w:rsidR="005C2E2B">
        <w:t>6939 deaths</w:t>
      </w:r>
      <w:r w:rsidRPr="00C74886">
        <w:t>.</w:t>
      </w:r>
      <w:r w:rsidR="00D064ED">
        <w:t xml:space="preserve"> PCCC and CSMF accuracy values range from 0 to 1.</w:t>
      </w:r>
      <w:r w:rsidR="00D2219B">
        <w:t xml:space="preserve"> PCCC values of 1 indicate complete agreement with physician coding per </w:t>
      </w:r>
      <w:r w:rsidR="00DC1A50">
        <w:t>individual death</w:t>
      </w:r>
      <w:r w:rsidR="00D2219B">
        <w:t xml:space="preserve">, while CSMF accuracy values of 1 indicate complete agreement with physician coding per cause, irrespective of individual </w:t>
      </w:r>
      <w:r w:rsidR="007547AF">
        <w:t>death</w:t>
      </w:r>
      <w:r w:rsidR="00D2219B">
        <w:t>s.</w:t>
      </w:r>
    </w:p>
    <w:p w14:paraId="300B3E75" w14:textId="1E9313E7" w:rsidR="0028326E" w:rsidRDefault="0037412E" w:rsidP="009A3616">
      <w:pPr>
        <w:tabs>
          <w:tab w:val="center" w:pos="2120"/>
          <w:tab w:val="center" w:pos="2674"/>
          <w:tab w:val="center" w:pos="3315"/>
          <w:tab w:val="center" w:pos="3926"/>
          <w:tab w:val="center" w:pos="4625"/>
          <w:tab w:val="center" w:pos="5287"/>
          <w:tab w:val="center" w:pos="6035"/>
          <w:tab w:val="center" w:pos="6637"/>
        </w:tabs>
        <w:spacing w:after="80" w:line="240" w:lineRule="auto"/>
        <w:jc w:val="left"/>
      </w:pPr>
      <w:r>
        <w:rPr>
          <w:noProof/>
          <w:lang w:val="en-US"/>
        </w:rPr>
        <w:lastRenderedPageBreak/>
        <w:drawing>
          <wp:inline distT="0" distB="0" distL="0" distR="0" wp14:anchorId="0B6F4570" wp14:editId="08D25FD9">
            <wp:extent cx="4976900" cy="2193561"/>
            <wp:effectExtent l="0" t="0" r="0" b="0"/>
            <wp:docPr id="16310685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68511" name="Picture 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00946" cy="2204159"/>
                    </a:xfrm>
                    <a:prstGeom prst="rect">
                      <a:avLst/>
                    </a:prstGeom>
                  </pic:spPr>
                </pic:pic>
              </a:graphicData>
            </a:graphic>
          </wp:inline>
        </w:drawing>
      </w:r>
    </w:p>
    <w:p w14:paraId="38ABC0AB" w14:textId="1B7D70AE" w:rsidR="0028326E" w:rsidRDefault="0028326E" w:rsidP="009A3616">
      <w:pPr>
        <w:pStyle w:val="FigureCaption"/>
      </w:pPr>
      <w:r>
        <w:rPr>
          <w:b/>
        </w:rPr>
        <w:t xml:space="preserve">Fig. 3 </w:t>
      </w:r>
      <w:r w:rsidR="00F66029">
        <w:t>Individual-level</w:t>
      </w:r>
      <w:r w:rsidR="000D64BF">
        <w:t xml:space="preserve"> </w:t>
      </w:r>
      <w:r w:rsidR="00545CB7">
        <w:t>verbal autopsy coding</w:t>
      </w:r>
      <w:r>
        <w:t xml:space="preserve"> performance by age group.</w:t>
      </w:r>
      <w:r w:rsidR="00DC1A50">
        <w:t xml:space="preserve"> PCCC values </w:t>
      </w:r>
      <w:r w:rsidR="00E04D3B">
        <w:t>range from 0 to</w:t>
      </w:r>
      <w:r w:rsidR="00DC1A50">
        <w:t xml:space="preserve"> 1</w:t>
      </w:r>
      <w:r w:rsidR="00E04D3B">
        <w:t>, with 1</w:t>
      </w:r>
      <w:r w:rsidR="00DC1A50">
        <w:t xml:space="preserve"> indicat</w:t>
      </w:r>
      <w:r w:rsidR="00E04D3B">
        <w:t>ing</w:t>
      </w:r>
      <w:r w:rsidR="00DC1A50">
        <w:t xml:space="preserve"> complete agreement with physician coding</w:t>
      </w:r>
      <w:r w:rsidR="0059675A">
        <w:t xml:space="preserve"> per individual death.</w:t>
      </w:r>
      <w:r w:rsidR="00240796">
        <w:t xml:space="preserve"> R (range) represents the difference between the maximum and minimum PCCC values across all models per age group.</w:t>
      </w:r>
    </w:p>
    <w:p w14:paraId="0116B050" w14:textId="3F8ABBBE" w:rsidR="00C20E1C" w:rsidRDefault="0005709E" w:rsidP="009A3616">
      <w:pPr>
        <w:tabs>
          <w:tab w:val="center" w:pos="1889"/>
          <w:tab w:val="center" w:pos="2262"/>
          <w:tab w:val="center" w:pos="2718"/>
          <w:tab w:val="center" w:pos="3142"/>
          <w:tab w:val="center" w:pos="3650"/>
          <w:tab w:val="center" w:pos="4102"/>
          <w:tab w:val="center" w:pos="4637"/>
          <w:tab w:val="center" w:pos="5084"/>
          <w:tab w:val="center" w:pos="5614"/>
          <w:tab w:val="center" w:pos="6365"/>
        </w:tabs>
        <w:spacing w:after="80" w:line="240" w:lineRule="auto"/>
        <w:jc w:val="left"/>
      </w:pPr>
      <w:r>
        <w:rPr>
          <w:noProof/>
          <w:lang w:val="en-US"/>
        </w:rPr>
        <w:drawing>
          <wp:inline distT="0" distB="0" distL="0" distR="0" wp14:anchorId="48512C0F" wp14:editId="3D06696E">
            <wp:extent cx="5426439" cy="3192686"/>
            <wp:effectExtent l="0" t="0" r="0" b="0"/>
            <wp:docPr id="479491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9129"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39726" cy="3200503"/>
                    </a:xfrm>
                    <a:prstGeom prst="rect">
                      <a:avLst/>
                    </a:prstGeom>
                  </pic:spPr>
                </pic:pic>
              </a:graphicData>
            </a:graphic>
          </wp:inline>
        </w:drawing>
      </w:r>
    </w:p>
    <w:p w14:paraId="36F8C7D3" w14:textId="02C264F1" w:rsidR="00C20E1C" w:rsidRDefault="00C20E1C" w:rsidP="009A3616">
      <w:pPr>
        <w:pStyle w:val="FigureCaption"/>
      </w:pPr>
      <w:r>
        <w:rPr>
          <w:b/>
        </w:rPr>
        <w:t xml:space="preserve">Fig. 4 </w:t>
      </w:r>
      <w:r w:rsidR="00F66029">
        <w:t>Individual-level</w:t>
      </w:r>
      <w:r w:rsidR="00F57CC6">
        <w:t xml:space="preserve"> m</w:t>
      </w:r>
      <w:r>
        <w:t xml:space="preserve">odel performance by age </w:t>
      </w:r>
      <w:r w:rsidR="00F57CC6">
        <w:t>of deceased</w:t>
      </w:r>
      <w:r>
        <w:t>.</w:t>
      </w:r>
      <w:r w:rsidR="0062739C">
        <w:t xml:space="preserve"> PCCC values range from 0 to 1, with 1 indicating complete agreement with physician coding per individual death.</w:t>
      </w:r>
      <w:r w:rsidR="00191B8B">
        <w:t xml:space="preserve"> Ages 0-27 days represent neonatal deaths, ages 1-11 months represent child deaths, and ages 12-69 years represent adult deaths. </w:t>
      </w:r>
    </w:p>
    <w:p w14:paraId="71E9A733" w14:textId="77777777" w:rsidR="00CD3E2C" w:rsidRDefault="00AD4706" w:rsidP="009A3616">
      <w:pPr>
        <w:pStyle w:val="Heading2"/>
      </w:pPr>
      <w:r>
        <w:t>Performance for 3826 Adult Records (12 to 69 years)</w:t>
      </w:r>
    </w:p>
    <w:p w14:paraId="74D4A510" w14:textId="0F98BC7D" w:rsidR="00016DEE" w:rsidRDefault="00AD4706" w:rsidP="009A3616">
      <w:r w:rsidRPr="00D43402">
        <w:t xml:space="preserve">Figure 5 presents </w:t>
      </w:r>
      <w:r>
        <w:t xml:space="preserve">performance across 17 adult CODs. GPT-4 achieved the highest </w:t>
      </w:r>
      <w:r w:rsidR="00F66029">
        <w:t>individual-level</w:t>
      </w:r>
      <w:r>
        <w:t xml:space="preserve"> performance for 10 of 17 CODs (0.35–0.99), followed by GPT-3.5 for 5 CODs (0.43–0.94</w:t>
      </w:r>
      <w:r w:rsidR="00016DEE">
        <w:t xml:space="preserve">), and </w:t>
      </w:r>
      <w:proofErr w:type="spellStart"/>
      <w:r w:rsidR="00016DEE">
        <w:t>InSilicoVA</w:t>
      </w:r>
      <w:proofErr w:type="spellEnd"/>
      <w:r w:rsidR="00016DEE">
        <w:t xml:space="preserve"> for 2 CODs (0.71 and 0.84). InterVA-5 </w:t>
      </w:r>
      <w:r w:rsidR="00B17C91">
        <w:t>had</w:t>
      </w:r>
      <w:r w:rsidR="00016DEE">
        <w:t xml:space="preserve"> the lowest performance for 8 CODs (0–0.79), </w:t>
      </w:r>
      <w:proofErr w:type="spellStart"/>
      <w:r w:rsidR="00016DEE">
        <w:t>InSilicoVA</w:t>
      </w:r>
      <w:proofErr w:type="spellEnd"/>
      <w:r w:rsidR="00016DEE">
        <w:t xml:space="preserve"> for 6 CODs (0.01–0.41), and GPT-3.5 for 2 CODs (0.38 and 0.53). The greatest improvements of GPT-3.5/4 over </w:t>
      </w:r>
      <w:proofErr w:type="spellStart"/>
      <w:r w:rsidR="00016DEE">
        <w:t>InSilicoVA</w:t>
      </w:r>
      <w:proofErr w:type="spellEnd"/>
      <w:r w:rsidR="00016DEE">
        <w:t xml:space="preserve"> and InterVA-5 were observed in chronic respiratory</w:t>
      </w:r>
      <w:r w:rsidR="00016DEE" w:rsidRPr="00016DEE">
        <w:t xml:space="preserve"> </w:t>
      </w:r>
      <w:r w:rsidR="00016DEE">
        <w:t>diseases (0.74-0.94</w:t>
      </w:r>
      <w:r w:rsidR="0022608C">
        <w:t xml:space="preserve"> in the PCCC</w:t>
      </w:r>
      <w:r w:rsidR="00016DEE">
        <w:t xml:space="preserve">), while the smallest improvements were for malaria (0.09-0.17 </w:t>
      </w:r>
      <w:r w:rsidR="0022608C">
        <w:t xml:space="preserve">in the </w:t>
      </w:r>
      <w:r w:rsidR="00016DEE">
        <w:t xml:space="preserve">PCCC). All models </w:t>
      </w:r>
      <w:r w:rsidR="007442F0">
        <w:t xml:space="preserve">performed well </w:t>
      </w:r>
      <w:r w:rsidR="00016DEE">
        <w:t xml:space="preserve">for maternal </w:t>
      </w:r>
      <w:r w:rsidR="00016DEE">
        <w:lastRenderedPageBreak/>
        <w:t xml:space="preserve">conditions (0.79–0.99), but </w:t>
      </w:r>
      <w:r w:rsidR="007442F0">
        <w:t>poorly</w:t>
      </w:r>
      <w:r w:rsidR="00016DEE">
        <w:t xml:space="preserve"> for unspecified infections (0.35–0.49), malaria (0.26–0.43), and ill-defined CODs (0–0.35). GPT-4 showed performance improvements </w:t>
      </w:r>
      <w:r w:rsidR="006748CC">
        <w:t xml:space="preserve">between </w:t>
      </w:r>
      <w:r w:rsidR="00016DEE">
        <w:t>over all other models for cancers</w:t>
      </w:r>
      <w:r w:rsidR="006748CC">
        <w:t xml:space="preserve"> (0.25-0.36 in the PCCC)</w:t>
      </w:r>
      <w:r w:rsidR="00016DEE">
        <w:t>, stroke (0.27–0.45</w:t>
      </w:r>
      <w:r w:rsidR="006748CC">
        <w:t xml:space="preserve"> in the PCCC</w:t>
      </w:r>
      <w:r w:rsidR="00016DEE">
        <w:t>), and diarrhoeal diseases (0.37–0.51</w:t>
      </w:r>
      <w:r w:rsidR="006748CC">
        <w:t xml:space="preserve"> in the PCCC</w:t>
      </w:r>
      <w:r w:rsidR="00016DEE">
        <w:t>). GPT-3.5 demonstrated similar gains for liver and alcohol-related diseases (0.27–0.52</w:t>
      </w:r>
      <w:r w:rsidR="00CA0731">
        <w:t xml:space="preserve"> in the PCCC</w:t>
      </w:r>
      <w:r w:rsidR="00016DEE">
        <w:t>). Performance variability across models was most pronounced for chronic respiratory diseases (range: 0.94), while narrower differences were observed for maternal conditions (</w:t>
      </w:r>
      <w:r w:rsidR="00EF7FE6">
        <w:t xml:space="preserve">range: </w:t>
      </w:r>
      <w:r w:rsidR="00016DEE">
        <w:t>0.20), malaria (</w:t>
      </w:r>
      <w:r w:rsidR="00EF7FE6">
        <w:t xml:space="preserve">range: </w:t>
      </w:r>
      <w:r w:rsidR="00016DEE">
        <w:t>0.17), ischemic heart disease (</w:t>
      </w:r>
      <w:r w:rsidR="00EF7FE6">
        <w:t xml:space="preserve">range: </w:t>
      </w:r>
      <w:r w:rsidR="00016DEE">
        <w:t>0.15), and unspecified infections (</w:t>
      </w:r>
      <w:r w:rsidR="00EF7FE6">
        <w:t xml:space="preserve">range: </w:t>
      </w:r>
      <w:r w:rsidR="00016DEE">
        <w:t>0.14).</w:t>
      </w:r>
    </w:p>
    <w:p w14:paraId="69DA65C4" w14:textId="1B032285" w:rsidR="00861BC2" w:rsidRDefault="001B2687" w:rsidP="009A3616">
      <w:pPr>
        <w:tabs>
          <w:tab w:val="center" w:pos="2068"/>
          <w:tab w:val="center" w:pos="2570"/>
          <w:tab w:val="center" w:pos="3143"/>
          <w:tab w:val="center" w:pos="3697"/>
          <w:tab w:val="center" w:pos="4322"/>
          <w:tab w:val="center" w:pos="4922"/>
          <w:tab w:val="center" w:pos="5591"/>
          <w:tab w:val="center" w:pos="6138"/>
        </w:tabs>
        <w:spacing w:after="80" w:line="240" w:lineRule="auto"/>
        <w:jc w:val="left"/>
      </w:pPr>
      <w:r>
        <w:rPr>
          <w:noProof/>
          <w:lang w:val="en-US"/>
        </w:rPr>
        <w:drawing>
          <wp:inline distT="0" distB="0" distL="0" distR="0" wp14:anchorId="624FFFE9" wp14:editId="4033CC4B">
            <wp:extent cx="4567003" cy="6048194"/>
            <wp:effectExtent l="0" t="0" r="5080" b="0"/>
            <wp:docPr id="20505364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6490"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87140" cy="6074862"/>
                    </a:xfrm>
                    <a:prstGeom prst="rect">
                      <a:avLst/>
                    </a:prstGeom>
                  </pic:spPr>
                </pic:pic>
              </a:graphicData>
            </a:graphic>
          </wp:inline>
        </w:drawing>
      </w:r>
    </w:p>
    <w:p w14:paraId="399024A3" w14:textId="3C216FD1" w:rsidR="00861BC2" w:rsidRDefault="00861BC2" w:rsidP="009A3616">
      <w:pPr>
        <w:pStyle w:val="FigureCaption"/>
      </w:pPr>
      <w:r>
        <w:rPr>
          <w:b/>
        </w:rPr>
        <w:t xml:space="preserve">Fig. 5 </w:t>
      </w:r>
      <w:r w:rsidR="00F66029">
        <w:t>Individual-level</w:t>
      </w:r>
      <w:r w:rsidR="00224955">
        <w:t xml:space="preserve"> m</w:t>
      </w:r>
      <w:r>
        <w:t xml:space="preserve">odel performance for adult </w:t>
      </w:r>
      <w:r w:rsidR="00224955">
        <w:t>causes of death</w:t>
      </w:r>
      <w:r>
        <w:t>.</w:t>
      </w:r>
      <w:r w:rsidR="00190375">
        <w:t xml:space="preserve"> PCCC values range from 0 to 1, with 1 indicating complete agreement with physician coding per individual death. R (range) represents the difference between the maximum and minimum PCCC values across all models per </w:t>
      </w:r>
      <w:r w:rsidR="004A4B79">
        <w:t>cause of death</w:t>
      </w:r>
      <w:r w:rsidR="00190375">
        <w:t>.</w:t>
      </w:r>
      <w:r w:rsidR="00691D88">
        <w:t xml:space="preserve"> Symbols on the left </w:t>
      </w:r>
      <w:r w:rsidR="00AF68D6">
        <w:t>show</w:t>
      </w:r>
      <w:r w:rsidR="00691D88">
        <w:t xml:space="preserve"> lowest performing models, while symbols on the right</w:t>
      </w:r>
      <w:r w:rsidR="00E24BFA">
        <w:t xml:space="preserve"> with bolded text</w:t>
      </w:r>
      <w:r w:rsidR="00691D88">
        <w:t xml:space="preserve"> </w:t>
      </w:r>
      <w:r w:rsidR="00AF68D6">
        <w:t>show</w:t>
      </w:r>
      <w:r w:rsidR="00691D88">
        <w:t xml:space="preserve"> highest performing models per cause of death.</w:t>
      </w:r>
      <w:r w:rsidR="00EB5606">
        <w:t xml:space="preserve"> Suicide (n=3, </w:t>
      </w:r>
      <w:r w:rsidR="00780A93">
        <w:t>&lt;</w:t>
      </w:r>
      <w:r w:rsidR="00EB5606">
        <w:t>1%) was excluded due to low sample size.</w:t>
      </w:r>
    </w:p>
    <w:p w14:paraId="7A5B4770" w14:textId="77777777" w:rsidR="00CD3E2C" w:rsidRDefault="00AD4706" w:rsidP="009A3616">
      <w:pPr>
        <w:pStyle w:val="Heading2"/>
      </w:pPr>
      <w:r>
        <w:lastRenderedPageBreak/>
        <w:t>Performance for 2636 Child Records (28 Days to 11 Years)</w:t>
      </w:r>
    </w:p>
    <w:p w14:paraId="1AD08847" w14:textId="2E72A44B" w:rsidR="00CD3E2C" w:rsidRDefault="00AD4706" w:rsidP="009A3616">
      <w:r w:rsidRPr="0029551B">
        <w:t xml:space="preserve">Figure 6 shows individual-level performance across 8 child CODs. GPT-4 achieved the highest PCCC for 4 of the 8 CODs (0.65–0.94), followed by GPT-3.5 for 3 CODs (0.44–0.88), and </w:t>
      </w:r>
      <w:proofErr w:type="spellStart"/>
      <w:r w:rsidRPr="0029551B">
        <w:t>InSilicoVA</w:t>
      </w:r>
      <w:proofErr w:type="spellEnd"/>
      <w:r w:rsidRPr="0029551B">
        <w:t xml:space="preserve"> for 1 COD (0.78). InterVA-5 had the lowest performance for 4 CODs (0.09–0.79), </w:t>
      </w:r>
      <w:proofErr w:type="spellStart"/>
      <w:r w:rsidRPr="0029551B">
        <w:t>InSilicoVA</w:t>
      </w:r>
      <w:proofErr w:type="spellEnd"/>
      <w:r w:rsidRPr="0029551B">
        <w:t xml:space="preserve"> for 3 CODs (0–0.35), and GPT-3.5 for 1 COD (0.58). All models performed well for injuries</w:t>
      </w:r>
      <w:r w:rsidR="002F2AB1">
        <w:t xml:space="preserve"> (</w:t>
      </w:r>
      <w:r w:rsidRPr="0029551B">
        <w:t>0.79–0.94</w:t>
      </w:r>
      <w:r w:rsidR="002F2AB1">
        <w:t>)</w:t>
      </w:r>
      <w:r w:rsidRPr="0029551B">
        <w:t>,</w:t>
      </w:r>
      <w:r>
        <w:t xml:space="preserve"> </w:t>
      </w:r>
      <w:r w:rsidR="004E7C5A">
        <w:t>while</w:t>
      </w:r>
      <w:r>
        <w:t xml:space="preserve"> </w:t>
      </w:r>
      <w:r w:rsidR="00BF24CC">
        <w:t>showing</w:t>
      </w:r>
      <w:r>
        <w:t xml:space="preserve"> lower performance for malaria (0.35–0.54) and other infections (0.29–0.44). GPT-4 demonstrated an improvement over other models for ill-defined CODs, with improvements </w:t>
      </w:r>
      <w:r w:rsidR="00C13434">
        <w:t>between</w:t>
      </w:r>
      <w:r>
        <w:t xml:space="preserve"> </w:t>
      </w:r>
      <w:r w:rsidR="00C13434">
        <w:t xml:space="preserve">0.38–0.65 in the </w:t>
      </w:r>
      <w:r w:rsidRPr="00574A83">
        <w:t>PCCC</w:t>
      </w:r>
      <w:r>
        <w:t xml:space="preserve">, </w:t>
      </w:r>
      <w:r w:rsidR="00E23769">
        <w:t>while demonstrating</w:t>
      </w:r>
      <w:r>
        <w:t xml:space="preserve"> stronger performance for injuries, with gains of 0.11</w:t>
      </w:r>
      <w:r w:rsidR="00C50A80">
        <w:t>-</w:t>
      </w:r>
      <w:r>
        <w:t>0.15</w:t>
      </w:r>
      <w:r w:rsidR="008865C0">
        <w:t xml:space="preserve"> </w:t>
      </w:r>
      <w:r>
        <w:t>compared to 0.01</w:t>
      </w:r>
      <w:r w:rsidR="00C50A80">
        <w:t>-</w:t>
      </w:r>
      <w:r>
        <w:t>0.04</w:t>
      </w:r>
      <w:r w:rsidR="0078319E">
        <w:t xml:space="preserve"> in the PCCC</w:t>
      </w:r>
      <w:r>
        <w:t xml:space="preserve"> for other models. Performance differences exceeding 0.60</w:t>
      </w:r>
      <w:r w:rsidR="006661D1">
        <w:t xml:space="preserve"> </w:t>
      </w:r>
      <w:r w:rsidR="006661D1" w:rsidRPr="00574A83">
        <w:t>in the</w:t>
      </w:r>
      <w:r w:rsidRPr="00574A83">
        <w:t xml:space="preserve"> PCCC</w:t>
      </w:r>
      <w:r>
        <w:t xml:space="preserve"> were observed for epilepsy, leukaemia, other communicable diseases (range: 0.73), ill-defined causes (</w:t>
      </w:r>
      <w:r w:rsidR="006661D1">
        <w:t xml:space="preserve">range: </w:t>
      </w:r>
      <w:r>
        <w:t>0.65), and nutritional deficiencies (</w:t>
      </w:r>
      <w:r w:rsidR="006661D1">
        <w:t xml:space="preserve">range: </w:t>
      </w:r>
      <w:r>
        <w:t>0.61).</w:t>
      </w:r>
      <w:r w:rsidR="00757560">
        <w:t xml:space="preserve"> </w:t>
      </w:r>
      <w:r>
        <w:t xml:space="preserve">In contrast, narrower differences (less than 0.30 </w:t>
      </w:r>
      <w:r w:rsidR="006661D1">
        <w:t xml:space="preserve">in the </w:t>
      </w:r>
      <w:r>
        <w:t>PCCC) were seen for malaria (</w:t>
      </w:r>
      <w:r w:rsidR="006661D1">
        <w:t xml:space="preserve">range: </w:t>
      </w:r>
      <w:r>
        <w:t>0.20), injuries, and other infections (</w:t>
      </w:r>
      <w:r w:rsidR="006661D1">
        <w:t xml:space="preserve">range: </w:t>
      </w:r>
      <w:r>
        <w:t>0.15).</w:t>
      </w:r>
    </w:p>
    <w:p w14:paraId="351F2F79" w14:textId="7AFF33B4" w:rsidR="00522570" w:rsidRDefault="00607AFD" w:rsidP="009A3616">
      <w:pPr>
        <w:tabs>
          <w:tab w:val="center" w:pos="1922"/>
          <w:tab w:val="center" w:pos="2481"/>
          <w:tab w:val="center" w:pos="3117"/>
          <w:tab w:val="center" w:pos="3733"/>
          <w:tab w:val="center" w:pos="4427"/>
          <w:tab w:val="center" w:pos="5094"/>
          <w:tab w:val="center" w:pos="5837"/>
          <w:tab w:val="center" w:pos="6445"/>
        </w:tabs>
        <w:spacing w:after="80" w:line="240" w:lineRule="auto"/>
        <w:jc w:val="left"/>
      </w:pPr>
      <w:r>
        <w:rPr>
          <w:noProof/>
          <w:lang w:val="en-US"/>
        </w:rPr>
        <w:drawing>
          <wp:inline distT="0" distB="0" distL="0" distR="0" wp14:anchorId="2B6F7581" wp14:editId="17EACDA9">
            <wp:extent cx="4936913" cy="4362138"/>
            <wp:effectExtent l="0" t="0" r="0" b="0"/>
            <wp:docPr id="14444774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77489" name="Pictur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47699" cy="4371668"/>
                    </a:xfrm>
                    <a:prstGeom prst="rect">
                      <a:avLst/>
                    </a:prstGeom>
                  </pic:spPr>
                </pic:pic>
              </a:graphicData>
            </a:graphic>
          </wp:inline>
        </w:drawing>
      </w:r>
    </w:p>
    <w:p w14:paraId="451AEDBC" w14:textId="4734DB91" w:rsidR="00522570" w:rsidRDefault="00522570" w:rsidP="009A3616">
      <w:pPr>
        <w:pStyle w:val="FigureCaption"/>
      </w:pPr>
      <w:r>
        <w:rPr>
          <w:b/>
        </w:rPr>
        <w:t xml:space="preserve">Fig. 6 </w:t>
      </w:r>
      <w:r w:rsidR="00F66029">
        <w:t>Individual-level</w:t>
      </w:r>
      <w:r w:rsidR="00BA72AD">
        <w:t xml:space="preserve"> model</w:t>
      </w:r>
      <w:r>
        <w:t xml:space="preserve"> performance for child </w:t>
      </w:r>
      <w:r w:rsidR="00BA72AD">
        <w:t>causes of death</w:t>
      </w:r>
      <w:r>
        <w:t>.</w:t>
      </w:r>
      <w:r w:rsidR="006E17B1">
        <w:t xml:space="preserve"> </w:t>
      </w:r>
      <w:r w:rsidR="007300E5">
        <w:t>PCCC values range from 0 to 1, with 1 indicating complete agreement with physician coding per individual death. R (range) represents the difference between the maximum and minimum PCCC values across all models per cause of death.</w:t>
      </w:r>
      <w:r w:rsidR="00B22FA4">
        <w:t xml:space="preserve"> Symbols on the far left represent lowest performing models, while symbols on the right</w:t>
      </w:r>
      <w:r w:rsidR="009D4652">
        <w:t xml:space="preserve"> with bolded text</w:t>
      </w:r>
      <w:r w:rsidR="00B22FA4">
        <w:t xml:space="preserve"> represent highest performing models per cause of death.</w:t>
      </w:r>
      <w:r w:rsidR="007300E5">
        <w:t xml:space="preserve"> </w:t>
      </w:r>
      <w:r w:rsidR="006E17B1">
        <w:t>Congenital anomalies (n=1, &lt;1%) was excluded due to low sample size.</w:t>
      </w:r>
    </w:p>
    <w:p w14:paraId="4D08D78C" w14:textId="77777777" w:rsidR="00CD3E2C" w:rsidRDefault="00AD4706" w:rsidP="009A3616">
      <w:pPr>
        <w:pStyle w:val="Heading2"/>
      </w:pPr>
      <w:r>
        <w:lastRenderedPageBreak/>
        <w:t>Performance for 477 Neonatal Records (Under 28 Days)</w:t>
      </w:r>
    </w:p>
    <w:p w14:paraId="6581AF9F" w14:textId="0C34ECE8" w:rsidR="00CD3E2C" w:rsidRDefault="00AD4706" w:rsidP="009A3616">
      <w:r>
        <w:t xml:space="preserve">Figure </w:t>
      </w:r>
      <w:r>
        <w:rPr>
          <w:color w:val="0000FF"/>
        </w:rPr>
        <w:t xml:space="preserve">7 </w:t>
      </w:r>
      <w:r>
        <w:t xml:space="preserve">shows model performance across 5 neonatal CODs. GPT-4 achieved the </w:t>
      </w:r>
      <w:r w:rsidR="00D20BD4">
        <w:t>highest performance</w:t>
      </w:r>
      <w:r>
        <w:t xml:space="preserve"> for 3 of the 5 CODs (0.39–0.71), while GPT-3.5 and </w:t>
      </w:r>
      <w:proofErr w:type="spellStart"/>
      <w:r>
        <w:t>InSilicoVA</w:t>
      </w:r>
      <w:proofErr w:type="spellEnd"/>
      <w:r>
        <w:t xml:space="preserve"> had the highest</w:t>
      </w:r>
      <w:r w:rsidR="005034E1">
        <w:t xml:space="preserve"> performance</w:t>
      </w:r>
      <w:r>
        <w:t xml:space="preserve"> for </w:t>
      </w:r>
      <w:r w:rsidR="00994B6D">
        <w:t>one</w:t>
      </w:r>
      <w:r>
        <w:t xml:space="preserve"> COD each (0.57 and 0.86). GPT-3.5 showed the lowest </w:t>
      </w:r>
      <w:r w:rsidR="00C4395C">
        <w:t>performance</w:t>
      </w:r>
      <w:r>
        <w:t xml:space="preserve"> for 3 CODs (0–0.13), and InterVA-5 for 2 CODs (0.01 and 0.48). Performance was similar across all models for stillbirths (0.48–0.57)</w:t>
      </w:r>
      <w:r w:rsidR="00B5382B">
        <w:t xml:space="preserve">. Notably, </w:t>
      </w:r>
      <w:r>
        <w:t xml:space="preserve">only GPT-4 achieved a PCCC greater than </w:t>
      </w:r>
      <w:r w:rsidR="0024654D">
        <w:t>zero</w:t>
      </w:r>
      <w:r>
        <w:t xml:space="preserve"> for prematurity-related deaths. </w:t>
      </w:r>
      <w:proofErr w:type="spellStart"/>
      <w:r>
        <w:t>InSilicoVA</w:t>
      </w:r>
      <w:proofErr w:type="spellEnd"/>
      <w:r>
        <w:t xml:space="preserve"> outperformed all other models for neonatal infections, with gains of 0.18–0.73</w:t>
      </w:r>
      <w:r w:rsidR="00590100">
        <w:t xml:space="preserve"> in the</w:t>
      </w:r>
      <w:r>
        <w:t xml:space="preserve"> PCCC. </w:t>
      </w:r>
      <w:r w:rsidR="00E57997">
        <w:t>Larger p</w:t>
      </w:r>
      <w:r>
        <w:t>erformance differences</w:t>
      </w:r>
      <w:r w:rsidR="005002DA">
        <w:t xml:space="preserve"> between models</w:t>
      </w:r>
      <w:r w:rsidR="00E57997">
        <w:t xml:space="preserve"> were observed </w:t>
      </w:r>
      <w:r>
        <w:t>for infections (range: 0.73) and prematurity and low birthweight (0.7)</w:t>
      </w:r>
      <w:r w:rsidR="00E57997">
        <w:t>, while lower differences were seen in s</w:t>
      </w:r>
      <w:r>
        <w:t>tillbirth (range: 0.09).</w:t>
      </w:r>
    </w:p>
    <w:p w14:paraId="47748628" w14:textId="390BF0D6" w:rsidR="001C7202" w:rsidRDefault="00C80BC6" w:rsidP="009A3616">
      <w:pPr>
        <w:spacing w:after="80" w:line="240" w:lineRule="auto"/>
        <w:jc w:val="left"/>
      </w:pPr>
      <w:r>
        <w:rPr>
          <w:noProof/>
          <w:lang w:val="en-US"/>
        </w:rPr>
        <w:drawing>
          <wp:inline distT="0" distB="0" distL="0" distR="0" wp14:anchorId="1A230AE0" wp14:editId="7AE67C99">
            <wp:extent cx="5566348" cy="3275003"/>
            <wp:effectExtent l="0" t="0" r="0" b="0"/>
            <wp:docPr id="5211367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36775"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5393" cy="3286208"/>
                    </a:xfrm>
                    <a:prstGeom prst="rect">
                      <a:avLst/>
                    </a:prstGeom>
                  </pic:spPr>
                </pic:pic>
              </a:graphicData>
            </a:graphic>
          </wp:inline>
        </w:drawing>
      </w:r>
    </w:p>
    <w:p w14:paraId="6372D57A" w14:textId="0281B2EC" w:rsidR="001C7202" w:rsidRDefault="001C7202" w:rsidP="009A3616">
      <w:pPr>
        <w:pStyle w:val="FigureCaption"/>
      </w:pPr>
      <w:r w:rsidRPr="00F75706">
        <w:rPr>
          <w:b/>
          <w:bCs w:val="0"/>
        </w:rPr>
        <w:t>Fig. 7</w:t>
      </w:r>
      <w:r w:rsidRPr="00F75706">
        <w:t xml:space="preserve"> </w:t>
      </w:r>
      <w:r w:rsidR="00F66029">
        <w:t>Individual-level</w:t>
      </w:r>
      <w:r w:rsidR="007378C6">
        <w:t xml:space="preserve"> model</w:t>
      </w:r>
      <w:r w:rsidRPr="00F75706">
        <w:t xml:space="preserve"> performance for neonatal </w:t>
      </w:r>
      <w:r w:rsidR="007378C6">
        <w:t>causes of death</w:t>
      </w:r>
      <w:r w:rsidRPr="00F75706">
        <w:t>.</w:t>
      </w:r>
      <w:r w:rsidR="004C692B">
        <w:t xml:space="preserve"> PCCC values range from 0 to 1, with 1 indicating complete agreement with physician coding per individual death. R (range) represents the difference between the maximum and minimum PCCC values across all models per cause of death. Symbols on the far left represent lowest performing models, while symbols on the right with bolded text represent highest performing models per cause of death. Congenital anomalies (n=</w:t>
      </w:r>
      <w:r w:rsidR="001E18DF">
        <w:t>2</w:t>
      </w:r>
      <w:r w:rsidR="004C692B">
        <w:t>, &lt;1%)</w:t>
      </w:r>
      <w:r w:rsidR="001E18DF">
        <w:t xml:space="preserve"> and other causes (n=5, 1%)</w:t>
      </w:r>
      <w:r w:rsidR="004C692B">
        <w:t xml:space="preserve"> w</w:t>
      </w:r>
      <w:r w:rsidR="001E18DF">
        <w:t>ere</w:t>
      </w:r>
      <w:r w:rsidR="004C692B">
        <w:t xml:space="preserve"> excluded due to low sample size.</w:t>
      </w:r>
    </w:p>
    <w:p w14:paraId="53216837" w14:textId="175C8747" w:rsidR="00CD3E2C" w:rsidRPr="00A77565" w:rsidRDefault="00AD4706" w:rsidP="009A3616">
      <w:pPr>
        <w:pStyle w:val="Heading1"/>
      </w:pPr>
      <w:r>
        <w:t>Discussion</w:t>
      </w:r>
    </w:p>
    <w:p w14:paraId="5BA18DEE" w14:textId="3EC3B830" w:rsidR="003506FC" w:rsidRDefault="0079407E" w:rsidP="009A3616">
      <w:r>
        <w:t xml:space="preserve">As </w:t>
      </w:r>
      <w:r w:rsidR="00AE25DE">
        <w:t xml:space="preserve">model </w:t>
      </w:r>
      <w:r>
        <w:t>performance varied by disease and age, the</w:t>
      </w:r>
      <w:r w:rsidRPr="00835019">
        <w:t xml:space="preserve"> findings s</w:t>
      </w:r>
      <w:r>
        <w:t xml:space="preserve">uggest cause-specific models to </w:t>
      </w:r>
      <w:r w:rsidRPr="00835019">
        <w:t>maximiz</w:t>
      </w:r>
      <w:r>
        <w:t>e</w:t>
      </w:r>
      <w:r w:rsidRPr="00835019">
        <w:t xml:space="preserve"> </w:t>
      </w:r>
      <w:r>
        <w:t>performance</w:t>
      </w:r>
      <w:r w:rsidRPr="00835019">
        <w:t xml:space="preserve"> across disease categories</w:t>
      </w:r>
      <w:r>
        <w:t xml:space="preserve">, and ensuring that performance across age align with expectations from clinical literature as validation </w:t>
      </w:r>
      <w:r>
        <w:fldChar w:fldCharType="begin"/>
      </w:r>
      <w:r w:rsidR="004B119E">
        <w:instrText xml:space="preserve"> ADDIN ZOTERO_ITEM CSL_CITATION {"citationID":"00000033","properties":{"unsorted":false,"formattedCitation":"[56, 57]","plainCitation":"[56, 57]","noteIndex":0},"citationItems":[{"id":3255,"uris":["http://zotero.org/users/6749620/items/6REPLBAC"],"itemData":{"id":3255,"type":"article-journal","abstract":"Prognosis of Hypoxic-Ischemic Encephalopathy (HIE) remains challenging and uncertain. This paper investigates how physicians understand and address the ethical challenges of prognostic uncertainty in the case of neonatal HIE, contextualized within the social science literature.","container-title":"Journal of Perinatology","DOI":"10.1038/s41372-018-0296-3","ISSN":"1476-5543","issue":"2","journalAbbreviation":"J Perinatol","language":"en","license":"2018 Springer Nature America, Inc.","note":"publisher: Nature Publishing Group","page":"278-285","source":"www.nature.com","title":"The complexity of physicians’ understanding and management of prognostic uncertainty in neonatal hypoxic-ischemic encephalopathy","volume":"39","author":[{"family":"Rasmussen","given":"Lisa Anne"},{"family":"Cascio","given":"M. Ariel"},{"family":"Ferrand","given":"Amaryllis"},{"family":"Shevell","given":"Michael"},{"family":"Racine","given":"Eric"}],"issued":{"date-parts":[["2019",2]]},"citation-key":"rasmussenComplexityPhysiciansUnderstanding2019"},"prefix":""},{"id":3256,"uris":["http://zotero.org/users/6749620/items/KJY3JQLX"],"itemData":{"id":3256,"type":"article-journal","abstract":"The neonatology literature often refers to medical uncertainty and specifically the challenges of predicting morbidity for extremely premature infants, who can have widely varying outcomes. Less has been written about situations in which diagnoses are simply unknown or unattainable. This case highlights the importance of communication amidst uncertainty from a lack of knowledge about aspects of a patient’s condition. Using epidemiologic and clinical reasoning, the authors challenge the assumption that diagnostic uncertainty must necessarily portend prognostic uncertainty. When physicians’ quest for a diagnosis becomes burdensome and detrimental to the infant’s quality of life, this should be abandoned and replaced by focusing on prognosis. The authors focus on the shift of the physician’s role toward one of support, assisting the family in ascribing meaning to the dying experience. By focusing on prognosis and support, communication can proceed with more clarity, understanding, and empathy.","container-title":"Pediatrics","DOI":"10.1542/peds.2023-061193","ISSN":"0031-4005","issue":"4","journalAbbreviation":"Pediatrics","page":"e2023061193","source":"Silverchair","title":"When the Unknown Is Unknowable: Confronting Diagnostic Uncertainty","title-short":"When the Unknown Is Unknowable","volume":"152","author":[{"family":"Faison","given":"Giulia"},{"family":"Chou","given":"Fu-Sheng"},{"family":"Feudtner","given":"Chris"},{"family":"Janvier","given":"Annie"}],"issued":{"date-parts":[["2023",9,14]]},"citation-key":"faisonWhenUnknownUnknowable2023"},"prefix":""}],"schema":"https://github.com/citation-style-language/schema/raw/master/csl-citation.json"} </w:instrText>
      </w:r>
      <w:r>
        <w:fldChar w:fldCharType="separate"/>
      </w:r>
      <w:r w:rsidR="004B119E">
        <w:rPr>
          <w:noProof/>
        </w:rPr>
        <w:t>[56, 57]</w:t>
      </w:r>
      <w:r>
        <w:fldChar w:fldCharType="end"/>
      </w:r>
      <w:r>
        <w:t xml:space="preserve">. </w:t>
      </w:r>
      <w:r w:rsidR="008C21F0">
        <w:t xml:space="preserve">In terms of </w:t>
      </w:r>
      <w:r w:rsidR="00626CF1">
        <w:t xml:space="preserve">individual </w:t>
      </w:r>
      <w:r w:rsidR="008C21F0">
        <w:t xml:space="preserve">performance, </w:t>
      </w:r>
      <w:r w:rsidR="00F14E3D" w:rsidRPr="00F14E3D">
        <w:t>GPT-3.5/4 consistently outperformed InterVA-5</w:t>
      </w:r>
      <w:r w:rsidR="003F0443">
        <w:t xml:space="preserve"> and </w:t>
      </w:r>
      <w:proofErr w:type="spellStart"/>
      <w:r w:rsidR="003F0443">
        <w:t>InSilicoVA</w:t>
      </w:r>
      <w:proofErr w:type="spellEnd"/>
      <w:r w:rsidR="00F14E3D" w:rsidRPr="00F14E3D">
        <w:t xml:space="preserve"> for most</w:t>
      </w:r>
      <w:r w:rsidR="00A80278" w:rsidRPr="00835019">
        <w:t xml:space="preserve"> leading CODs identified in prior Sierra Leone studies </w:t>
      </w:r>
      <w:r w:rsidR="00A80278" w:rsidRPr="00835019">
        <w:fldChar w:fldCharType="begin"/>
      </w:r>
      <w:r w:rsidR="004B119E">
        <w:instrText xml:space="preserve"> ADDIN ZOTERO_ITEM CSL_CITATION {"citationID":"00000032","properties":{"unsorted":false,"formattedCitation":"[34, 58]","plainCitation":"[34, 58]","noteIndex":0},"citationItems":[{"id":2579,"uris":["http://zotero.org/users/6749620/items/HTGNCH4M"],"itemData":{"id":2579,"type":"article-journal","container-title":"The Lancet Global Health","DOI":"10.1016/S2214-109X(21)00459-9","ISSN":"2214-109X","issue":"1","journalAbbreviation":"The Lancet Global Health","language":"English","note":"publisher: Elsevier\nPMID: 34838202","page":"e114-e123","source":"www.thelancet.com","title":"Child, maternal, and adult mortality in Sierra Leone: nationally representative mortality survey 2018–20","title-short":"Child, maternal, and adult mortality in Sierra Leone","volume":"10","author":[{"family":"Carshon-Marsh","given":"Ronald"},{"family":"Aimone","given":"Ashley"},{"family":"Ansumana","given":"Rashid"},{"family":"Swaray","given":"Ibrahim Bob"},{"family":"Assalif","given":"Anteneh"},{"family":"Musa","given":"Alimatu"},{"family":"Meh","given":"Catherine"},{"family":"Smart","given":"Francis"},{"family":"Fu","given":"Sze Hang"},{"family":"Newcombe","given":"Leslie"},{"family":"Kamadod","given":"Rajeev"},{"family":"Saikia","given":"Nandita"},{"family":"Gelband","given":"Hellen"},{"family":"Jambai","given":"Amara"},{"family":"Jha","given":"Prabhat"}],"issued":{"date-parts":[["2022",1,1]]},"citation-key":"carshon-marshChildMaternalAdult2022"},"prefix":""},{"id":3247,"uris":["http://zotero.org/users/6749620/items/LZCHVZJ9"],"itemData":{"id":3247,"type":"report","title":"Report on Causes of Death in Sierra Leone 2018 – 2023","URL":"https://healsl.org/storage/files/downloads/202403181115Sierra%20Leone%20Report%202018-2023_UPDATED%20MARCH%2013-online.pdf","author":[{"family":"Ansumana","given":"Rashid"},{"family":"Mohamed","given":"Vandi"},{"family":"Carshon-Marsh","given":"Ronald"},{"family":"Jambai","given":"Amara"},{"family":"Smart","given":"Francis"},{"family":"Sartie","given":"Kenneh"},{"family":"Foday","given":"Sahr"},{"family":"Anteneh","given":"Assalif"},{"family":"Vandi","given":"Alimatu"},{"family":"Meh","given":"Catherine"},{"family":"Aimone","given":"Ashley"},{"family":"Gelband","given":"Hellen"},{"family":"Brown","given":"Patrick"},{"family":"Chin","given":"Cheryl"},{"family":"Newcombe","given":"Leslie"},{"family":"Chakraborty","given":"Debapriya"},{"family":"Jaraba","given":"Venus"},{"family":"Jha","given":"Prabhat"}],"accessed":{"date-parts":[["2025",6,18]]},"issued":{"date-parts":[["2023"]]},"citation-key":"ansumanaReportCausesDeath2023"},"prefix":""}],"schema":"https://github.com/citation-style-language/schema/raw/master/csl-citation.json"} </w:instrText>
      </w:r>
      <w:r w:rsidR="00A80278" w:rsidRPr="00835019">
        <w:fldChar w:fldCharType="separate"/>
      </w:r>
      <w:r w:rsidR="004B119E">
        <w:t>[34, 58]</w:t>
      </w:r>
      <w:r w:rsidR="00A80278" w:rsidRPr="00835019">
        <w:fldChar w:fldCharType="end"/>
      </w:r>
      <w:r w:rsidR="00BE1BF7">
        <w:t xml:space="preserve"> </w:t>
      </w:r>
      <w:r w:rsidR="00541BE9">
        <w:t xml:space="preserve">as seen in </w:t>
      </w:r>
      <w:r w:rsidR="00541BE9" w:rsidRPr="00835019">
        <w:t>Table 1</w:t>
      </w:r>
      <w:r w:rsidR="006661D1" w:rsidRPr="008055DC">
        <w:t>.</w:t>
      </w:r>
      <w:r w:rsidR="00992D53">
        <w:t xml:space="preserve"> A key advantage of GPT-3.5/4 is their ability to process and generate natural language </w:t>
      </w:r>
      <w:r w:rsidR="00992D53">
        <w:lastRenderedPageBreak/>
        <w:t xml:space="preserve">text as input and output. Unlike InterVA-5 and </w:t>
      </w:r>
      <w:proofErr w:type="spellStart"/>
      <w:r w:rsidR="00992D53">
        <w:t>InSilicoVA</w:t>
      </w:r>
      <w:proofErr w:type="spellEnd"/>
      <w:r w:rsidR="00992D53">
        <w:t>, GPT models assign CODs using the ICD-10 standard, mirroring physician practic</w:t>
      </w:r>
      <w:r w:rsidR="00200775">
        <w:t>e</w:t>
      </w:r>
      <w:r w:rsidR="00992D53">
        <w:t xml:space="preserve">. In contrast, InterVA-5 and </w:t>
      </w:r>
      <w:proofErr w:type="spellStart"/>
      <w:r w:rsidR="00992D53">
        <w:t>InSilicoVA</w:t>
      </w:r>
      <w:proofErr w:type="spellEnd"/>
      <w:r w:rsidR="00992D53">
        <w:t xml:space="preserve"> rely exclusively on structured WHO VA 2016 questionnaires and assign CODs using</w:t>
      </w:r>
      <w:r w:rsidR="00137543">
        <w:t xml:space="preserve"> broader</w:t>
      </w:r>
      <w:r w:rsidR="00992D53">
        <w:t xml:space="preserve"> WHO VA 2016 codes. This dependency necessitates ongoing maintenance and conversion between questionnaire versions and coding systems</w:t>
      </w:r>
      <w:r w:rsidR="00932E81">
        <w:t xml:space="preserve">, </w:t>
      </w:r>
      <w:r w:rsidR="00992D53">
        <w:t>reduc</w:t>
      </w:r>
      <w:r w:rsidR="002B0356">
        <w:t>ing</w:t>
      </w:r>
      <w:r w:rsidR="00992D53">
        <w:t xml:space="preserve"> interoperability and comparability across models.</w:t>
      </w:r>
      <w:r w:rsidR="007C1A2F">
        <w:t xml:space="preserve"> In addition, rarer diseases, underrepresented in questionnaire data, are better contextualized through ext</w:t>
      </w:r>
      <w:r w:rsidR="0065050C">
        <w:t>ernal</w:t>
      </w:r>
      <w:r w:rsidR="007C1A2F">
        <w:t xml:space="preserve"> knowledge</w:t>
      </w:r>
      <w:r w:rsidR="00C57920">
        <w:t xml:space="preserve"> (e.g., web sources, journals, books)</w:t>
      </w:r>
      <w:r w:rsidR="007C1A2F">
        <w:t xml:space="preserve"> embedded in GPT</w:t>
      </w:r>
      <w:r w:rsidR="002A0C65">
        <w:t xml:space="preserve"> models</w:t>
      </w:r>
      <w:r w:rsidR="007C1A2F">
        <w:t>.</w:t>
      </w:r>
      <w:r w:rsidR="00992D53">
        <w:t xml:space="preserve"> The flexibility of GPT models in handling unstructured data allows them to capture latent and ambiguous information, such as health-seeking behaviors and social context, which are not encompassed by standardized VA codes</w:t>
      </w:r>
      <w:r w:rsidR="00BD39E7">
        <w:t xml:space="preserve"> or structured questionnaires</w:t>
      </w:r>
      <w:r w:rsidR="00992D53">
        <w:t xml:space="preserve"> </w:t>
      </w:r>
      <w:r w:rsidR="00992D53">
        <w:fldChar w:fldCharType="begin"/>
      </w:r>
      <w:r w:rsidR="004B119E">
        <w:instrText xml:space="preserve"> ADDIN ZOTERO_ITEM CSL_CITATION {"citationID":"00000037","properties":{"unsorted":false,"formattedCitation":"[24, 26]","plainCitation":"[24, 26]","noteIndex":0},"citationItems":[{"id":2534,"uris":["http://zotero.org/users/6749620/items/T3TI6D5R"],"itemData":{"id":2534,"type":"article-journal","abstract":"A verbal autopsy (VA) is a post-hoc written interview report of the symptoms preceding a person’s death in cases where no official cause of death (CoD) was determined by a physician. Current leading automated VA coding methods primarily use structured data from VAs to assign a CoD category. We present a method to automatically determine CoD categories from VA free-text narratives alone.","container-title":"BMC Medical Informatics and Decision Making","DOI":"10.1186/s12911-019-0841-9","ISSN":"1472-6947","issue":"1","journalAbbreviation":"BMC Med Inform Decis Mak","language":"en","page":"127","source":"Springer Link","title":"Automatically determining cause of death from verbal autopsy narratives","volume":"19","author":[{"family":"Jeblee","given":"Serena"},{"family":"Gomes","given":"Mireille"},{"family":"Jha","given":"Prabhat"},{"family":"Rudzicz","given":"Frank"},{"family":"Hirst","given":"Graeme"}],"issued":{"date-parts":[["2019",7,9]]},"citation-key":"jebleeAutomaticallyDeterminingCause2019"},"prefix":""},{"id":2548,"uris":["http://zotero.org/users/6749620/items/IMY94F34"],"itemData":{"id":2548,"type":"article-journal","abstract":"Verbal autopsy (VA), the process of interviewing a deceased’s family or caregiver about signs and symptoms leading up to death, employs tools that ask a series of closed questions and can include an open narrative where respondents give an unprompted account of events preceding death. The extent to which an individual interviewer, who generally does not interpret the data, affects the quality of this data, and therefore the assigned cause of death, is poorly documented. We aimed to examine inter-interviewer reliability of open narrative and closed question data gathered during VA interviews.","container-title":"BMC Medical Research Methodology","DOI":"10.1186/s12874-016-0115-5","ISSN":"1471-2288","issue":"1","journalAbbreviation":"BMC Med Res Methodol","language":"en","page":"13","source":"Springer Link","title":"The quality and diagnostic value of open narratives in verbal autopsy: a mixed-methods analysis of partnered interviews from Malawi","title-short":"The quality and diagnostic value of open narratives in verbal autopsy","volume":"16","author":[{"family":"King","given":"C."},{"family":"Zamawe","given":"C."},{"family":"Banda","given":"M."},{"family":"Bar-Zeev","given":"N."},{"family":"Beard","given":"J."},{"family":"Bird","given":"J."},{"family":"Costello","given":"A."},{"family":"Kazembe","given":"P."},{"family":"Osrin","given":"D."},{"family":"Fottrell","given":"E."},{"literal":"for the VacSurv Consortium"}],"issued":{"date-parts":[["2016",2,1]]},"citation-key":"kingQualityDiagnosticValue2016"},"prefix":""}],"schema":"https://github.com/citation-style-language/schema/raw/master/csl-citation.json"} </w:instrText>
      </w:r>
      <w:r w:rsidR="00992D53">
        <w:fldChar w:fldCharType="separate"/>
      </w:r>
      <w:r w:rsidR="004B119E">
        <w:rPr>
          <w:noProof/>
        </w:rPr>
        <w:t>[24, 26]</w:t>
      </w:r>
      <w:r w:rsidR="00992D53">
        <w:fldChar w:fldCharType="end"/>
      </w:r>
      <w:r w:rsidR="00992D53">
        <w:t>.</w:t>
      </w:r>
    </w:p>
    <w:p w14:paraId="0E406073" w14:textId="741C3335" w:rsidR="003506FC" w:rsidRDefault="001C01D1" w:rsidP="009A3616">
      <w:r>
        <w:t xml:space="preserve">Although GPT models improved over InterVA-5 and </w:t>
      </w:r>
      <w:proofErr w:type="spellStart"/>
      <w:r>
        <w:t>InSilicoVA</w:t>
      </w:r>
      <w:proofErr w:type="spellEnd"/>
      <w:r>
        <w:t xml:space="preserve"> models, </w:t>
      </w:r>
      <w:r w:rsidR="00465E27">
        <w:t xml:space="preserve">several </w:t>
      </w:r>
      <w:r w:rsidR="00DD59ED">
        <w:t>limitations</w:t>
      </w:r>
      <w:r>
        <w:t xml:space="preserve"> exist.</w:t>
      </w:r>
      <w:r w:rsidR="00932E6C">
        <w:t xml:space="preserve"> A </w:t>
      </w:r>
      <w:r w:rsidR="00932E6C" w:rsidRPr="00EF5DF5">
        <w:t xml:space="preserve">brief experiment </w:t>
      </w:r>
      <w:r w:rsidR="00932E6C">
        <w:t xml:space="preserve">in </w:t>
      </w:r>
      <w:r w:rsidR="00932E6C" w:rsidRPr="00EF5DF5">
        <w:t xml:space="preserve">Appendix C </w:t>
      </w:r>
      <w:r w:rsidR="00932E6C">
        <w:t xml:space="preserve">revealed </w:t>
      </w:r>
      <w:r w:rsidR="00932E6C" w:rsidRPr="00EF5DF5">
        <w:t xml:space="preserve">that GPT-3.5 </w:t>
      </w:r>
      <w:r w:rsidR="00932E6C">
        <w:t xml:space="preserve">did not assign </w:t>
      </w:r>
      <w:r w:rsidR="00A366D5">
        <w:t>consistent</w:t>
      </w:r>
      <w:r w:rsidR="00932E6C">
        <w:t xml:space="preserve"> COD</w:t>
      </w:r>
      <w:r w:rsidR="00322903">
        <w:t>s</w:t>
      </w:r>
      <w:r w:rsidR="00932E6C">
        <w:t xml:space="preserve"> when repeated on the same record</w:t>
      </w:r>
      <w:r w:rsidR="00A627FC">
        <w:t xml:space="preserve"> </w:t>
      </w:r>
      <w:r w:rsidR="00A627FC" w:rsidRPr="00D96D88">
        <w:fldChar w:fldCharType="begin"/>
      </w:r>
      <w:r w:rsidR="004B119E">
        <w:instrText xml:space="preserve"> ADDIN ZOTERO_ITEM CSL_CITATION {"citationID":"00000043","properties":{"unsorted":false,"formattedCitation":"[59\\uc0\\u8211{}61]","plainCitation":"[59–61]","noteIndex":0},"citationItems":[{"id":2820,"uris":["http://zotero.org/users/6749620/items/DUNB6V86"],"itemData":{"id":2820,"type":"article-journal","abstract":"Background:\nNatural language processing models such as ChatGPT can generate text-based content and are poised to become a major information source in medicine and beyond. The accuracy and completeness of ChatGPT for medical queries is not known.\n\nMethods:\nThirty-three physicians across 17 specialties generated 284 medical questions that they subjectively classified as easy, medium, or hard with either binary (yes/no) or descriptive answers. The physicians then graded ChatGPT-generated answers to these questions for accuracy (6-point Likert scale; range 1 – completely incorrect to 6 – completely correct) and completeness (3-point Likert scale; range 1 – incomplete to 3 - complete plus additional context). Scores were summarized with descriptive statistics and compared using Mann-Whitney U or Kruskal-Wallis testing.\n\nResults:\nAcross all questions (n=284), median accuracy score was 5.5 (between almost completely and completely correct) with mean score of 4.8 (between mostly and almost completely correct). Median completeness score was 3 (complete and comprehensive) with mean score of 2.5. For questions rated easy, medium, and hard, median accuracy scores were 6, 5.5, and 5 (mean 5.0, 4.7, and 4.6; p=0.05). Accuracy scores for binary and descriptive questions were similar (median 6 vs. 5; mean 4.9 vs. 4.7; p=0.07). Of 36 questions with scores of 1-2, 34 were re-queried/re-graded 8-17 days later with substantial improvement (median 2 vs. 4; p&lt;0.01).\n\nConclusions:\nChatGPT generated largely accurate information to diverse medical queries as judged by academic physician specialists although with important limitations. Further research and model development are needed to correct inaccuracies and for validation.","container-title":"Research Square","DOI":"10.21203/rs.3.rs-2566942/v1","journalAbbreviation":"Res Sq","note":"PMID: 36909565\nPMCID: PMC10002821","page":"rs.3.rs-2566942","source":"PubMed Central","title":"Assessing the Accuracy and Reliability of AI-Generated Medical Responses: An Evaluation of the Chat-GPT Model","title-short":"Assessing the Accuracy and Reliability of AI-Generated Medical Responses","author":[{"family":"Johnson","given":"Douglas"},{"family":"Goodman","given":"Rachel"},{"family":"Patrinely","given":"J"},{"family":"Stone","given":"Cosby"},{"family":"Zimmerman","given":"Eli"},{"family":"Donald","given":"Rebecca"},{"family":"Chang","given":"Sam"},{"family":"Berkowitz","given":"Sean"},{"family":"Finn","given":"Avni"},{"family":"Jahangir","given":"Eiman"},{"family":"Scoville","given":"Elizabeth"},{"family":"Reese","given":"Tyler"},{"family":"Friedman","given":"Debra"},{"family":"Bastarache","given":"Julie"},{"family":"Heijden","given":"Yuri","non-dropping-particle":"van der"},{"family":"Wright","given":"Jordan"},{"family":"Carter","given":"Nicholas"},{"family":"Alexander","given":"Matthew"},{"family":"Choe","given":"Jennifer"},{"family":"Chastain","given":"Cody"},{"family":"Zic","given":"John"},{"family":"Horst","given":"Sara"},{"family":"Turker","given":"Isik"},{"family":"Agarwal","given":"Rajiv"},{"family":"Osmundson","given":"Evan"},{"family":"Idrees","given":"Kamran"},{"family":"Kieman","given":"Colleen"},{"family":"Padmanabhan","given":"Chandrasekhar"},{"family":"Bailey","given":"Christina"},{"family":"Schlegel","given":"Cameron"},{"family":"Chambless","given":"Lola"},{"family":"Gibson","given":"Mike"},{"family":"Osterman","given":"Travis"},{"family":"Wheless","given":"Lee"}],"issued":{"date-parts":[["2023",2,28]]},"citation-key":"johnsonAssessingAccuracyReliability2023"},"prefix":""},{"id":2824,"uris":["http://zotero.org/users/6749620/items/QBSXUL86"],"itemData":{"id":2824,"type":"article","abstract":"ChatGPT has gained a huge popularity since its introduction. Its positive aspects have been reported through many media platforms, and some analyses even showed that ChatGPT achieved a decent grade in professional exams, adding extra support to the claim that AI can now assist and even replace humans in industrial fields. Others, however, doubt its reliability and trustworthiness. This paper investigates the trustworthiness of ChatGPT and GPT-4 regarding logically consistent behaviour, focusing specifically on semantic consistency and the properties of negation, symmetric, and transitive consistency. Our findings suggest that while both models appear to show an enhanced language understanding and reasoning ability, they still frequently fall short of generating logically consistent predictions. We also ascertain via experiments that prompt designing, few-shot learning and employing larger large language models (LLMs) are unlikely to be the ultimate solution to resolve the inconsistency issue of LLMs.","note":"arXiv:2303.06273 [cs]","number":"arXiv:2303.06273","publisher":"arXiv","source":"arXiv.org","title":"Consistency Analysis of ChatGPT","URL":"http://arxiv.org/abs/2303.06273","author":[{"family":"Jang","given":"Myeongjun Erik"},{"family":"Lukasiewicz","given":"Thomas"}],"accessed":{"date-parts":[["2024",7,6]]},"issued":{"date-parts":[["2023",11,13]]},"citation-key":"jangConsistencyAnalysisChatGPT2023"},"prefix":""},{"id":2829,"uris":["http://zotero.org/users/6749620/items/SAYN2J7L"],"itemData":{"id":2829,"type":"article-journal","container-title":"Radiology","DOI":"10.1148/radiol.232715","ISSN":"0033-8419, 1527-1315","issue":"2","journalAbbreviation":"Radiology","language":"en","page":"e232715","source":"DOI.org (Crossref)","title":"Evaluation of Reliability, Repeatability, Robustness, and Confidence of GPT-3.5 and GPT-4 on a Radiology Board–style Examination","volume":"311","author":[{"family":"Krishna","given":"Satheesh"},{"family":"Bhambra","given":"Nishaant"},{"family":"Bleakney","given":"Robert"},{"family":"Bhayana","given":"Rajesh"},{"family":"Atzen","given":"Sarah"}],"editor":[{"family":"Moy","given":"Linda"}],"issued":{"date-parts":[["2024",5,1]]},"citation-key":"krishnaEvaluationReliabilityRepeatability2024"},"prefix":""}],"schema":"https://github.com/citation-style-language/schema/raw/master/csl-citation.json"} </w:instrText>
      </w:r>
      <w:r w:rsidR="00A627FC" w:rsidRPr="00D96D88">
        <w:fldChar w:fldCharType="separate"/>
      </w:r>
      <w:r w:rsidR="004B119E" w:rsidRPr="004B119E">
        <w:rPr>
          <w:rFonts w:cs="Times New Roman"/>
          <w:kern w:val="0"/>
          <w:lang w:val="en-US"/>
        </w:rPr>
        <w:t>[59–61]</w:t>
      </w:r>
      <w:r w:rsidR="00A627FC" w:rsidRPr="00D96D88">
        <w:fldChar w:fldCharType="end"/>
      </w:r>
      <w:r w:rsidR="00B40B3C">
        <w:t xml:space="preserve">. </w:t>
      </w:r>
      <w:r w:rsidR="00A366D5">
        <w:t>In</w:t>
      </w:r>
      <w:r w:rsidR="00B40B3C">
        <w:t xml:space="preserve"> contrast, InterVA-5 and </w:t>
      </w:r>
      <w:proofErr w:type="spellStart"/>
      <w:r w:rsidR="00B40B3C">
        <w:t>InSilicoVA</w:t>
      </w:r>
      <w:proofErr w:type="spellEnd"/>
      <w:r w:rsidR="00B40B3C">
        <w:t xml:space="preserve"> provide assignments with probabilities for alternative causes</w:t>
      </w:r>
      <w:r w:rsidR="009D721A">
        <w:t xml:space="preserve">, which </w:t>
      </w:r>
      <w:r w:rsidR="00AF14D6">
        <w:t>was</w:t>
      </w:r>
      <w:r w:rsidR="009D721A">
        <w:t xml:space="preserve"> made feasible by</w:t>
      </w:r>
      <w:r w:rsidR="007F52D2">
        <w:t xml:space="preserve"> calculating probabilities using</w:t>
      </w:r>
      <w:r w:rsidR="009D721A">
        <w:t xml:space="preserve"> repeated runs w</w:t>
      </w:r>
      <w:r w:rsidR="007F52D2">
        <w:t>ithout costs</w:t>
      </w:r>
      <w:r w:rsidR="009D721A">
        <w:t>.</w:t>
      </w:r>
      <w:r w:rsidR="003C42FB">
        <w:t xml:space="preserve"> Another</w:t>
      </w:r>
      <w:r w:rsidR="00E82874">
        <w:t xml:space="preserve"> </w:t>
      </w:r>
      <w:r w:rsidR="003C42FB">
        <w:t>limitation</w:t>
      </w:r>
      <w:r w:rsidR="000F1FFD">
        <w:t xml:space="preserve"> </w:t>
      </w:r>
      <w:r w:rsidR="00954A6F">
        <w:t>common to</w:t>
      </w:r>
      <w:r w:rsidR="003C42FB">
        <w:t xml:space="preserve"> all models </w:t>
      </w:r>
      <w:r w:rsidR="00B76BD3">
        <w:t>was</w:t>
      </w:r>
      <w:r w:rsidR="003C42FB">
        <w:t xml:space="preserve"> their reliance on</w:t>
      </w:r>
      <w:r w:rsidR="00F44474">
        <w:t xml:space="preserve"> past</w:t>
      </w:r>
      <w:r w:rsidR="003C42FB">
        <w:t xml:space="preserve"> training data</w:t>
      </w:r>
      <w:r w:rsidR="00AC1AE4">
        <w:t>,</w:t>
      </w:r>
      <w:r w:rsidR="00386B16">
        <w:t xml:space="preserve"> </w:t>
      </w:r>
      <w:r w:rsidR="003C42FB">
        <w:t>limit</w:t>
      </w:r>
      <w:r w:rsidR="00386B16">
        <w:t>ing</w:t>
      </w:r>
      <w:r w:rsidR="003C42FB">
        <w:t xml:space="preserve"> </w:t>
      </w:r>
      <w:r w:rsidR="001A1782">
        <w:t>potential to</w:t>
      </w:r>
      <w:r w:rsidR="003C42FB">
        <w:t xml:space="preserve"> detect new or emerging di</w:t>
      </w:r>
      <w:r w:rsidR="00514D5E">
        <w:t>sea</w:t>
      </w:r>
      <w:r w:rsidR="003C42FB">
        <w:t>ses (e.g., COVID-19).</w:t>
      </w:r>
      <w:r w:rsidR="00BB0D31">
        <w:t xml:space="preserve"> This is often remedied with re-training or updating models with new data</w:t>
      </w:r>
      <w:r w:rsidR="004C78B4">
        <w:t xml:space="preserve"> or knowledge </w:t>
      </w:r>
      <w:r w:rsidR="004C78B4">
        <w:fldChar w:fldCharType="begin"/>
      </w:r>
      <w:r w:rsidR="004B119E">
        <w:instrText xml:space="preserve"> ADDIN ZOTERO_ITEM CSL_CITATION {"citationID":"v1oalDSQ","properties":{"formattedCitation":"[62\\uc0\\u8211{}64]","plainCitation":"[62–64]","noteIndex":0},"citationItems":[{"id":3476,"uris":["http://zotero.org/users/6749620/items/DQLLV9FG"],"itemData":{"id":3476,"type":"article-journal","container-title":"Neurocomputing","note":"publisher: Elsevier","page":"249–289","source":"Google Scholar","title":"Online learning: A comprehensive survey","title-short":"Online learning","volume":"459","author":[{"family":"Hoi","given":"Steven CH"},{"family":"Sahoo","given":"Doyen"},{"family":"Lu","given":"Jing"},{"family":"Zhao","given":"Peilin"}],"issued":{"date-parts":[["2021"]]},"citation-key":"hoiOnlineLearningComprehensive2021"}},{"id":3478,"uris":["http://zotero.org/users/6749620/items/RQYFF62Z"],"itemData":{"id":3478,"type":"article-journal","container-title":"International Journal of Innovative Technology and Exploring Engineering","issue":"12","note":"publisher: Blue Eyes Intelligence Engineering and Sciences Publication","page":"445–452","source":"Google Scholar","title":"Automated retraining of machine learning models","volume":"8","author":[{"family":"Kavikondala","given":"Akanksha"},{"family":"Muppalla","given":"Vivek"},{"family":"Prakasha","given":"D. K."},{"family":"Acharya","given":"Vasundhara"}],"issued":{"date-parts":[["2019"]]},"citation-key":"kavikondalaAutomatedRetrainingMachine2019"}},{"id":3479,"uris":["http://zotero.org/users/6749620/items/5FB7UFGZ"],"itemData":{"id":3479,"type":"article-journal","abstract":"Large Language Models (LLMs) have recently transformed both the academic and industrial landscapes due to their remarkable capacity to understand, analyze, and generate texts based on their vast knowledge and reasoning ability. Nevertheless, one major drawback of LLMs is their substantial computational cost for pre-training due to their unprecedented amounts of parameters. The disadvantage is exacerbated when new knowledge frequently needs to be introduced into the pre-trained model. Therefore, it is imperative to develop effective and efficient techniques to update pre-trained LLMs. Traditional methods encode new knowledge in pre-trained LLMs through direct fine-tuning. However, naively re-training LLMs can be computationally intensive and risks degenerating valuable pre-trained knowledge irrelevant to the update in the model. Recently, Knowledge-based Model Editing (KME), also known as Knowledge Editing or Model Editing, has attracted increasing attention, which aims at precisely modifying the LLMs to incorporate specific knowledge, without negatively influencing other irrelevant knowledge. In this survey, we aim at providing a comprehensive and in-depth overview of recent advances in the field of KME. We first introduce a general formulation of KME to encompass different KME strategies. Afterward, we provide an innovative taxonomy of KME techniques based on how the new knowledge is introduced into pre-trained LLMs, and investigate existing KME strategies while analyzing key insights, advantages, and limitations of methods from each category. Moreover, representative metrics, datasets, and applications of KME are introduced accordingly. Finally, we provide an in-depth analysis regarding the practicality and remaining challenges of KME and suggest promising research directions for further advancement in this field.","container-title":"ACM Comput. Surv.","DOI":"10.1145/3698590","ISSN":"0360-0300","issue":"3","page":"59:1–59:37","source":"ACM Digital Library","title":"Knowledge Editing for Large Language Models: A Survey","title-short":"Knowledge Editing for Large Language Models","volume":"57","author":[{"family":"Wang","given":"Song"},{"family":"Zhu","given":"Yaochen"},{"family":"Liu","given":"Haochen"},{"family":"Zheng","given":"Zaiyi"},{"family":"Chen","given":"Chen"},{"family":"Li","given":"Jundong"}],"issued":{"date-parts":[["2024",11,11]]},"citation-key":"wangKnowledgeEditingLarge2024"}}],"schema":"https://github.com/citation-style-language/schema/raw/master/csl-citation.json"} </w:instrText>
      </w:r>
      <w:r w:rsidR="004C78B4">
        <w:fldChar w:fldCharType="separate"/>
      </w:r>
      <w:r w:rsidR="004B119E" w:rsidRPr="004B119E">
        <w:rPr>
          <w:rFonts w:cs="Times New Roman"/>
          <w:kern w:val="0"/>
          <w:lang w:val="en-US"/>
        </w:rPr>
        <w:t>[62–64]</w:t>
      </w:r>
      <w:r w:rsidR="004C78B4">
        <w:fldChar w:fldCharType="end"/>
      </w:r>
      <w:r w:rsidR="00BB0D31">
        <w:t>.</w:t>
      </w:r>
      <w:r w:rsidR="00827BFE">
        <w:t xml:space="preserve"> </w:t>
      </w:r>
      <w:r w:rsidR="00105101">
        <w:t>W</w:t>
      </w:r>
      <w:r w:rsidR="00827BFE">
        <w:t>e</w:t>
      </w:r>
      <w:r w:rsidR="00105101">
        <w:t xml:space="preserve"> also</w:t>
      </w:r>
      <w:r w:rsidR="00827BFE">
        <w:t xml:space="preserve"> note that GPT-3.5/4 require</w:t>
      </w:r>
      <w:r w:rsidR="001E6CF1">
        <w:t>d</w:t>
      </w:r>
      <w:r w:rsidR="00827BFE">
        <w:t xml:space="preserve"> </w:t>
      </w:r>
      <w:r w:rsidR="00827BFE" w:rsidRPr="00827BFE">
        <w:t>data</w:t>
      </w:r>
      <w:r w:rsidR="00827BFE">
        <w:t xml:space="preserve"> </w:t>
      </w:r>
      <w:r w:rsidR="00A9270A">
        <w:t xml:space="preserve">sent </w:t>
      </w:r>
      <w:r w:rsidR="00827BFE" w:rsidRPr="00827BFE">
        <w:t>to external servers, raising significant privacy concerns</w:t>
      </w:r>
      <w:r w:rsidR="00827BFE">
        <w:t xml:space="preserve"> </w:t>
      </w:r>
      <w:r w:rsidR="00B73226">
        <w:t xml:space="preserve">from </w:t>
      </w:r>
      <w:r w:rsidR="00827BFE">
        <w:t>reliance on third-party services</w:t>
      </w:r>
      <w:r w:rsidR="006E5552">
        <w:t xml:space="preserve"> </w:t>
      </w:r>
      <w:r w:rsidR="006E5552" w:rsidRPr="00827BFE">
        <w:fldChar w:fldCharType="begin"/>
      </w:r>
      <w:r w:rsidR="004B119E">
        <w:instrText xml:space="preserve"> ADDIN ZOTERO_ITEM CSL_CITATION {"citationID":"00000039","properties":{"unsorted":false,"formattedCitation":"[65, 66]","plainCitation":"[65, 66]","noteIndex":0},"citationItems":[{"id":2817,"uris":["http://zotero.org/users/6749620/items/T99CBISQ"],"itemData":{"id":2817,"type":"article-journal","abstract":"Abstract\n            ChatGPT is another large language model (LLM) vastly available for the consumers on their devices but due to its performance and ability to converse effectively, it has gained a huge popularity amongst research as well as industrial community. Recently, many studies have been published to show the effectiveness, efficiency, integration, and sentiments of chatGPT and other LLMs. In contrast, this study focuses on the important aspects that are mostly overlooked, i.e. sustainability, privacy, digital divide, and ethics and suggests that not only chatGPT but every subsequent entry in the category of conversational bots should undergo Sustainability, PrivAcy, Digital divide, and Ethics (SPADE) evaluation. This paper discusses in detail the issues and concerns raised over chatGPT in line with aforementioned characteristics. We also discuss the recent EU AI Act briefly in accordance with the SPADE evaluation. We support our hypothesis by some preliminary data collection and visualizations along with hypothesized facts. We also suggest mitigations and recommendations for each of the concerns. Furthermore, we also suggest some policies and recommendations for EU AI policy act concerning ethics, digital divide, and sustainability.","container-title":"Cognitive Computation","DOI":"10.1007/s12559-024-10285-1","ISSN":"1866-9956, 1866-9964","journalAbbreviation":"Cogn Comput","language":"en","source":"DOI.org (Crossref)","title":"ChatGPT Needs SPADE (Sustainability, PrivAcy, Digital divide, and Ethics) Evaluation: A Review","title-short":"ChatGPT Needs SPADE (Sustainability, PrivAcy, Digital divide, and Ethics) Evaluation","URL":"https://link.springer.com/10.1007/s12559-024-10285-1","author":[{"family":"Khowaja","given":"Sunder Ali"},{"family":"Khuwaja","given":"Parus"},{"family":"Dev","given":"Kapal"},{"family":"Wang","given":"Weizheng"},{"family":"Nkenyereye","given":"Lewis"}],"accessed":{"date-parts":[["2024",7,5]]},"issued":{"date-parts":[["2024",5,5]]},"citation-key":"khowajaChatGPTNeedsSPADE2024"},"prefix":""},{"id":2816,"uris":["http://zotero.org/users/6749620/items/W5XGGT6U"],"itemData":{"id":2816,"type":"article-journal","container-title":"Journal of Information and Intelligence","issue":"2","note":"publisher: Elsevier","page":"102–115","source":"Google Scholar","title":"Unveiling security, privacy, and ethical concerns of ChatGPT","volume":"2","author":[{"family":"Wu","given":"Xiaodong"},{"family":"Duan","given":"Ran"},{"family":"Ni","given":"Jianbing"}],"issued":{"date-parts":[["2024"]]},"citation-key":"wuUnveilingSecurityPrivacy2024"},"prefix":""}],"schema":"https://github.com/citation-style-language/schema/raw/master/csl-citation.json"} </w:instrText>
      </w:r>
      <w:r w:rsidR="006E5552" w:rsidRPr="00827BFE">
        <w:fldChar w:fldCharType="separate"/>
      </w:r>
      <w:r w:rsidR="004B119E">
        <w:t>[65, 66]</w:t>
      </w:r>
      <w:r w:rsidR="006E5552" w:rsidRPr="00827BFE">
        <w:fldChar w:fldCharType="end"/>
      </w:r>
      <w:r w:rsidR="00827BFE">
        <w:t>.</w:t>
      </w:r>
      <w:r w:rsidR="006E5552">
        <w:t xml:space="preserve"> </w:t>
      </w:r>
      <w:r w:rsidR="00CD6A10" w:rsidRPr="00827BFE">
        <w:t xml:space="preserve">While jurisdictions, such as the European Union, enforce strict protections under the General Data Protection Regulation (GDPR), most low‑ and middle‑income countries are only beginning to formalize regulatory frameworks for data protection and artificial intelligence governance </w:t>
      </w:r>
      <w:r w:rsidR="00CD6A10" w:rsidRPr="00827BFE">
        <w:fldChar w:fldCharType="begin"/>
      </w:r>
      <w:r w:rsidR="004B119E">
        <w:instrText xml:space="preserve"> ADDIN ZOTERO_ITEM CSL_CITATION {"citationID":"00000040","properties":{"unsorted":false,"formattedCitation":"[67\\uc0\\u8211{}69]","plainCitation":"[67–69]","noteIndex":0},"citationItems":[{"id":3233,"uris":["http://zotero.org/users/6749620/items/NQBS2VGH"],"itemData":{"id":3233,"type":"webpage","abstract":"The official PDF of the Regulation (EU) 2016/679 – known as GDPR – its recitals &amp; key issues as a neatly arranged website.","container-title":"General Data Protection Regulation (GDPR)","language":"en-US","title":"General Data Protection Regulation (GDPR) – Legal Text","URL":"https://gdpr-info.eu/","author":[{"literal":"Intersoft Consulting"}],"accessed":{"date-parts":[["2025",6,24]]},"issued":{"date-parts":[["2018"]]},"citation-key":"intersoftconsultingGeneralDataProtection2018"},"prefix":""},{"id":3232,"uris":["http://zotero.org/users/6749620/items/Y6BPLPT7"],"itemData":{"id":3232,"type":"article-journal","abstract":"As increasing amounts of personal information are being collected through a plethora of electronic modalities by statutory and non-statutory organizations, ensuring the confidentiality and security of such information has become a major issue globally. While the use of many of these media can be beneficial to individuals or populations, they can also be open to abuse by individuals or statutory and non-statutory organizations. Recent examples include collection of personal information by national security systems and the development of national programs like the Chinese Social Credit System. In many low- and middle-income countries, an increasing amount of personal health information is being collected. The collection of personal health information is necessary, in order to develop longitudinal medical records and to monitor and evaluate the use, cost, outcome, and impact of health services at facility, sub-national, and national levels. However, if personal health information is not held confidentially and securely, individuals with communicable or non-communicable diseases (NCDs) may be reluctant to use preventive or therapeutic health services, due to fear of being stigmatized or discriminated against. While policymakers and other stakeholders in these countries recognize the need to develop and implement policies for protecting the privacy, confidentiality and security of personal health information, to date few of these countries have developed, let alone implemented, coherent policies. The global HIV response continues to emphasize the importance of collecting HIV-health information, recently re-iterated by the Fast Track to End AIDS by 2030 program and the recent changes in the Guidelines on When to Start Antiretroviral Therapy and on Pre-exposure Prophylaxis for HIV. The success of developing HIV treatment cascades in low- and middle-income countries will require the development of National Health Identification Systems. The success of programs like Universal Health Coverage, under the recently ratified Sustainable Development Goals is also contingent on the availability of personal health information for communicable and non-communicable diseases. Guidance for countries to develop and implement their own guidelines for protecting HIV-information formed the basis of identifying a number of fundamental principles, governing the areas of privacy, confidentiality and security. The use of individual-level data must balance maximizing the benefits from their most effective and fullest use, and minimizing harm resulting from their malicious or inadvertent release. These general principles are described in this paper, as along with a bibliography referring to more detailed technical information. A country assessment tool and user's manual, based on these principles, have been developed to support countries to assess the privacy, confidentiality, and security of personal health information at facility, data warehouse/repository, and national levels. The successful development and implementation of national guidance will require strong collaboration at local, regional, and national levels, and this is a pre-condition for the successful implementation of a range of national and global programs. This paper is a call for action for stakeholders in low- and middle-income countries to develop and implement such coherent policies and provides fundamental principles governing the areas of privacy, confidentiality, and security of personal health information being collected in low- and middle-income countries.","container-title":"Global Health Action","DOI":"10.3402/gha.v9.32089","ISSN":"1654-9716","issue":"1","note":"publisher: Taylor &amp; Francis\n_eprint: https://doi.org/10.3402/gha.v9.32089\nPMID: 28156880","page":"32089","source":"Taylor and Francis+NEJM","title":"Protecting the confidentiality and security of personal health information in low- and middle-income countries in the era of SDGs and Big Data","volume":"9","author":[{"family":"Beck","given":"Eduard J."},{"family":"","given":"Gill ,Wayne"},{"family":"De Lay","given":"Paul R.","non-dropping-particle":"and"}],"issued":{"date-parts":[["2016",12,1]]},"citation-key":"beckProtectingConfidentialitySecurity2016"},"prefix":""},{"id":3231,"uris":["http://zotero.org/users/6749620/items/34EPB33W"],"itemData":{"id":3231,"type":"article-journal","abstract":"In the last decade, several actors have encouraged African countries to establish standards, policies and strategies that maximise the benefits of artificial intelligence (AI) and reduce risks. African countries appear to be adopting this regulatory path, yet their motivations and political contexts for actively engaging in AI policies vary, as do the values, principles and ethical issues woven into these policies. With qualitative evidence from Rwanda and Ghana, the paper explores the complex interplay of politics, power and local ecosystems in policy development on the continent. It unpacks the strategies of mobilising knowledge through stakeholder engagements, agenda setting and valid public and political engagements that lead to the final AI policy. A comparative analysis of the policies in the two countries finds that while reproducing identical initiatives, there are differences in AI vision, practicality and data sovereignty based on political, economic and historical contexts.","container-title":"Canadian Journal of African Studies / Revue canadienne des études africaines","DOI":"10.1080/00083968.2025.2456619","ISSN":"0008-3968","note":"publisher: Routledge\n_eprint: https://doi.org/10.1080/00083968.2025.2456619","page":"1-19","source":"Taylor and Francis+NEJM","title":"“We know what we are doing”: the politics and trends in artificial intelligence policies in Africa","title-short":"“We know what we are doing”","author":[{"family":"Kwarkye","given":"Thompson Gyedu"}],"issued":{"date-parts":[["2025"]]},"citation-key":"kwarkyeWeKnowWhat2025"},"prefix":""}],"schema":"https://github.com/citation-style-language/schema/raw/master/csl-citation.json"} </w:instrText>
      </w:r>
      <w:r w:rsidR="00CD6A10" w:rsidRPr="00827BFE">
        <w:fldChar w:fldCharType="separate"/>
      </w:r>
      <w:r w:rsidR="004B119E" w:rsidRPr="004B119E">
        <w:rPr>
          <w:rFonts w:cs="Times New Roman"/>
          <w:kern w:val="0"/>
          <w:lang w:val="en-US"/>
        </w:rPr>
        <w:t>[67–69]</w:t>
      </w:r>
      <w:r w:rsidR="00CD6A10" w:rsidRPr="00827BFE">
        <w:fldChar w:fldCharType="end"/>
      </w:r>
      <w:r w:rsidR="00CD6A10" w:rsidRPr="00827BFE">
        <w:t xml:space="preserve">. In contrast, InterVA-5 and </w:t>
      </w:r>
      <w:proofErr w:type="spellStart"/>
      <w:r w:rsidR="00CD6A10" w:rsidRPr="00827BFE">
        <w:t>InSilicoVA</w:t>
      </w:r>
      <w:proofErr w:type="spellEnd"/>
      <w:r w:rsidR="00CD6A10" w:rsidRPr="00827BFE">
        <w:t xml:space="preserve"> </w:t>
      </w:r>
      <w:r w:rsidR="0064329D">
        <w:t>are</w:t>
      </w:r>
      <w:r w:rsidR="00CD6A10" w:rsidRPr="00827BFE">
        <w:t xml:space="preserve"> run</w:t>
      </w:r>
      <w:r w:rsidR="0096241E">
        <w:t xml:space="preserve"> on</w:t>
      </w:r>
      <w:r w:rsidR="00CD6A10" w:rsidRPr="00827BFE">
        <w:t xml:space="preserve"> local systems</w:t>
      </w:r>
      <w:r w:rsidR="00333CBF">
        <w:t xml:space="preserve"> </w:t>
      </w:r>
      <w:r w:rsidR="00CD6A10" w:rsidRPr="00827BFE">
        <w:t>under the control of the data owner.</w:t>
      </w:r>
      <w:r w:rsidR="002F4E9D">
        <w:t xml:space="preserve"> As technology improves, larger GPT models may be possible on local systems, while currently, smaller LLMs exist as an alternative</w:t>
      </w:r>
      <w:r w:rsidR="00721D5C">
        <w:t xml:space="preserve"> </w:t>
      </w:r>
      <w:r w:rsidR="00721D5C">
        <w:fldChar w:fldCharType="begin"/>
      </w:r>
      <w:r w:rsidR="004B119E">
        <w:instrText xml:space="preserve"> ADDIN ZOTERO_ITEM CSL_CITATION {"citationID":"KR9Wxi6D","properties":{"formattedCitation":"[70\\uc0\\u8211{}72]","plainCitation":"[70–72]","noteIndex":0},"citationItems":[{"id":3484,"uris":["http://zotero.org/users/6749620/items/C5ZCQW6R"],"itemData":{"id":3484,"type":"article-journal","abstract":"Large language models (LLMs) have demonstrated extraordinary capabilities and contributed to multiple fields, such as generating and summarizing text, language translation, and question-answering. Today, LLMs have become quite popular tools in natural language processing tasks, with the capability to analyze complicated linguistic patterns and provide relevant responses depending on the context. While offering significant advantages, these models are also vulnerable to security and privacy attacks, such as jailbreaking attacks, data poisoning attacks, and personally identifiable information leakage attacks. This survey provides a thorough review of the security and privacy challenges of LLMs, along with the application-based risks in various domains, such as transportation, education, and healthcare. We assess the extent of LLM vulnerabilities, investigate emerging security and privacy attacks against LLMs, and review potential defense mechanisms. Additionally, the survey outlines existing research gaps and highlights future research directions.","container-title":"ACM Computing Surveys","DOI":"10.1145/3712001","ISSN":"0360-0300, 1557-7341","issue":"6","journalAbbreviation":"ACM Comput. Surv.","language":"en","page":"1-39","source":"DOI.org (Crossref)","title":"Security and Privacy Challenges of Large Language Models: A Survey","title-short":"Security and Privacy Challenges of Large Language Models","volume":"57","author":[{"family":"Das","given":"Badhan Chandra"},{"family":"Amini","given":"M. Hadi"},{"family":"Wu","given":"Yanzhao"}],"issued":{"date-parts":[["2025",6,30]]},"citation-key":"dasSecurityPrivacyChallenges2025"}},{"id":3486,"uris":["http://zotero.org/users/6749620/items/49LBCWDD"],"itemData":{"id":3486,"type":"paper-conference","container-title":"Proceedings of the 31st ACM SIGKDD Conference on Knowledge Discovery and Data Mining V.2","DOI":"10.1145/3711896.3736563","event-place":"Toronto ON Canada","event-title":"KDD '25: The 31st ACM SIGKDD Conference on Knowledge Discovery and Data Mining","ISBN":"9798400714542","language":"en","page":"6173-6183","publisher":"ACM","publisher-place":"Toronto ON Canada","source":"DOI.org (Crossref)","title":"A Survey on Small Language Models in the Era of Large Language Models: Architecture, Capabilities, and Trustworthiness","title-short":"A Survey on Small Language Models in the Era of Large Language Models","URL":"https://dl.acm.org/doi/10.1145/3711896.3736563","author":[{"family":"Wang","given":"Fali"},{"family":"Lin","given":"Minhua"},{"family":"Ma","given":"Yao"},{"family":"Liu","given":"Hui"},{"family":"He","given":"Qi"},{"family":"Tang","given":"Xianfeng"},{"family":"Tang","given":"Jiliang"},{"family":"Pei","given":"Jian"},{"family":"Wang","given":"Suhang"}],"accessed":{"date-parts":[["2025",8,10]]},"issued":{"date-parts":[["2025",8,3]]},"citation-key":"wangSurveySmallLanguage2025"}},{"id":3487,"uris":["http://zotero.org/users/6749620/items/D2DC33S9"],"itemData":{"id":3487,"type":"article-journal","container-title":"Big Data and Cognitive Computing","issue":"7","note":"publisher: MDPI","page":"189","source":"Google Scholar","title":"State of the Art and Future Directions of Small Language Models: A Systematic Review","title-short":"State of the Art and Future Directions of Small Language Models","volume":"9","author":[{"family":"Corradini","given":"Flavio"},{"family":"Leonesi","given":"Matteo"},{"family":"Piangerelli","given":"Marco"}],"issued":{"date-parts":[["2025"]]},"citation-key":"corradiniStateArtFuture2025"}}],"schema":"https://github.com/citation-style-language/schema/raw/master/csl-citation.json"} </w:instrText>
      </w:r>
      <w:r w:rsidR="00721D5C">
        <w:fldChar w:fldCharType="separate"/>
      </w:r>
      <w:r w:rsidR="004B119E" w:rsidRPr="004B119E">
        <w:rPr>
          <w:rFonts w:cs="Times New Roman"/>
          <w:kern w:val="0"/>
          <w:lang w:val="en-US"/>
        </w:rPr>
        <w:t>[70–72]</w:t>
      </w:r>
      <w:r w:rsidR="00721D5C">
        <w:fldChar w:fldCharType="end"/>
      </w:r>
      <w:r w:rsidR="002F4E9D">
        <w:t>.</w:t>
      </w:r>
      <w:r w:rsidR="00EB7822">
        <w:t xml:space="preserve"> </w:t>
      </w:r>
      <w:r w:rsidR="00C41305">
        <w:t>Although t</w:t>
      </w:r>
      <w:r w:rsidR="0035324F">
        <w:t xml:space="preserve">his study rigorously compares computer algorithms for COD assignment in Sierra Leone, the extent to which these findings are </w:t>
      </w:r>
      <w:r w:rsidR="004E0A86">
        <w:t>generalizable</w:t>
      </w:r>
      <w:r w:rsidR="0035324F">
        <w:t xml:space="preserve"> in other geographic or epidemiolo</w:t>
      </w:r>
      <w:r w:rsidR="0035324F" w:rsidRPr="002A7926">
        <w:t xml:space="preserve">gical contexts remains limited. Given ongoing efforts to scale and integrate VA systems for mortality surveillance across diverse low- and middle-income countries, further validation across globally representative VA datasets is essential to evaluate model robustness, adaptability, and operational utility in practice </w:t>
      </w:r>
      <w:r w:rsidR="0035324F" w:rsidRPr="002A7926">
        <w:fldChar w:fldCharType="begin"/>
      </w:r>
      <w:r w:rsidR="004B119E">
        <w:instrText xml:space="preserve"> ADDIN ZOTERO_ITEM CSL_CITATION {"citationID":"00000047","properties":{"unsorted":false,"formattedCitation":"[73\\uc0\\u8211{}75]","plainCitation":"[73–75]","noteIndex":0},"citationItems":[{"id":3240,"uris":["http://zotero.org/users/6749620/items/VWJDSFDC"],"itemData":{"id":3240,"type":"article-journal","abstract":"Abstract\n            \n              Background\n              In Bangladesh, a poorly functioning national system of registering deaths and determining their causes leaves the country without important information on which to inform health programming, particularly for the 85% of deaths that occur in the community. In 2017, an improved death registration system and automated verbal autopsy (VA) were introduced to 13 upazilas to assess the utility of VA as a routine source of policy-relevant information and to identify leading causes of deaths (COD) in rural Bangladesh.\n            \n            \n              Methods\n              Data from 22,535 VAs, collected in 12 upazilas between October 2017 and August 2019, were assigned a COD using the SmartVA Analyze 2.0 computer algorithm. The plausibility of the VA results was assessed using a series of demographic and epidemiological checks in the Verbal Autopsy Interpretation, Performance and Evaluation Resource (VIPER) software tool.\n            \n            \n              Results\n              Completeness of community death reporting was 65%. The vast majority (85%) of adult deaths were due to non-communicable diseases, with ischemic heart disease, stroke and chronic respiratory disease comprising about 60% alone. Leading COD were broadly consistent with Global Burden of Disease study estimates.\n            \n            \n              Conclusions\n              Routine VA collection using automated methods is feasible, can produce plausible results and provides critical information on community COD in Bangladesh. Routine VA and VIPER have potential application to countries with weak death registration systems.","container-title":"BMC Public Health","DOI":"10.1186/s12889-021-10468-7","ISSN":"1471-2458","issue":"1","journalAbbreviation":"BMC Public Health","language":"en","page":"491","source":"DOI.org (Crossref)","title":"Routine mortality surveillance to identify the cause of death pattern for out-of-hospital adult (aged 12+ years) deaths in Bangladesh: introduction of automated verbal autopsy","title-short":"Routine mortality surveillance to identify the cause of death pattern for out-of-hospital adult (aged 12+ years) deaths in Bangladesh","volume":"21","author":[{"family":"Shawon","given":"Md. Toufiq Hassan"},{"family":"Ashrafi","given":"Shah Ali Akbar"},{"family":"Azad","given":"Abul Kalam"},{"family":"Firth","given":"Sonja M."},{"family":"Chowdhury","given":"Hafizur"},{"family":"Mswia","given":"Robert G."},{"family":"Adair","given":"Tim"},{"family":"Riley","given":"Ian"},{"family":"Abouzahr","given":"Carla"},{"family":"Lopez","given":"Alan D."}],"issued":{"date-parts":[["2021",12]]},"citation-key":"shawonRoutineMortalitySurveillance2021"},"prefix":""},{"id":3239,"uris":["http://zotero.org/users/6749620/items/AC4PMM7S"],"itemData":{"id":3239,"type":"article-journal","container-title":"Global Health Action","DOI":"10.1080/16549716.2024.2399413","ISSN":"1654-9716, 1654-9880","issue":"1","journalAbbreviation":"Global Health Action","language":"en","page":"2399413","source":"DOI.org (Crossref)","title":"Can verbal autopsies be used on a national scale? Key findings and lessons from South Africa's national cause-of-death validation study","title-short":"Can verbal autopsies be used on a national scale?","volume":"17","author":[{"family":"Maqungo","given":"Monique"},{"family":"Nannan","given":"Nadine"},{"family":"Nojilana","given":"Beatrice"},{"family":"Nichols","given":"Erin"},{"family":"Morof","given":"Diane"},{"family":"Cheyip","given":"Mireille"},{"family":"Rao","given":"Chalapati"},{"family":"Lombard","given":"Carl"},{"family":"Price","given":"Jessica"},{"family":"Kahn","given":"Kathleen"},{"family":"Martin","given":"Lorna J."},{"family":"Bezuidenhout","given":"Francois"},{"family":"Laubscher","given":"Ria"},{"family":"Kabudula","given":"Chodziwadziwa"},{"family":"Glass","given":"Tracy"},{"family":"Awotiwon","given":"Oluwatoyin"},{"family":"Zinyakatira","given":"Nesbert"},{"family":"Funani","given":"Noluntu"},{"family":"Joubert","given":"Jané"},{"family":"Bradshaw","given":"Debbie"},{"family":"Groenewald","given":"Pamela"}],"issued":{"date-parts":[["2024",12,31]]},"citation-key":"maqungoCanVerbalAutopsies2024"},"prefix":""},{"id":3238,"uris":["http://zotero.org/users/6749620/items/S55ESM6K"],"itemData":{"id":3238,"type":"article-journal","container-title":"The Lancet Global Health","issue":"8","note":"publisher: Elsevier","page":"e1217–e1218","source":"Google Scholar","title":"Using verbal autopsy to enhance mortality surveillance","volume":"12","author":[{"family":"Onyango","given":"Dickens"},{"family":"Awuonda","given":"Benard"}],"issued":{"date-parts":[["2024"]]},"citation-key":"onyangoUsingVerbalAutopsy2024"},"prefix":""}],"schema":"https://github.com/citation-style-language/schema/raw/master/csl-citation.json"} </w:instrText>
      </w:r>
      <w:r w:rsidR="0035324F" w:rsidRPr="002A7926">
        <w:fldChar w:fldCharType="separate"/>
      </w:r>
      <w:r w:rsidR="004B119E" w:rsidRPr="004B119E">
        <w:rPr>
          <w:rFonts w:cs="Times New Roman"/>
          <w:kern w:val="0"/>
          <w:lang w:val="en-US"/>
        </w:rPr>
        <w:t>[73–75]</w:t>
      </w:r>
      <w:r w:rsidR="0035324F" w:rsidRPr="002A7926">
        <w:fldChar w:fldCharType="end"/>
      </w:r>
      <w:r w:rsidR="0035324F" w:rsidRPr="002A7926">
        <w:t>.</w:t>
      </w:r>
    </w:p>
    <w:p w14:paraId="31D4EB6A" w14:textId="2F1E2F90" w:rsidR="006661D1" w:rsidRDefault="005C5D24" w:rsidP="009A3616">
      <w:r>
        <w:t xml:space="preserve">This study establishes a basis for Computer Assisted Verbal Autopsy (CAVA), the integration of computer models into VA systems </w:t>
      </w:r>
      <w:r w:rsidR="003506FC">
        <w:t>paired with</w:t>
      </w:r>
      <w:r>
        <w:t xml:space="preserve"> physician assignment</w:t>
      </w:r>
      <w:r w:rsidRPr="008A29C4">
        <w:t>.</w:t>
      </w:r>
      <w:r>
        <w:t xml:space="preserve"> </w:t>
      </w:r>
      <w:r w:rsidRPr="008A29C4">
        <w:t xml:space="preserve">Model-generated COD suggestions can be </w:t>
      </w:r>
      <w:r w:rsidRPr="008A29C4">
        <w:lastRenderedPageBreak/>
        <w:t xml:space="preserve">offered to physicians after their initial assignment, enabling reconsideration or confirmation of CODs </w:t>
      </w:r>
      <w:r>
        <w:t xml:space="preserve">as seen in </w:t>
      </w:r>
      <w:r w:rsidRPr="008A29C4">
        <w:t xml:space="preserve">step 2 </w:t>
      </w:r>
      <w:r>
        <w:t>of</w:t>
      </w:r>
      <w:r w:rsidRPr="008A29C4">
        <w:t xml:space="preserve"> Figure 8. </w:t>
      </w:r>
      <w:r>
        <w:t xml:space="preserve"> </w:t>
      </w:r>
      <w:r w:rsidR="0052430A">
        <w:t>W</w:t>
      </w:r>
      <w:r w:rsidR="00095362">
        <w:t>e highlight that t</w:t>
      </w:r>
      <w:r w:rsidR="005E0BBB">
        <w:t>he i</w:t>
      </w:r>
      <w:r w:rsidR="0082609B">
        <w:t>ntegrat</w:t>
      </w:r>
      <w:r w:rsidR="005E0BBB">
        <w:t>ion of</w:t>
      </w:r>
      <w:r w:rsidR="00313BEB">
        <w:t xml:space="preserve"> </w:t>
      </w:r>
      <w:r w:rsidR="00DB0D6C">
        <w:t>models in</w:t>
      </w:r>
      <w:r w:rsidR="00313BEB">
        <w:t>to VAs</w:t>
      </w:r>
      <w:r w:rsidR="0082609B">
        <w:t xml:space="preserve"> is</w:t>
      </w:r>
      <w:r w:rsidR="00DB0D6C">
        <w:t xml:space="preserve"> </w:t>
      </w:r>
      <w:r w:rsidR="00313BEB">
        <w:t xml:space="preserve">both </w:t>
      </w:r>
      <w:r w:rsidR="00DB0D6C">
        <w:t xml:space="preserve">scalable and </w:t>
      </w:r>
      <w:r w:rsidR="00315DC0">
        <w:t>affordable</w:t>
      </w:r>
      <w:r w:rsidR="00387592">
        <w:t xml:space="preserve"> in resource-constrained settings</w:t>
      </w:r>
      <w:r w:rsidR="00972461">
        <w:t xml:space="preserve"> </w:t>
      </w:r>
      <w:r w:rsidR="00972461">
        <w:fldChar w:fldCharType="begin"/>
      </w:r>
      <w:r w:rsidR="004B119E">
        <w:instrText xml:space="preserve"> ADDIN ZOTERO_ITEM CSL_CITATION {"citationID":"00000034","properties":{"unsorted":false,"formattedCitation":"[37]","plainCitation":"[37]","noteIndex":0},"citationItems":[{"id":2608,"uris":["http://zotero.org/users/6749620/items/6I5UBQYW"],"itemData":{"id":2608,"type":"article-journal","abstract":"The traditional approach of diagnosis by individual physicians has a high rate of misdiagnosis. Pooling multiple physicians’ diagnoses (collective intelligence) is a promising approach to reducing misdiagnoses, but its accuracy in clinical cases is unknown to date.To assess how the diagnostic accuracy of groups of physicians and trainees compares with the diagnostic accuracy of individual physicians.Cross-sectional study using data from the Human Diagnosis Project (Human Dx), a multicountry data set of ranked differential diagnoses by individual physicians, graduate trainees, and medical students (users) solving user-submitted, structured clinical cases. From May 7, 2014, to October 5, 2016, groups of 2 to 9 randomly selected physicians solved individual cases. Data analysis was performed from March 16, 2017, to July 30, 2018.The primary outcome was diagnostic accuracy, assessed as a correct diagnosis in the top 3 ranked diagnoses for an individual; for groups, the top 3 diagnoses were a collective differential generated using a weighted combination of user diagnoses with a variety of approaches. A version of the McNemar test was used to account for clustering across repeated solvers to compare diagnostic accuracy.Of the 2069 users solving 1572 cases from the Human Dx data set, 1228 (59.4%) were residents or fellows, 431 (20.8%) were attending physicians, and 410 (19.8%) were medical students. Collective intelligence was associated with increasing diagnostic accuracy, from 62.5% (95% CI, 60.1%-64.9%) for individual physicians up to 85.6% (95% CI, 83.9%-87.4%) for groups of 9 (23.0% difference; 95% CI, 14.9%-31.2%; P &amp;lt; .001). The range of improvement varied by the specifications used for combining groups’ diagnoses, but groups consistently outperformed individuals regardless of approach. Absolute improvement in accuracy from individuals to groups of 9 varied by presenting symptom from an increase of 17.3% (95% CI, 6.4%-28.2%; P = .002) for abdominal pain to 29.8% (95% CI, 3.7%-55.8%; P = .02) for fever. Groups from 2 users (77.7% accuracy; 95% CI, 70.1%-84.6%) to 9 users (85.5% accuracy; 95% CI, 75.1%-95.9%) outperformed individual specialists in their subspecialty (66.3% accuracy; 95% CI, 59.1%-73.5%; P &amp;lt; .001 vs groups of 2 and 9).A collective intelligence approach was associated with higher diagnostic accuracy compared with individuals, including individual specialists whose expertise matched the case diagnosis, across a range of medical cases. Given the few proven strategies to address misdiagnosis, this technique merits further study in clinical settings.","container-title":"JAMA Network Open","DOI":"10.1001/jamanetworkopen.2019.0096","ISSN":"2574-3805","issue":"3","journalAbbreviation":"JAMA Network Open","page":"e190096","source":"Silverchair","title":"Comparative Accuracy of Diagnosis by Collective Intelligence of Multiple Physicians vs Individual Physicians","volume":"2","author":[{"family":"Barnett","given":"Michael L."},{"family":"Boddupalli","given":"Dhruv"},{"family":"Nundy","given":"Shantanu"},{"family":"Bates","given":"David W."}],"issued":{"date-parts":[["2019",3,1]]},"citation-key":"barnettComparativeAccuracyDiagnosis2019"},"prefix":""}],"schema":"https://github.com/citation-style-language/schema/raw/master/csl-citation.json"} </w:instrText>
      </w:r>
      <w:r w:rsidR="00972461">
        <w:fldChar w:fldCharType="separate"/>
      </w:r>
      <w:r w:rsidR="004B119E">
        <w:rPr>
          <w:noProof/>
        </w:rPr>
        <w:t>[37]</w:t>
      </w:r>
      <w:r w:rsidR="00972461">
        <w:fldChar w:fldCharType="end"/>
      </w:r>
      <w:r w:rsidR="00DB0D6C">
        <w:t xml:space="preserve">. At the time of analysis, GPT-3.5 </w:t>
      </w:r>
      <w:r w:rsidR="00121B30">
        <w:t>cost ~</w:t>
      </w:r>
      <w:r w:rsidR="0072225F">
        <w:t>$</w:t>
      </w:r>
      <w:r w:rsidR="00121B30">
        <w:t>0.02 USD per 100 records</w:t>
      </w:r>
      <w:r w:rsidR="00DB0D6C">
        <w:t xml:space="preserve">, GPT-4 cost </w:t>
      </w:r>
      <w:r w:rsidR="00C540E1">
        <w:t>~</w:t>
      </w:r>
      <w:r w:rsidR="00DB0D6C">
        <w:t>$1</w:t>
      </w:r>
      <w:r w:rsidR="001B5818">
        <w:t>.65</w:t>
      </w:r>
      <w:r w:rsidR="00DB0D6C">
        <w:t xml:space="preserve"> USD</w:t>
      </w:r>
      <w:r w:rsidR="001B5818">
        <w:t xml:space="preserve"> </w:t>
      </w:r>
      <w:r w:rsidR="00DB0D6C">
        <w:t>per</w:t>
      </w:r>
      <w:r w:rsidR="001B5818">
        <w:t xml:space="preserve"> 100</w:t>
      </w:r>
      <w:r w:rsidR="00DB0D6C">
        <w:t xml:space="preserve"> </w:t>
      </w:r>
      <w:r w:rsidR="001B5818">
        <w:t>records</w:t>
      </w:r>
      <w:r w:rsidR="00DB0D6C">
        <w:t xml:space="preserve"> </w:t>
      </w:r>
      <w:r w:rsidR="00DB0D6C">
        <w:fldChar w:fldCharType="begin"/>
      </w:r>
      <w:r w:rsidR="004B119E">
        <w:instrText xml:space="preserve"> ADDIN ZOTERO_ITEM CSL_CITATION {"citationID":"00000035","properties":{"unsorted":false,"formattedCitation":"[76]","plainCitation":"[76]","noteIndex":0},"citationItems":[{"id":2814,"uris":["http://zotero.org/users/6749620/items/TDH5XDWY"],"itemData":{"id":2814,"type":"webpage","abstract":"Simple and flexible. Only pay for what you use.","container-title":"OpenAI","language":"en-US","title":"Pricing","URL":"https://openai.com/api/pricing/","author":[{"literal":"OpenAI"}],"accessed":{"date-parts":[["2024",7,4]]},"issued":{"date-parts":[["2024"]]},"citation-key":"openaiPricing2024"},"prefix":""}],"schema":"https://github.com/citation-style-language/schema/raw/master/csl-citation.json"} </w:instrText>
      </w:r>
      <w:r w:rsidR="00DB0D6C">
        <w:fldChar w:fldCharType="separate"/>
      </w:r>
      <w:r w:rsidR="004B119E">
        <w:rPr>
          <w:noProof/>
        </w:rPr>
        <w:t>[76]</w:t>
      </w:r>
      <w:r w:rsidR="00DB0D6C">
        <w:fldChar w:fldCharType="end"/>
      </w:r>
      <w:r w:rsidR="00A2644C">
        <w:t>, while</w:t>
      </w:r>
      <w:r w:rsidR="003A786C">
        <w:t xml:space="preserve"> </w:t>
      </w:r>
      <w:r w:rsidR="00DB0D6C">
        <w:t xml:space="preserve">InterVA-5 and </w:t>
      </w:r>
      <w:proofErr w:type="spellStart"/>
      <w:r w:rsidR="00DB0D6C">
        <w:t>InSilicoVA</w:t>
      </w:r>
      <w:proofErr w:type="spellEnd"/>
      <w:r w:rsidR="00DB0D6C">
        <w:t xml:space="preserve"> were freely available as open-source software. These costs c</w:t>
      </w:r>
      <w:r w:rsidR="00A443D3">
        <w:t>omplement</w:t>
      </w:r>
      <w:r w:rsidR="00DB0D6C">
        <w:t xml:space="preserve"> physician review, </w:t>
      </w:r>
      <w:r w:rsidR="00A443D3">
        <w:t xml:space="preserve">which is </w:t>
      </w:r>
      <w:r w:rsidR="002E6680">
        <w:t xml:space="preserve">already </w:t>
      </w:r>
      <w:r w:rsidR="00A443D3">
        <w:t>affordable at</w:t>
      </w:r>
      <w:r w:rsidR="00B6295A">
        <w:t xml:space="preserve"> </w:t>
      </w:r>
      <w:r w:rsidR="00B12B29">
        <w:t>~</w:t>
      </w:r>
      <w:r w:rsidR="00DB0D6C">
        <w:t>$</w:t>
      </w:r>
      <w:r w:rsidR="00B6295A">
        <w:t>1</w:t>
      </w:r>
      <w:r w:rsidR="00DB0D6C">
        <w:t xml:space="preserve"> USD per household</w:t>
      </w:r>
      <w:r w:rsidR="00B12B29">
        <w:t xml:space="preserve"> (including field survey)</w:t>
      </w:r>
      <w:r w:rsidR="00DB0D6C">
        <w:t xml:space="preserve"> in settings like India </w:t>
      </w:r>
      <w:r w:rsidR="00DB0D6C">
        <w:fldChar w:fldCharType="begin"/>
      </w:r>
      <w:r w:rsidR="004B119E">
        <w:instrText xml:space="preserve"> ADDIN ZOTERO_ITEM CSL_CITATION {"citationID":"00000036","properties":{"unsorted":false,"formattedCitation":"[13, 14]","plainCitation":"[13, 14]","noteIndex":0},"citationItems":[{"id":2599,"uris":["http://zotero.org/users/6749620/items/6SK7HCRL"],"itemData":{"id":2599,"type":"article-journal","abstract":"Progress toward the United Nations 2030 Sustainable Development Goals requires improved information on mortality and causes of death. However, causes of many of the fifty million annual deaths in low- and middle-income countries remain unknown, as most of the deaths occur at home without medical attention. In 2001 India began the Million Death Study in 1.3 million nationally representative households. Nonmedical staff conduct verbal autopsies, which are structured interviews including a half-page narrative in local language of the family’s story of the symptoms and events leading to death. Two physicians independently assess each death to arrive at an underlying cause of death. The study has thus far yielded information that substantially altered previous estimates of cause-specific mortality and risk factors in India. Similar robust studies are feasible at low cost in other low- and middle-income countries, particularly if they adopt electronic data management and ensure high quality of fieldwork and physician coding. Nationwide mortality studies enable the quantification of avoidable premature mortality and key risk factors for disease, and provide a practicable method to monitor progress toward the Sustainable Development Goals.","container-title":"Health Affairs","DOI":"10.1377/hlthaff.2017.0635","ISSN":"0278-2715","issue":"11","note":"publisher: Health Affairs","page":"1887-1895","source":"healthaffairs.org (Atypon)","title":"Nationwide Mortality Studies To Quantify Causes Of Death: Relevant Lessons From India’s Million Death Study","title-short":"Nationwide Mortality Studies To Quantify Causes Of Death","volume":"36","author":[{"family":"Gomes","given":"Mireille"},{"family":"Begum","given":"Rehana"},{"family":"Sati","given":"Prabha"},{"family":"Dikshit","given":"Rajesh"},{"family":"Gupta","given":"Prakash C."},{"family":"Kumar","given":"Rajesh"},{"family":"Sheth","given":"Jay"},{"family":"Habib","given":"Asad"},{"family":"Jha","given":"Prabhat"}],"issued":{"date-parts":[["2017",11]]},"citation-key":"gomesNationwideMortalityStudies2017"},"prefix":""},{"id":2605,"uris":["http://zotero.org/users/6749620/items/HA5GEG9G"],"itemData":{"id":2605,"type":"article-journal","abstract":"Background Over 75% of the annual estimated 9.5 million deaths in India occur in the home, and the large majority of these do not have a certified cause. India and other developing countries urgently need reliable quantification of the causes of death. They also need better epidemiological evidence about the relevance of physical (such as blood pressure and obesity), behavioral (such as smoking, alcohol, HIV-1 risk taking, and immunization history), and biological (such as blood lipids and gene polymorphisms) measurements to the development of disease in individuals or disease rates in populations. We report here on the rationale, design, and implementation of the world's largest prospective study of the causes and correlates of mortality. Methods and Findings We will monitor nearly 14 million people in 2.4 million nationally representative Indian households (6.3 million people in 1.1 million households in the 1998–2003 sample frame and 7.6 million people in 1.3 million households in the 2004–2014 sample frame) for vital status and, if dead, the causes of death through a well-validated verbal autopsy (VA) instrument. About 300,000 deaths from 1998–2003 and some 700,000 deaths from 2004–2014 are expected; of these about 850,000 will be coded by two physicians to provide causes of death by gender, age, socioeconomic status, and geographical region. Pilot studies will evaluate the addition of physical and biological measurements, specifically dried blood spots. Preliminary results from over 35,000 deaths suggest that VA can ascertain the leading causes of death, reduce the misclassification of causes, and derive the probable underlying cause of death when it has not been reported. VA yields broad classification of the underlying causes in about 90% of deaths before age 70. In old age, however, the proportion of classifiable deaths is lower. By tracking underlying demographic denominators, the study permits quantification of absolute mortality rates. Household case-control, proportional mortality, and nested case-control methods permit quantification of risk factors. Conclusions This study will reliably document not only the underlying cause of child and adult deaths but also key risk factors (behavioral, physical, environmental, and eventually, genetic). It offers a globally replicable model for reliably estimating cause-specific mortality using VA and strengthens India's flagship mortality monitoring system. Despite the misclassification that is still expected, the new cause-of-death data will be substantially better than that available previously.","container-title":"PLOS Medicine","DOI":"10.1371/journal.pmed.0030018","ISSN":"1549-1676","issue":"2","journalAbbreviation":"PLOS Medicine","language":"en","note":"publisher: Public Library of Science","page":"e18","source":"PLoS Journals","title":"Prospective Study of One Million Deaths in India: Rationale, Design, and Validation Results","title-short":"Prospective Study of One Million Deaths in India","volume":"3","author":[{"family":"Jha","given":"Prabhat"},{"family":"Gajalakshmi","given":"Vendhan"},{"family":"Gupta","given":"Prakash C."},{"family":"Kumar","given":"Rajesh"},{"family":"Mony","given":"Prem"},{"family":"Dhingra","given":"Neeraj"},{"family":"Peto","given":"Richard"},{"family":"Collaborators","given":"RGI-CGHR Prospective Study"}],"issued":{"date-parts":[["2005",12,20]]},"citation-key":"jhaProspectiveStudyOne2005"},"prefix":""}],"schema":"https://github.com/citation-style-language/schema/raw/master/csl-citation.json"} </w:instrText>
      </w:r>
      <w:r w:rsidR="00DB0D6C">
        <w:fldChar w:fldCharType="separate"/>
      </w:r>
      <w:r w:rsidR="004B119E">
        <w:rPr>
          <w:noProof/>
        </w:rPr>
        <w:t>[13, 14]</w:t>
      </w:r>
      <w:r w:rsidR="00DB0D6C">
        <w:fldChar w:fldCharType="end"/>
      </w:r>
      <w:r w:rsidR="007C1C0A">
        <w:t>.</w:t>
      </w:r>
      <w:r>
        <w:t xml:space="preserve"> </w:t>
      </w:r>
      <w:r w:rsidR="00242D39">
        <w:t>Given</w:t>
      </w:r>
      <w:r w:rsidR="006D0236">
        <w:t xml:space="preserve"> </w:t>
      </w:r>
      <w:r w:rsidR="00312DAF">
        <w:t>recent studies su</w:t>
      </w:r>
      <w:r w:rsidR="004B099D">
        <w:t>pporting</w:t>
      </w:r>
      <w:r w:rsidR="00312DAF">
        <w:t xml:space="preserve"> improvement in </w:t>
      </w:r>
      <w:r w:rsidR="005D67CF">
        <w:t>physician</w:t>
      </w:r>
      <w:r w:rsidR="00312DAF">
        <w:t xml:space="preserve"> diagnosis from</w:t>
      </w:r>
      <w:r w:rsidR="005327EE">
        <w:t xml:space="preserve"> LLM</w:t>
      </w:r>
      <w:r w:rsidR="00312DAF">
        <w:t xml:space="preserve"> assistance</w:t>
      </w:r>
      <w:r w:rsidR="004124D9">
        <w:t xml:space="preserve"> </w:t>
      </w:r>
      <w:r w:rsidR="004124D9">
        <w:fldChar w:fldCharType="begin"/>
      </w:r>
      <w:r w:rsidR="004B119E">
        <w:instrText xml:space="preserve"> ADDIN ZOTERO_ITEM CSL_CITATION {"citationID":"DFZ7RJ1U","properties":{"formattedCitation":"[77, 78]","plainCitation":"[77, 78]","noteIndex":0},"citationItems":[{"id":3483,"uris":["http://zotero.org/users/6749620/items/9JRR7WC4"],"itemData":{"id":3483,"type":"article-journal","container-title":"Nature medicine","issue":"3","note":"publisher: Nature Publishing Group US New York","page":"932–942","source":"Google Scholar","title":"A generalist medical language model for disease diagnosis assistance","volume":"31","author":[{"family":"Liu","given":"Xiaohong"},{"family":"Liu","given":"Hao"},{"family":"Yang","given":"Guoxing"},{"family":"Jiang","given":"Zeyu"},{"family":"Cui","given":"Shuguang"},{"family":"Zhang","given":"Zhaoze"},{"family":"Wang","given":"Huan"},{"family":"Tao","given":"Liyuan"},{"family":"Sun","given":"Yongchang"},{"family":"Song","given":"Zhu"}],"issued":{"date-parts":[["2025"]]},"citation-key":"liuGeneralistMedicalLanguage2025"}},{"id":"zCeQwQqY/NrTMtKxv","uris":["http://zotero.org/users/6749620/items/JT8T8LN7"],"itemData":{"id":3481,"type":"article-journal","container-title":"Nature","note":"publisher: Nature Publishing Group UK London","page":"1–7","source":"Google Scholar","title":"Towards accurate differential diagnosis with large language models","author":[{"family":"McDuff","given":"Daniel"},{"family":"Schaekermann","given":"Mike"},{"family":"Tu","given":"Tao"},{"family":"Palepu","given":"Anil"},{"family":"Wang","given":"Amy"},{"family":"Garrison","given":"Jake"},{"family":"Singhal","given":"Karan"},{"family":"Sharma","given":"Yash"},{"family":"Azizi","given":"Shekoofeh"},{"family":"Kulkarni","given":"Kavita"}],"issued":{"date-parts":[["2025"]]},"citation-key":"mcduffAccurateDifferentialDiagnosis2025a"}}],"schema":"https://github.com/citation-style-language/schema/raw/master/csl-citation.json"} </w:instrText>
      </w:r>
      <w:r w:rsidR="004124D9">
        <w:fldChar w:fldCharType="separate"/>
      </w:r>
      <w:r w:rsidR="004B119E">
        <w:rPr>
          <w:noProof/>
        </w:rPr>
        <w:t>[77, 78]</w:t>
      </w:r>
      <w:r w:rsidR="004124D9">
        <w:fldChar w:fldCharType="end"/>
      </w:r>
      <w:r w:rsidR="00242D39">
        <w:t xml:space="preserve">, </w:t>
      </w:r>
      <w:r w:rsidR="007946CB">
        <w:t xml:space="preserve">we foresee </w:t>
      </w:r>
      <w:r w:rsidR="001D4CE2">
        <w:t>th</w:t>
      </w:r>
      <w:r w:rsidR="00582AC4">
        <w:t>e potential of</w:t>
      </w:r>
      <w:r w:rsidR="001D4CE2">
        <w:t xml:space="preserve"> </w:t>
      </w:r>
      <w:r w:rsidR="00CD4F1E" w:rsidRPr="008A29C4">
        <w:t>alternative COD suggestions from</w:t>
      </w:r>
      <w:r w:rsidR="00284147">
        <w:t xml:space="preserve"> computer</w:t>
      </w:r>
      <w:r w:rsidR="00CD4F1E" w:rsidRPr="008A29C4">
        <w:t xml:space="preserve"> models</w:t>
      </w:r>
      <w:r w:rsidR="00582AC4">
        <w:t xml:space="preserve"> </w:t>
      </w:r>
      <w:r w:rsidR="00CD4F1E" w:rsidRPr="008A29C4">
        <w:t>reduc</w:t>
      </w:r>
      <w:r w:rsidR="00582AC4">
        <w:t>ing</w:t>
      </w:r>
      <w:r w:rsidR="00CD4F1E" w:rsidRPr="008A29C4">
        <w:t xml:space="preserve"> physician disagreement and frequency of ill-defined records.</w:t>
      </w:r>
      <w:r w:rsidR="008F459C">
        <w:t xml:space="preserve"> Presently,</w:t>
      </w:r>
      <w:r w:rsidR="00CD4F1E" w:rsidRPr="008A29C4">
        <w:t xml:space="preserve"> </w:t>
      </w:r>
      <w:r w:rsidR="008F459C">
        <w:t>w</w:t>
      </w:r>
      <w:r w:rsidR="00993AAC">
        <w:t xml:space="preserve">e </w:t>
      </w:r>
      <w:r w:rsidR="00FF62AD">
        <w:t>have</w:t>
      </w:r>
      <w:r w:rsidR="00965B0C">
        <w:t xml:space="preserve"> integrated</w:t>
      </w:r>
      <w:r w:rsidR="006960CE">
        <w:t xml:space="preserve"> CAVA</w:t>
      </w:r>
      <w:r w:rsidR="00965B0C">
        <w:t xml:space="preserve"> </w:t>
      </w:r>
      <w:r w:rsidR="006960CE">
        <w:t xml:space="preserve">(using </w:t>
      </w:r>
      <w:r w:rsidR="00CD4F1E">
        <w:t xml:space="preserve">GPT-4, InterVA-5, and </w:t>
      </w:r>
      <w:proofErr w:type="spellStart"/>
      <w:r w:rsidR="00CD4F1E">
        <w:t>InSilicoVA</w:t>
      </w:r>
      <w:proofErr w:type="spellEnd"/>
      <w:r w:rsidR="006960CE">
        <w:t>)</w:t>
      </w:r>
      <w:r w:rsidR="00CD4F1E">
        <w:t xml:space="preserve"> into the ongoing HEAL-SL study </w:t>
      </w:r>
      <w:r w:rsidR="00CD4F1E">
        <w:fldChar w:fldCharType="begin"/>
      </w:r>
      <w:r w:rsidR="004B119E">
        <w:instrText xml:space="preserve"> ADDIN ZOTERO_ITEM CSL_CITATION {"citationID":"00000054","properties":{"unsorted":false,"formattedCitation":"[33]","plainCitation":"[33]","noteIndex":0},"citationItems":[{"id":2577,"uris":["http://zotero.org/users/6749620/items/LB3E3IVG"],"itemData":{"id":2577,"type":"webpage","title":"Healthy Sierra Leone","URL":"https://healsl.org/","author":[{"literal":"Njala University"}],"accessed":{"date-parts":[["2024",1,7]]},"issued":{"date-parts":[["2023"]]},"citation-key":"njalauniversityHealthySierraLeone2023"},"prefix":""}],"schema":"https://github.com/citation-style-language/schema/raw/master/csl-citation.json"} </w:instrText>
      </w:r>
      <w:r w:rsidR="00CD4F1E">
        <w:fldChar w:fldCharType="separate"/>
      </w:r>
      <w:r w:rsidR="004B119E">
        <w:rPr>
          <w:noProof/>
        </w:rPr>
        <w:t>[33]</w:t>
      </w:r>
      <w:r w:rsidR="00CD4F1E">
        <w:fldChar w:fldCharType="end"/>
      </w:r>
      <w:r w:rsidR="00CD4F1E">
        <w:t>,</w:t>
      </w:r>
      <w:r w:rsidR="00E36BF1">
        <w:t xml:space="preserve"> with f</w:t>
      </w:r>
      <w:r w:rsidR="00993AAC">
        <w:t>uture work evaluat</w:t>
      </w:r>
      <w:r w:rsidR="00E36BF1">
        <w:t>ing</w:t>
      </w:r>
      <w:r w:rsidR="00993AAC">
        <w:t xml:space="preserve"> the impact of </w:t>
      </w:r>
      <w:r w:rsidR="00A4457B">
        <w:t>CAVA</w:t>
      </w:r>
      <w:r w:rsidR="00993AAC">
        <w:t xml:space="preserve"> on physician assignment.</w:t>
      </w:r>
    </w:p>
    <w:p w14:paraId="40194D82" w14:textId="334A30C0" w:rsidR="00375A71" w:rsidRPr="002D10D5" w:rsidRDefault="00375A71" w:rsidP="009A3616">
      <w:pPr>
        <w:pStyle w:val="TableCaption"/>
      </w:pPr>
      <w:r w:rsidRPr="002D10D5">
        <w:rPr>
          <w:b/>
          <w:bCs w:val="0"/>
        </w:rPr>
        <w:t>Table 1</w:t>
      </w:r>
      <w:r w:rsidRPr="002D10D5">
        <w:t xml:space="preserve"> Top ten leading causes of death for Sierra Leone in 2023 and </w:t>
      </w:r>
      <w:r w:rsidR="002C7E0A">
        <w:t>best performing</w:t>
      </w:r>
      <w:r w:rsidRPr="002D10D5">
        <w:t xml:space="preserve"> models</w:t>
      </w:r>
      <w:r w:rsidR="002C7E0A">
        <w:t xml:space="preserve"> for verbal autopsy coding</w:t>
      </w:r>
      <w:r w:rsidRPr="002D10D5">
        <w:t>.</w:t>
      </w:r>
    </w:p>
    <w:tbl>
      <w:tblPr>
        <w:tblStyle w:val="TableGrid"/>
        <w:tblW w:w="5000" w:type="pct"/>
        <w:jc w:val="center"/>
        <w:tblInd w:w="0" w:type="dxa"/>
        <w:tblCellMar>
          <w:top w:w="11" w:type="dxa"/>
          <w:left w:w="11" w:type="dxa"/>
          <w:bottom w:w="11" w:type="dxa"/>
          <w:right w:w="11" w:type="dxa"/>
        </w:tblCellMar>
        <w:tblLook w:val="04A0" w:firstRow="1" w:lastRow="0" w:firstColumn="1" w:lastColumn="0" w:noHBand="0" w:noVBand="1"/>
      </w:tblPr>
      <w:tblGrid>
        <w:gridCol w:w="3686"/>
        <w:gridCol w:w="2410"/>
        <w:gridCol w:w="2930"/>
      </w:tblGrid>
      <w:tr w:rsidR="006661D1" w14:paraId="735FF3F3" w14:textId="77777777" w:rsidTr="00FC5C56">
        <w:trPr>
          <w:trHeight w:val="20"/>
          <w:jc w:val="center"/>
        </w:trPr>
        <w:tc>
          <w:tcPr>
            <w:tcW w:w="2042" w:type="pct"/>
            <w:tcBorders>
              <w:top w:val="single" w:sz="8" w:space="0" w:color="auto"/>
              <w:left w:val="nil"/>
              <w:bottom w:val="single" w:sz="4" w:space="0" w:color="auto"/>
              <w:right w:val="nil"/>
            </w:tcBorders>
          </w:tcPr>
          <w:p w14:paraId="25BF4AB2" w14:textId="77777777" w:rsidR="006661D1" w:rsidRDefault="006661D1" w:rsidP="00D07F2F">
            <w:pPr>
              <w:spacing w:before="40" w:after="40" w:line="240" w:lineRule="auto"/>
              <w:jc w:val="left"/>
            </w:pPr>
            <w:r>
              <w:rPr>
                <w:sz w:val="16"/>
              </w:rPr>
              <w:t>Top 10 Leading Cause of Death</w:t>
            </w:r>
          </w:p>
          <w:p w14:paraId="36A159AB" w14:textId="77777777" w:rsidR="006661D1" w:rsidRDefault="006661D1" w:rsidP="00D07F2F">
            <w:pPr>
              <w:spacing w:before="40" w:after="40" w:line="240" w:lineRule="auto"/>
              <w:jc w:val="left"/>
            </w:pPr>
            <w:r>
              <w:rPr>
                <w:sz w:val="16"/>
              </w:rPr>
              <w:t>(∼71% of ∼76K deaths)</w:t>
            </w:r>
            <w:r w:rsidRPr="00C33FF8">
              <w:rPr>
                <w:sz w:val="16"/>
                <w:vertAlign w:val="superscript"/>
              </w:rPr>
              <w:t>1</w:t>
            </w:r>
          </w:p>
        </w:tc>
        <w:tc>
          <w:tcPr>
            <w:tcW w:w="1335" w:type="pct"/>
            <w:tcBorders>
              <w:top w:val="single" w:sz="8" w:space="0" w:color="auto"/>
              <w:left w:val="nil"/>
              <w:bottom w:val="single" w:sz="4" w:space="0" w:color="auto"/>
              <w:right w:val="nil"/>
            </w:tcBorders>
          </w:tcPr>
          <w:p w14:paraId="66F9C824" w14:textId="77777777" w:rsidR="006661D1" w:rsidRDefault="006661D1" w:rsidP="00D07F2F">
            <w:pPr>
              <w:spacing w:before="40" w:after="40" w:line="240" w:lineRule="auto"/>
              <w:jc w:val="left"/>
            </w:pPr>
            <w:r>
              <w:rPr>
                <w:sz w:val="16"/>
              </w:rPr>
              <w:t>Deaths (% of 76K)</w:t>
            </w:r>
            <w:r w:rsidRPr="00C33FF8">
              <w:rPr>
                <w:sz w:val="16"/>
                <w:vertAlign w:val="superscript"/>
              </w:rPr>
              <w:t>2</w:t>
            </w:r>
          </w:p>
        </w:tc>
        <w:tc>
          <w:tcPr>
            <w:tcW w:w="1623" w:type="pct"/>
            <w:tcBorders>
              <w:top w:val="single" w:sz="8" w:space="0" w:color="auto"/>
              <w:left w:val="nil"/>
              <w:bottom w:val="single" w:sz="4" w:space="0" w:color="auto"/>
              <w:right w:val="nil"/>
            </w:tcBorders>
          </w:tcPr>
          <w:p w14:paraId="177FF0CF" w14:textId="413314BB" w:rsidR="006661D1" w:rsidRDefault="006661D1" w:rsidP="00D07F2F">
            <w:pPr>
              <w:spacing w:before="40" w:after="40" w:line="240" w:lineRule="auto"/>
              <w:jc w:val="left"/>
            </w:pPr>
            <w:r>
              <w:rPr>
                <w:sz w:val="16"/>
              </w:rPr>
              <w:t xml:space="preserve">Best Model(s) at the </w:t>
            </w:r>
            <w:r w:rsidR="00F66029">
              <w:rPr>
                <w:sz w:val="16"/>
              </w:rPr>
              <w:t>individual-level</w:t>
            </w:r>
          </w:p>
        </w:tc>
      </w:tr>
      <w:tr w:rsidR="006661D1" w14:paraId="0C45CD9C" w14:textId="77777777" w:rsidTr="00933693">
        <w:trPr>
          <w:trHeight w:val="20"/>
          <w:jc w:val="center"/>
        </w:trPr>
        <w:tc>
          <w:tcPr>
            <w:tcW w:w="2042" w:type="pct"/>
            <w:tcBorders>
              <w:left w:val="nil"/>
              <w:bottom w:val="nil"/>
              <w:right w:val="nil"/>
            </w:tcBorders>
            <w:vAlign w:val="center"/>
          </w:tcPr>
          <w:p w14:paraId="431EB0F5" w14:textId="77777777" w:rsidR="006661D1" w:rsidRDefault="006661D1" w:rsidP="00D07F2F">
            <w:pPr>
              <w:spacing w:before="40" w:after="40" w:line="240" w:lineRule="auto"/>
              <w:jc w:val="left"/>
            </w:pPr>
            <w:r>
              <w:rPr>
                <w:sz w:val="16"/>
              </w:rPr>
              <w:t>Malaria</w:t>
            </w:r>
          </w:p>
        </w:tc>
        <w:tc>
          <w:tcPr>
            <w:tcW w:w="1335" w:type="pct"/>
            <w:tcBorders>
              <w:left w:val="nil"/>
              <w:bottom w:val="nil"/>
              <w:right w:val="nil"/>
            </w:tcBorders>
            <w:vAlign w:val="center"/>
          </w:tcPr>
          <w:p w14:paraId="0B776E44" w14:textId="77777777" w:rsidR="006661D1" w:rsidRDefault="006661D1" w:rsidP="00D07F2F">
            <w:pPr>
              <w:spacing w:before="40" w:after="40" w:line="240" w:lineRule="auto"/>
              <w:jc w:val="left"/>
            </w:pPr>
            <w:r>
              <w:rPr>
                <w:sz w:val="16"/>
              </w:rPr>
              <w:t>16,075 (21%)</w:t>
            </w:r>
          </w:p>
        </w:tc>
        <w:tc>
          <w:tcPr>
            <w:tcW w:w="1623" w:type="pct"/>
            <w:tcBorders>
              <w:left w:val="nil"/>
              <w:bottom w:val="nil"/>
              <w:right w:val="nil"/>
            </w:tcBorders>
            <w:vAlign w:val="center"/>
          </w:tcPr>
          <w:p w14:paraId="7FCDD036" w14:textId="77777777" w:rsidR="006661D1" w:rsidRDefault="006661D1" w:rsidP="00D07F2F">
            <w:pPr>
              <w:spacing w:before="40" w:after="40" w:line="240" w:lineRule="auto"/>
              <w:jc w:val="left"/>
            </w:pPr>
            <w:r>
              <w:rPr>
                <w:sz w:val="16"/>
              </w:rPr>
              <w:t>GPT-3.5/4</w:t>
            </w:r>
          </w:p>
        </w:tc>
      </w:tr>
      <w:tr w:rsidR="006661D1" w14:paraId="08B1FB14" w14:textId="77777777" w:rsidTr="00933693">
        <w:trPr>
          <w:trHeight w:val="20"/>
          <w:jc w:val="center"/>
        </w:trPr>
        <w:tc>
          <w:tcPr>
            <w:tcW w:w="2042" w:type="pct"/>
            <w:tcBorders>
              <w:top w:val="nil"/>
              <w:left w:val="nil"/>
              <w:bottom w:val="nil"/>
              <w:right w:val="nil"/>
            </w:tcBorders>
            <w:vAlign w:val="center"/>
          </w:tcPr>
          <w:p w14:paraId="6CEDA366" w14:textId="77777777" w:rsidR="006661D1" w:rsidRDefault="006661D1" w:rsidP="00D07F2F">
            <w:pPr>
              <w:spacing w:before="40" w:after="40" w:line="240" w:lineRule="auto"/>
              <w:jc w:val="left"/>
            </w:pPr>
            <w:r>
              <w:rPr>
                <w:sz w:val="16"/>
              </w:rPr>
              <w:t>Infections</w:t>
            </w:r>
          </w:p>
        </w:tc>
        <w:tc>
          <w:tcPr>
            <w:tcW w:w="1335" w:type="pct"/>
            <w:tcBorders>
              <w:top w:val="nil"/>
              <w:left w:val="nil"/>
              <w:bottom w:val="nil"/>
              <w:right w:val="nil"/>
            </w:tcBorders>
            <w:vAlign w:val="center"/>
          </w:tcPr>
          <w:p w14:paraId="73A27610" w14:textId="77777777" w:rsidR="006661D1" w:rsidRDefault="006661D1" w:rsidP="00D07F2F">
            <w:pPr>
              <w:spacing w:before="40" w:after="40" w:line="240" w:lineRule="auto"/>
              <w:jc w:val="left"/>
            </w:pPr>
            <w:r>
              <w:rPr>
                <w:sz w:val="16"/>
              </w:rPr>
              <w:t>11,777 (16%)</w:t>
            </w:r>
          </w:p>
        </w:tc>
        <w:tc>
          <w:tcPr>
            <w:tcW w:w="1623" w:type="pct"/>
            <w:tcBorders>
              <w:top w:val="nil"/>
              <w:left w:val="nil"/>
              <w:bottom w:val="nil"/>
              <w:right w:val="nil"/>
            </w:tcBorders>
            <w:vAlign w:val="center"/>
          </w:tcPr>
          <w:p w14:paraId="3A984750" w14:textId="77777777" w:rsidR="006661D1" w:rsidRDefault="006661D1" w:rsidP="00D07F2F">
            <w:pPr>
              <w:spacing w:before="40" w:after="40" w:line="240" w:lineRule="auto"/>
              <w:jc w:val="left"/>
            </w:pPr>
            <w:r>
              <w:rPr>
                <w:sz w:val="16"/>
              </w:rPr>
              <w:t>GPT-3.5/4/</w:t>
            </w:r>
            <w:proofErr w:type="spellStart"/>
            <w:r>
              <w:rPr>
                <w:sz w:val="16"/>
              </w:rPr>
              <w:t>InSilicoVA</w:t>
            </w:r>
            <w:proofErr w:type="spellEnd"/>
          </w:p>
        </w:tc>
      </w:tr>
      <w:tr w:rsidR="006661D1" w14:paraId="2D317682" w14:textId="77777777" w:rsidTr="00933693">
        <w:trPr>
          <w:trHeight w:val="20"/>
          <w:jc w:val="center"/>
        </w:trPr>
        <w:tc>
          <w:tcPr>
            <w:tcW w:w="2042" w:type="pct"/>
            <w:tcBorders>
              <w:top w:val="nil"/>
              <w:left w:val="nil"/>
              <w:bottom w:val="nil"/>
              <w:right w:val="nil"/>
            </w:tcBorders>
            <w:vAlign w:val="center"/>
          </w:tcPr>
          <w:p w14:paraId="2EF9E27E" w14:textId="77777777" w:rsidR="006661D1" w:rsidRDefault="006661D1" w:rsidP="00D07F2F">
            <w:pPr>
              <w:spacing w:before="40" w:after="40" w:line="240" w:lineRule="auto"/>
              <w:jc w:val="left"/>
            </w:pPr>
            <w:r>
              <w:rPr>
                <w:sz w:val="16"/>
              </w:rPr>
              <w:t>Ischaemic heart and other vascular</w:t>
            </w:r>
          </w:p>
        </w:tc>
        <w:tc>
          <w:tcPr>
            <w:tcW w:w="1335" w:type="pct"/>
            <w:tcBorders>
              <w:top w:val="nil"/>
              <w:left w:val="nil"/>
              <w:bottom w:val="nil"/>
              <w:right w:val="nil"/>
            </w:tcBorders>
            <w:vAlign w:val="center"/>
          </w:tcPr>
          <w:p w14:paraId="4372C667" w14:textId="77777777" w:rsidR="006661D1" w:rsidRDefault="006661D1" w:rsidP="00D07F2F">
            <w:pPr>
              <w:spacing w:before="40" w:after="40" w:line="240" w:lineRule="auto"/>
              <w:jc w:val="left"/>
            </w:pPr>
            <w:r>
              <w:rPr>
                <w:sz w:val="16"/>
              </w:rPr>
              <w:t>5,747 (8%)</w:t>
            </w:r>
          </w:p>
        </w:tc>
        <w:tc>
          <w:tcPr>
            <w:tcW w:w="1623" w:type="pct"/>
            <w:tcBorders>
              <w:top w:val="nil"/>
              <w:left w:val="nil"/>
              <w:bottom w:val="nil"/>
              <w:right w:val="nil"/>
            </w:tcBorders>
            <w:vAlign w:val="center"/>
          </w:tcPr>
          <w:p w14:paraId="253233F6" w14:textId="77777777" w:rsidR="006661D1" w:rsidRDefault="006661D1" w:rsidP="00D07F2F">
            <w:pPr>
              <w:spacing w:before="40" w:after="40" w:line="240" w:lineRule="auto"/>
              <w:jc w:val="left"/>
            </w:pPr>
            <w:r>
              <w:rPr>
                <w:sz w:val="16"/>
              </w:rPr>
              <w:t>GPT-4</w:t>
            </w:r>
          </w:p>
        </w:tc>
      </w:tr>
      <w:tr w:rsidR="006661D1" w14:paraId="326A5B34" w14:textId="77777777" w:rsidTr="00933693">
        <w:trPr>
          <w:trHeight w:val="20"/>
          <w:jc w:val="center"/>
        </w:trPr>
        <w:tc>
          <w:tcPr>
            <w:tcW w:w="2042" w:type="pct"/>
            <w:tcBorders>
              <w:top w:val="nil"/>
              <w:left w:val="nil"/>
              <w:bottom w:val="nil"/>
              <w:right w:val="nil"/>
            </w:tcBorders>
            <w:vAlign w:val="center"/>
          </w:tcPr>
          <w:p w14:paraId="5D9C16F7" w14:textId="77777777" w:rsidR="006661D1" w:rsidRDefault="006661D1" w:rsidP="00D07F2F">
            <w:pPr>
              <w:spacing w:before="40" w:after="40" w:line="240" w:lineRule="auto"/>
              <w:jc w:val="left"/>
            </w:pPr>
            <w:r>
              <w:rPr>
                <w:sz w:val="16"/>
              </w:rPr>
              <w:t>Diarrhoea</w:t>
            </w:r>
          </w:p>
        </w:tc>
        <w:tc>
          <w:tcPr>
            <w:tcW w:w="1335" w:type="pct"/>
            <w:tcBorders>
              <w:top w:val="nil"/>
              <w:left w:val="nil"/>
              <w:bottom w:val="nil"/>
              <w:right w:val="nil"/>
            </w:tcBorders>
            <w:vAlign w:val="center"/>
          </w:tcPr>
          <w:p w14:paraId="4829F558" w14:textId="77777777" w:rsidR="006661D1" w:rsidRDefault="006661D1" w:rsidP="00D07F2F">
            <w:pPr>
              <w:spacing w:before="40" w:after="40" w:line="240" w:lineRule="auto"/>
              <w:jc w:val="left"/>
            </w:pPr>
            <w:r>
              <w:rPr>
                <w:sz w:val="16"/>
              </w:rPr>
              <w:t>4,285 (6%)</w:t>
            </w:r>
          </w:p>
        </w:tc>
        <w:tc>
          <w:tcPr>
            <w:tcW w:w="1623" w:type="pct"/>
            <w:tcBorders>
              <w:top w:val="nil"/>
              <w:left w:val="nil"/>
              <w:bottom w:val="nil"/>
              <w:right w:val="nil"/>
            </w:tcBorders>
            <w:vAlign w:val="center"/>
          </w:tcPr>
          <w:p w14:paraId="0CB6153A" w14:textId="77777777" w:rsidR="006661D1" w:rsidRDefault="006661D1" w:rsidP="00D07F2F">
            <w:pPr>
              <w:spacing w:before="40" w:after="40" w:line="240" w:lineRule="auto"/>
              <w:jc w:val="left"/>
            </w:pPr>
            <w:r>
              <w:rPr>
                <w:sz w:val="16"/>
              </w:rPr>
              <w:t>GPT-4</w:t>
            </w:r>
          </w:p>
        </w:tc>
      </w:tr>
      <w:tr w:rsidR="006661D1" w14:paraId="6237ECB1" w14:textId="77777777" w:rsidTr="00933693">
        <w:trPr>
          <w:trHeight w:val="20"/>
          <w:jc w:val="center"/>
        </w:trPr>
        <w:tc>
          <w:tcPr>
            <w:tcW w:w="2042" w:type="pct"/>
            <w:tcBorders>
              <w:top w:val="nil"/>
              <w:left w:val="nil"/>
              <w:bottom w:val="nil"/>
              <w:right w:val="nil"/>
            </w:tcBorders>
            <w:vAlign w:val="center"/>
          </w:tcPr>
          <w:p w14:paraId="3539B5D4" w14:textId="77777777" w:rsidR="006661D1" w:rsidRDefault="006661D1" w:rsidP="00D07F2F">
            <w:pPr>
              <w:spacing w:before="40" w:after="40" w:line="240" w:lineRule="auto"/>
              <w:jc w:val="left"/>
            </w:pPr>
            <w:r>
              <w:rPr>
                <w:sz w:val="16"/>
              </w:rPr>
              <w:t>Stroke</w:t>
            </w:r>
          </w:p>
        </w:tc>
        <w:tc>
          <w:tcPr>
            <w:tcW w:w="1335" w:type="pct"/>
            <w:tcBorders>
              <w:top w:val="nil"/>
              <w:left w:val="nil"/>
              <w:bottom w:val="nil"/>
              <w:right w:val="nil"/>
            </w:tcBorders>
            <w:vAlign w:val="center"/>
          </w:tcPr>
          <w:p w14:paraId="02015AFD" w14:textId="77777777" w:rsidR="006661D1" w:rsidRDefault="006661D1" w:rsidP="00D07F2F">
            <w:pPr>
              <w:spacing w:before="40" w:after="40" w:line="240" w:lineRule="auto"/>
              <w:jc w:val="left"/>
            </w:pPr>
            <w:r>
              <w:rPr>
                <w:sz w:val="16"/>
              </w:rPr>
              <w:t>4,262 (6%)</w:t>
            </w:r>
          </w:p>
        </w:tc>
        <w:tc>
          <w:tcPr>
            <w:tcW w:w="1623" w:type="pct"/>
            <w:tcBorders>
              <w:top w:val="nil"/>
              <w:left w:val="nil"/>
              <w:bottom w:val="nil"/>
              <w:right w:val="nil"/>
            </w:tcBorders>
            <w:vAlign w:val="center"/>
          </w:tcPr>
          <w:p w14:paraId="090C4EA4" w14:textId="77777777" w:rsidR="006661D1" w:rsidRDefault="006661D1" w:rsidP="00D07F2F">
            <w:pPr>
              <w:spacing w:before="40" w:after="40" w:line="240" w:lineRule="auto"/>
              <w:jc w:val="left"/>
            </w:pPr>
            <w:r>
              <w:rPr>
                <w:sz w:val="16"/>
              </w:rPr>
              <w:t>GPT-4</w:t>
            </w:r>
          </w:p>
        </w:tc>
      </w:tr>
      <w:tr w:rsidR="006661D1" w14:paraId="096E9F73" w14:textId="77777777" w:rsidTr="00933693">
        <w:trPr>
          <w:trHeight w:val="20"/>
          <w:jc w:val="center"/>
        </w:trPr>
        <w:tc>
          <w:tcPr>
            <w:tcW w:w="2042" w:type="pct"/>
            <w:tcBorders>
              <w:top w:val="nil"/>
              <w:left w:val="nil"/>
              <w:bottom w:val="nil"/>
              <w:right w:val="nil"/>
            </w:tcBorders>
            <w:vAlign w:val="center"/>
          </w:tcPr>
          <w:p w14:paraId="16801ACB" w14:textId="77777777" w:rsidR="006661D1" w:rsidRDefault="006661D1" w:rsidP="00D07F2F">
            <w:pPr>
              <w:spacing w:before="40" w:after="40" w:line="240" w:lineRule="auto"/>
              <w:jc w:val="left"/>
            </w:pPr>
            <w:r>
              <w:rPr>
                <w:sz w:val="16"/>
              </w:rPr>
              <w:t>Pneumonia</w:t>
            </w:r>
          </w:p>
        </w:tc>
        <w:tc>
          <w:tcPr>
            <w:tcW w:w="1335" w:type="pct"/>
            <w:tcBorders>
              <w:top w:val="nil"/>
              <w:left w:val="nil"/>
              <w:bottom w:val="nil"/>
              <w:right w:val="nil"/>
            </w:tcBorders>
            <w:vAlign w:val="center"/>
          </w:tcPr>
          <w:p w14:paraId="4B90A514" w14:textId="77777777" w:rsidR="006661D1" w:rsidRDefault="006661D1" w:rsidP="00D07F2F">
            <w:pPr>
              <w:spacing w:before="40" w:after="40" w:line="240" w:lineRule="auto"/>
              <w:jc w:val="left"/>
            </w:pPr>
            <w:r>
              <w:rPr>
                <w:sz w:val="16"/>
              </w:rPr>
              <w:t>3,074 (4%)</w:t>
            </w:r>
          </w:p>
        </w:tc>
        <w:tc>
          <w:tcPr>
            <w:tcW w:w="1623" w:type="pct"/>
            <w:tcBorders>
              <w:top w:val="nil"/>
              <w:left w:val="nil"/>
              <w:bottom w:val="nil"/>
              <w:right w:val="nil"/>
            </w:tcBorders>
            <w:vAlign w:val="center"/>
          </w:tcPr>
          <w:p w14:paraId="0719C71C" w14:textId="77777777" w:rsidR="006661D1" w:rsidRDefault="006661D1" w:rsidP="00D07F2F">
            <w:pPr>
              <w:spacing w:before="40" w:after="40" w:line="240" w:lineRule="auto"/>
              <w:jc w:val="left"/>
            </w:pPr>
            <w:r>
              <w:rPr>
                <w:sz w:val="16"/>
              </w:rPr>
              <w:t>GPT-4/</w:t>
            </w:r>
            <w:proofErr w:type="spellStart"/>
            <w:r>
              <w:rPr>
                <w:sz w:val="16"/>
              </w:rPr>
              <w:t>InSilicoVA</w:t>
            </w:r>
            <w:proofErr w:type="spellEnd"/>
          </w:p>
        </w:tc>
      </w:tr>
      <w:tr w:rsidR="006661D1" w14:paraId="05394E37" w14:textId="77777777" w:rsidTr="00933693">
        <w:trPr>
          <w:trHeight w:val="20"/>
          <w:jc w:val="center"/>
        </w:trPr>
        <w:tc>
          <w:tcPr>
            <w:tcW w:w="2042" w:type="pct"/>
            <w:tcBorders>
              <w:top w:val="nil"/>
              <w:left w:val="nil"/>
              <w:bottom w:val="nil"/>
              <w:right w:val="nil"/>
            </w:tcBorders>
            <w:vAlign w:val="center"/>
          </w:tcPr>
          <w:p w14:paraId="73E7BE04" w14:textId="77777777" w:rsidR="006661D1" w:rsidRDefault="006661D1" w:rsidP="00D07F2F">
            <w:pPr>
              <w:spacing w:before="40" w:after="40" w:line="240" w:lineRule="auto"/>
              <w:jc w:val="left"/>
            </w:pPr>
            <w:r>
              <w:rPr>
                <w:sz w:val="16"/>
              </w:rPr>
              <w:t>Birth asphyxia and birth trauma</w:t>
            </w:r>
          </w:p>
        </w:tc>
        <w:tc>
          <w:tcPr>
            <w:tcW w:w="1335" w:type="pct"/>
            <w:tcBorders>
              <w:top w:val="nil"/>
              <w:left w:val="nil"/>
              <w:bottom w:val="nil"/>
              <w:right w:val="nil"/>
            </w:tcBorders>
            <w:vAlign w:val="center"/>
          </w:tcPr>
          <w:p w14:paraId="1C719BFA" w14:textId="77777777" w:rsidR="006661D1" w:rsidRDefault="006661D1" w:rsidP="00D07F2F">
            <w:pPr>
              <w:spacing w:before="40" w:after="40" w:line="240" w:lineRule="auto"/>
              <w:jc w:val="left"/>
            </w:pPr>
            <w:r>
              <w:rPr>
                <w:sz w:val="16"/>
              </w:rPr>
              <w:t>2,431 (3%)</w:t>
            </w:r>
          </w:p>
        </w:tc>
        <w:tc>
          <w:tcPr>
            <w:tcW w:w="1623" w:type="pct"/>
            <w:tcBorders>
              <w:top w:val="nil"/>
              <w:left w:val="nil"/>
              <w:bottom w:val="nil"/>
              <w:right w:val="nil"/>
            </w:tcBorders>
            <w:vAlign w:val="center"/>
          </w:tcPr>
          <w:p w14:paraId="4D798C07" w14:textId="77777777" w:rsidR="006661D1" w:rsidRDefault="006661D1" w:rsidP="00D07F2F">
            <w:pPr>
              <w:spacing w:before="40" w:after="40" w:line="240" w:lineRule="auto"/>
              <w:jc w:val="left"/>
            </w:pPr>
            <w:r>
              <w:rPr>
                <w:sz w:val="16"/>
              </w:rPr>
              <w:t>GPT-4</w:t>
            </w:r>
          </w:p>
        </w:tc>
      </w:tr>
      <w:tr w:rsidR="006661D1" w14:paraId="5416EBB6" w14:textId="77777777" w:rsidTr="00933693">
        <w:trPr>
          <w:trHeight w:val="20"/>
          <w:jc w:val="center"/>
        </w:trPr>
        <w:tc>
          <w:tcPr>
            <w:tcW w:w="2042" w:type="pct"/>
            <w:tcBorders>
              <w:top w:val="nil"/>
              <w:left w:val="nil"/>
              <w:bottom w:val="nil"/>
              <w:right w:val="nil"/>
            </w:tcBorders>
            <w:vAlign w:val="center"/>
          </w:tcPr>
          <w:p w14:paraId="027A4CC8" w14:textId="77777777" w:rsidR="006661D1" w:rsidRDefault="006661D1" w:rsidP="00D07F2F">
            <w:pPr>
              <w:spacing w:before="40" w:after="40" w:line="240" w:lineRule="auto"/>
              <w:jc w:val="left"/>
            </w:pPr>
            <w:r>
              <w:rPr>
                <w:sz w:val="16"/>
              </w:rPr>
              <w:t>Tuberculosis</w:t>
            </w:r>
          </w:p>
        </w:tc>
        <w:tc>
          <w:tcPr>
            <w:tcW w:w="1335" w:type="pct"/>
            <w:tcBorders>
              <w:top w:val="nil"/>
              <w:left w:val="nil"/>
              <w:bottom w:val="nil"/>
              <w:right w:val="nil"/>
            </w:tcBorders>
            <w:vAlign w:val="center"/>
          </w:tcPr>
          <w:p w14:paraId="28E03BFF" w14:textId="77777777" w:rsidR="006661D1" w:rsidRDefault="006661D1" w:rsidP="00D07F2F">
            <w:pPr>
              <w:spacing w:before="40" w:after="40" w:line="240" w:lineRule="auto"/>
              <w:jc w:val="left"/>
            </w:pPr>
            <w:r>
              <w:rPr>
                <w:sz w:val="16"/>
              </w:rPr>
              <w:t>2,399 (3%)</w:t>
            </w:r>
          </w:p>
        </w:tc>
        <w:tc>
          <w:tcPr>
            <w:tcW w:w="1623" w:type="pct"/>
            <w:tcBorders>
              <w:top w:val="nil"/>
              <w:left w:val="nil"/>
              <w:bottom w:val="nil"/>
              <w:right w:val="nil"/>
            </w:tcBorders>
            <w:vAlign w:val="center"/>
          </w:tcPr>
          <w:p w14:paraId="3D6A66FA" w14:textId="77777777" w:rsidR="006661D1" w:rsidRDefault="006661D1" w:rsidP="00D07F2F">
            <w:pPr>
              <w:spacing w:before="40" w:after="40" w:line="240" w:lineRule="auto"/>
              <w:jc w:val="left"/>
            </w:pPr>
            <w:proofErr w:type="spellStart"/>
            <w:r>
              <w:rPr>
                <w:sz w:val="16"/>
              </w:rPr>
              <w:t>InSilicoVA</w:t>
            </w:r>
            <w:proofErr w:type="spellEnd"/>
          </w:p>
        </w:tc>
      </w:tr>
      <w:tr w:rsidR="006661D1" w14:paraId="40DFD5FA" w14:textId="77777777" w:rsidTr="00FC5C56">
        <w:trPr>
          <w:trHeight w:val="20"/>
          <w:jc w:val="center"/>
        </w:trPr>
        <w:tc>
          <w:tcPr>
            <w:tcW w:w="2042" w:type="pct"/>
            <w:tcBorders>
              <w:top w:val="nil"/>
              <w:left w:val="nil"/>
              <w:right w:val="nil"/>
            </w:tcBorders>
            <w:vAlign w:val="center"/>
          </w:tcPr>
          <w:p w14:paraId="0E5D931E" w14:textId="77777777" w:rsidR="006661D1" w:rsidRDefault="006661D1" w:rsidP="00D07F2F">
            <w:pPr>
              <w:spacing w:before="40" w:after="40" w:line="240" w:lineRule="auto"/>
              <w:jc w:val="left"/>
            </w:pPr>
            <w:r>
              <w:rPr>
                <w:sz w:val="16"/>
              </w:rPr>
              <w:t>Low birth weight/preterm</w:t>
            </w:r>
          </w:p>
        </w:tc>
        <w:tc>
          <w:tcPr>
            <w:tcW w:w="1335" w:type="pct"/>
            <w:tcBorders>
              <w:top w:val="nil"/>
              <w:left w:val="nil"/>
              <w:right w:val="nil"/>
            </w:tcBorders>
            <w:vAlign w:val="center"/>
          </w:tcPr>
          <w:p w14:paraId="36E18BE3" w14:textId="77777777" w:rsidR="006661D1" w:rsidRDefault="006661D1" w:rsidP="00D07F2F">
            <w:pPr>
              <w:spacing w:before="40" w:after="40" w:line="240" w:lineRule="auto"/>
              <w:jc w:val="left"/>
            </w:pPr>
            <w:r>
              <w:rPr>
                <w:sz w:val="16"/>
              </w:rPr>
              <w:t>1,570 (2%)</w:t>
            </w:r>
          </w:p>
        </w:tc>
        <w:tc>
          <w:tcPr>
            <w:tcW w:w="1623" w:type="pct"/>
            <w:tcBorders>
              <w:top w:val="nil"/>
              <w:left w:val="nil"/>
              <w:right w:val="nil"/>
            </w:tcBorders>
            <w:vAlign w:val="center"/>
          </w:tcPr>
          <w:p w14:paraId="05C060D4" w14:textId="77777777" w:rsidR="006661D1" w:rsidRDefault="006661D1" w:rsidP="00D07F2F">
            <w:pPr>
              <w:spacing w:before="40" w:after="40" w:line="240" w:lineRule="auto"/>
              <w:jc w:val="left"/>
            </w:pPr>
            <w:r>
              <w:rPr>
                <w:sz w:val="16"/>
              </w:rPr>
              <w:t>GPT-4</w:t>
            </w:r>
          </w:p>
        </w:tc>
      </w:tr>
      <w:tr w:rsidR="006661D1" w14:paraId="1C63A631" w14:textId="77777777" w:rsidTr="00FC5C56">
        <w:trPr>
          <w:trHeight w:val="20"/>
          <w:jc w:val="center"/>
        </w:trPr>
        <w:tc>
          <w:tcPr>
            <w:tcW w:w="2042" w:type="pct"/>
            <w:tcBorders>
              <w:top w:val="nil"/>
              <w:left w:val="nil"/>
              <w:bottom w:val="single" w:sz="8" w:space="0" w:color="auto"/>
              <w:right w:val="nil"/>
            </w:tcBorders>
            <w:vAlign w:val="center"/>
          </w:tcPr>
          <w:p w14:paraId="6620B7A7" w14:textId="77777777" w:rsidR="006661D1" w:rsidRDefault="006661D1" w:rsidP="00D07F2F">
            <w:pPr>
              <w:spacing w:before="40" w:after="40" w:line="240" w:lineRule="auto"/>
              <w:jc w:val="left"/>
            </w:pPr>
            <w:r>
              <w:rPr>
                <w:sz w:val="16"/>
              </w:rPr>
              <w:t>Asthma and chronic respiratory</w:t>
            </w:r>
          </w:p>
        </w:tc>
        <w:tc>
          <w:tcPr>
            <w:tcW w:w="1335" w:type="pct"/>
            <w:tcBorders>
              <w:top w:val="nil"/>
              <w:left w:val="nil"/>
              <w:bottom w:val="single" w:sz="8" w:space="0" w:color="auto"/>
              <w:right w:val="nil"/>
            </w:tcBorders>
            <w:vAlign w:val="center"/>
          </w:tcPr>
          <w:p w14:paraId="103267B9" w14:textId="77777777" w:rsidR="006661D1" w:rsidRDefault="006661D1" w:rsidP="00D07F2F">
            <w:pPr>
              <w:spacing w:before="40" w:after="40" w:line="240" w:lineRule="auto"/>
              <w:jc w:val="left"/>
            </w:pPr>
            <w:r>
              <w:rPr>
                <w:sz w:val="16"/>
              </w:rPr>
              <w:t>1,551 (2%)</w:t>
            </w:r>
          </w:p>
        </w:tc>
        <w:tc>
          <w:tcPr>
            <w:tcW w:w="1623" w:type="pct"/>
            <w:tcBorders>
              <w:top w:val="nil"/>
              <w:left w:val="nil"/>
              <w:bottom w:val="single" w:sz="8" w:space="0" w:color="auto"/>
              <w:right w:val="nil"/>
            </w:tcBorders>
            <w:vAlign w:val="center"/>
          </w:tcPr>
          <w:p w14:paraId="78C1E6D1" w14:textId="77777777" w:rsidR="006661D1" w:rsidRDefault="006661D1" w:rsidP="00D07F2F">
            <w:pPr>
              <w:spacing w:before="40" w:after="40" w:line="240" w:lineRule="auto"/>
              <w:jc w:val="left"/>
            </w:pPr>
            <w:r>
              <w:rPr>
                <w:sz w:val="16"/>
              </w:rPr>
              <w:t>GPT-3</w:t>
            </w:r>
          </w:p>
        </w:tc>
      </w:tr>
    </w:tbl>
    <w:p w14:paraId="35EB72FA" w14:textId="77777777" w:rsidR="00375A71" w:rsidRPr="00DF67EC" w:rsidRDefault="00375A71" w:rsidP="009A3616">
      <w:pPr>
        <w:pStyle w:val="TableNotes"/>
        <w:spacing w:before="40" w:after="40" w:line="240" w:lineRule="auto"/>
        <w:ind w:left="0" w:right="0"/>
      </w:pPr>
      <w:r w:rsidRPr="009D6046">
        <w:rPr>
          <w:rStyle w:val="footnotemark"/>
        </w:rPr>
        <w:footnoteRef/>
      </w:r>
      <w:r w:rsidRPr="00DF67EC">
        <w:t>Other infections and severe systemic/localized infections were generalized into infections. Appendix, hernia, intestinal and Peptic ulcer/gastroesophageal causes did not have comparable CGHR-10 codes and were omitted from the top ten.</w:t>
      </w:r>
    </w:p>
    <w:p w14:paraId="24A6BE1C" w14:textId="0371C680" w:rsidR="00375A71" w:rsidRDefault="00375A71" w:rsidP="009A3616">
      <w:pPr>
        <w:pStyle w:val="TableNotes"/>
        <w:spacing w:line="240" w:lineRule="auto"/>
        <w:ind w:left="0" w:right="0"/>
      </w:pPr>
      <w:r w:rsidRPr="009D6046">
        <w:rPr>
          <w:rStyle w:val="footnotemark"/>
        </w:rPr>
        <w:t>2</w:t>
      </w:r>
      <w:r w:rsidRPr="00DF67EC">
        <w:t xml:space="preserve">Percentage of ∼76 </w:t>
      </w:r>
      <w:r>
        <w:t>t</w:t>
      </w:r>
      <w:r w:rsidRPr="00DF67EC">
        <w:t>housand (K)</w:t>
      </w:r>
      <w:r>
        <w:t xml:space="preserve"> </w:t>
      </w:r>
      <w:r w:rsidRPr="00DF67EC">
        <w:t xml:space="preserve">total deaths </w:t>
      </w:r>
      <w:r w:rsidR="00CC12CC">
        <w:fldChar w:fldCharType="begin"/>
      </w:r>
      <w:r w:rsidR="004B119E">
        <w:instrText xml:space="preserve"> ADDIN ZOTERO_ITEM CSL_CITATION {"citationID":"uYW0xWc6","properties":{"formattedCitation":"[58]","plainCitation":"[58]","noteIndex":0},"citationItems":[{"id":3247,"uris":["http://zotero.org/users/6749620/items/LZCHVZJ9"],"itemData":{"id":3247,"type":"report","title":"Report on Causes of Death in Sierra Leone 2018 – 2023","URL":"https://healsl.org/storage/files/downloads/202403181115Sierra%20Leone%20Report%202018-2023_UPDATED%20MARCH%2013-online.pdf","author":[{"family":"Ansumana","given":"Rashid"},{"family":"Mohamed","given":"Vandi"},{"family":"Carshon-Marsh","given":"Ronald"},{"family":"Jambai","given":"Amara"},{"family":"Smart","given":"Francis"},{"family":"Sartie","given":"Kenneh"},{"family":"Foday","given":"Sahr"},{"family":"Anteneh","given":"Assalif"},{"family":"Vandi","given":"Alimatu"},{"family":"Meh","given":"Catherine"},{"family":"Aimone","given":"Ashley"},{"family":"Gelband","given":"Hellen"},{"family":"Brown","given":"Patrick"},{"family":"Chin","given":"Cheryl"},{"family":"Newcombe","given":"Leslie"},{"family":"Chakraborty","given":"Debapriya"},{"family":"Jaraba","given":"Venus"},{"family":"Jha","given":"Prabhat"}],"accessed":{"date-parts":[["2025",6,18]]},"issued":{"date-parts":[["2023"]]},"citation-key":"ansumanaReportCausesDeath2023"}}],"schema":"https://github.com/citation-style-language/schema/raw/master/csl-citation.json"} </w:instrText>
      </w:r>
      <w:r w:rsidR="00CC12CC">
        <w:fldChar w:fldCharType="separate"/>
      </w:r>
      <w:r w:rsidR="004B119E">
        <w:rPr>
          <w:noProof/>
        </w:rPr>
        <w:t>[58]</w:t>
      </w:r>
      <w:r w:rsidR="00CC12CC">
        <w:fldChar w:fldCharType="end"/>
      </w:r>
      <w:r w:rsidRPr="00DF67EC">
        <w:t>. Numbers are rounded.</w:t>
      </w:r>
    </w:p>
    <w:p w14:paraId="6545F4AB" w14:textId="408C1E37" w:rsidR="00B04B47" w:rsidRDefault="00CB7528" w:rsidP="009A3616">
      <w:pPr>
        <w:spacing w:after="80" w:line="240" w:lineRule="auto"/>
        <w:jc w:val="left"/>
      </w:pPr>
      <w:r>
        <w:rPr>
          <w:noProof/>
          <w:lang w:val="en-US"/>
        </w:rPr>
        <w:drawing>
          <wp:inline distT="0" distB="0" distL="0" distR="0" wp14:anchorId="5A6FE83D" wp14:editId="1C2A259E">
            <wp:extent cx="5544000" cy="2161221"/>
            <wp:effectExtent l="0" t="0" r="0" b="0"/>
            <wp:docPr id="272435924" name="Picture 5" descr="A diagram of a computer assign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35924" name="Picture 5" descr="A diagram of a computer assignmen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96261" cy="2298543"/>
                    </a:xfrm>
                    <a:prstGeom prst="rect">
                      <a:avLst/>
                    </a:prstGeom>
                  </pic:spPr>
                </pic:pic>
              </a:graphicData>
            </a:graphic>
          </wp:inline>
        </w:drawing>
      </w:r>
    </w:p>
    <w:p w14:paraId="206F34B6" w14:textId="08E8F19F" w:rsidR="00B04B47" w:rsidRPr="00DF67EC" w:rsidRDefault="00B04B47" w:rsidP="009A3616">
      <w:pPr>
        <w:pStyle w:val="FigureCaption"/>
      </w:pPr>
      <w:r>
        <w:rPr>
          <w:b/>
        </w:rPr>
        <w:t xml:space="preserve">Fig. 8 </w:t>
      </w:r>
      <w:r>
        <w:t xml:space="preserve">Computer </w:t>
      </w:r>
      <w:r w:rsidR="007E3DF8">
        <w:t>A</w:t>
      </w:r>
      <w:r>
        <w:t xml:space="preserve">ssisted </w:t>
      </w:r>
      <w:r w:rsidR="007E3DF8">
        <w:t>V</w:t>
      </w:r>
      <w:r>
        <w:t>erbal</w:t>
      </w:r>
      <w:r w:rsidR="007E3DF8">
        <w:t xml:space="preserve"> A</w:t>
      </w:r>
      <w:r>
        <w:t>utopsy</w:t>
      </w:r>
      <w:r w:rsidR="007E3DF8">
        <w:t xml:space="preserve"> (CAVA)</w:t>
      </w:r>
      <w:r>
        <w:t xml:space="preserve"> integrated into physician </w:t>
      </w:r>
      <w:r w:rsidR="00704E10">
        <w:t>coding</w:t>
      </w:r>
      <w:r w:rsidR="00C61082">
        <w:t xml:space="preserve"> as a three-step</w:t>
      </w:r>
      <w:r>
        <w:t xml:space="preserve"> process.</w:t>
      </w:r>
      <w:r w:rsidR="007E3DF8">
        <w:t xml:space="preserve"> The first step involves the physician assigning an initial cause of death</w:t>
      </w:r>
      <w:r w:rsidR="00E977D8">
        <w:t xml:space="preserve"> to a record</w:t>
      </w:r>
      <w:r w:rsidR="007E3DF8">
        <w:t xml:space="preserve"> without considering causes of death provided by models. The second step is the addition of CAVA</w:t>
      </w:r>
      <w:r w:rsidR="00E977D8">
        <w:t xml:space="preserve">, where the physician can compare their initial assignment in step one to model assignments and optionally choose to revise their initial assignments. The third step </w:t>
      </w:r>
      <w:r w:rsidR="003C3214">
        <w:t xml:space="preserve">submits the record with either the initial or revised assignment to the </w:t>
      </w:r>
      <w:r w:rsidR="009B7EAD">
        <w:t xml:space="preserve">verbal autopsy </w:t>
      </w:r>
      <w:r w:rsidR="003C3214">
        <w:t xml:space="preserve">coding </w:t>
      </w:r>
      <w:r w:rsidR="0059099D">
        <w:t>system</w:t>
      </w:r>
      <w:r w:rsidR="003C3214">
        <w:t>.</w:t>
      </w:r>
    </w:p>
    <w:p w14:paraId="3BFD8A07" w14:textId="77777777" w:rsidR="00CD3E2C" w:rsidRDefault="00AD4706" w:rsidP="009A3616">
      <w:pPr>
        <w:pStyle w:val="Heading1"/>
      </w:pPr>
      <w:r>
        <w:lastRenderedPageBreak/>
        <w:t>Conclusion</w:t>
      </w:r>
    </w:p>
    <w:p w14:paraId="65685C6D" w14:textId="058F18B4" w:rsidR="00CD3E2C" w:rsidRDefault="00AD4706" w:rsidP="009A3616">
      <w:r>
        <w:t xml:space="preserve">This study evaluated the performance of GPT-3.5, GPT-4, InterVA-5, and </w:t>
      </w:r>
      <w:proofErr w:type="spellStart"/>
      <w:r>
        <w:t>InSilicoVA</w:t>
      </w:r>
      <w:proofErr w:type="spellEnd"/>
      <w:r>
        <w:t xml:space="preserve"> models against physicians in assigning CODs for 6,939 VA records from Sierra Leone (2019–2022). At the </w:t>
      </w:r>
      <w:r w:rsidR="00F66029">
        <w:t>individual-level</w:t>
      </w:r>
      <w:r>
        <w:t>, GPT-4 had the highest performance (0.6</w:t>
      </w:r>
      <w:r w:rsidR="00420FE3">
        <w:t xml:space="preserve">1 </w:t>
      </w:r>
      <w:r>
        <w:t xml:space="preserve">PCCC), followed by GPT-3.5 (0.58), and </w:t>
      </w:r>
      <w:proofErr w:type="spellStart"/>
      <w:r>
        <w:t>InSilicoVA</w:t>
      </w:r>
      <w:proofErr w:type="spellEnd"/>
      <w:r>
        <w:t xml:space="preserve">/InterVA-5 (0.44). By COD, GPT-4 performed best for 10 of 17 adult, 4 of 8 child, and 3 of 5 neonatal causes, while GPT-3.5 led in 5 adult, 3 child, and 1 neonatal CODs, and </w:t>
      </w:r>
      <w:proofErr w:type="spellStart"/>
      <w:r>
        <w:t>InSilicoVA</w:t>
      </w:r>
      <w:proofErr w:type="spellEnd"/>
      <w:r>
        <w:t xml:space="preserve"> led in 2 adult, 1 child, and 1 neonatal cause. Performance increased (∼0.1–0.75 PCCC) as children and neonates matured (0 days to 14 years) and decreased (∼0.7–0.35) with adult aging (15 to 69 years). </w:t>
      </w:r>
      <w:r w:rsidR="003506FC">
        <w:t>At the population level, all models achieved similar CSMF accuracy (0.74–0.79).</w:t>
      </w:r>
      <w:ins w:id="2" w:author="Prabhat Jha" w:date="2025-08-20T13:30:00Z">
        <w:r w:rsidR="003506FC">
          <w:t xml:space="preserve"> </w:t>
        </w:r>
      </w:ins>
      <w:r>
        <w:t xml:space="preserve">These findings suggest that combining models tailored to specific CODs and age groups may optimize performance relative to physicians. All models demonstrated scalability and on-demand availability, enabling COD estimation and alternative diagnoses in low-resource or physician-scarce settings. GPT models’ </w:t>
      </w:r>
      <w:r w:rsidR="003506FC">
        <w:t>NLP</w:t>
      </w:r>
      <w:r>
        <w:t xml:space="preserve"> capability allowed flexible data input and output, aligning closer to physician reasoning, but issues remain with reproducibility, reliance on historical training data, computational demands, and data privacy. </w:t>
      </w:r>
    </w:p>
    <w:p w14:paraId="6FAEA566" w14:textId="5A372BCE" w:rsidR="00CD3E2C" w:rsidRDefault="00AD4706" w:rsidP="009A3616">
      <w:r>
        <w:rPr>
          <w:b/>
        </w:rPr>
        <w:t xml:space="preserve">Supplementary information. </w:t>
      </w:r>
      <w:r>
        <w:t>Additional file 1 (.csv) titled</w:t>
      </w:r>
      <w:r w:rsidR="009731A8">
        <w:t xml:space="preserve"> </w:t>
      </w:r>
      <w:r>
        <w:t>”Central Medical Evaluation Agreement 10 (CMEA-10) codes” with description”</w:t>
      </w:r>
      <w:r w:rsidR="003A030B">
        <w:t xml:space="preserve"> </w:t>
      </w:r>
      <w:r>
        <w:t>ICD-10 code ranges considered in physician agreement” was used to supplement this study.</w:t>
      </w:r>
    </w:p>
    <w:p w14:paraId="61D34B58" w14:textId="77777777" w:rsidR="00CD3E2C" w:rsidRPr="00D95C53" w:rsidRDefault="00AD4706" w:rsidP="009A3616">
      <w:pPr>
        <w:pStyle w:val="Heading1"/>
        <w:numPr>
          <w:ilvl w:val="0"/>
          <w:numId w:val="0"/>
        </w:numPr>
        <w:rPr>
          <w:sz w:val="28"/>
          <w:szCs w:val="28"/>
        </w:rPr>
      </w:pPr>
      <w:r w:rsidRPr="00D95C53">
        <w:rPr>
          <w:sz w:val="28"/>
          <w:szCs w:val="28"/>
        </w:rPr>
        <w:t>Declarations</w:t>
      </w:r>
    </w:p>
    <w:p w14:paraId="6BC3F918" w14:textId="40121299" w:rsidR="00CD3E2C" w:rsidRDefault="00AD4706" w:rsidP="00B321B8">
      <w:pPr>
        <w:spacing w:line="240" w:lineRule="auto"/>
        <w:jc w:val="left"/>
        <w:rPr>
          <w:b/>
          <w:sz w:val="24"/>
        </w:rPr>
      </w:pPr>
      <w:r>
        <w:rPr>
          <w:b/>
          <w:sz w:val="24"/>
        </w:rPr>
        <w:t>Ethics approval</w:t>
      </w:r>
      <w:r w:rsidR="00806A89">
        <w:rPr>
          <w:b/>
          <w:sz w:val="24"/>
        </w:rPr>
        <w:t xml:space="preserve"> and consent to participate</w:t>
      </w:r>
    </w:p>
    <w:p w14:paraId="10AA9DF9" w14:textId="117B933C" w:rsidR="006661D1" w:rsidRPr="00BB5C92" w:rsidRDefault="006661D1" w:rsidP="00B321B8">
      <w:r w:rsidRPr="00BB5C92">
        <w:t>The Sierra Leone Ethics and Scientific Review Committee (SLESRC No. 025/04/2023) and Unity Health Toronto Research Ethics Board (REB#15-231) granted ethics approval for the project. Relatives of the deceased provided informed consent.</w:t>
      </w:r>
    </w:p>
    <w:p w14:paraId="79BA25A2" w14:textId="77777777" w:rsidR="00CD3E2C" w:rsidRDefault="00AD4706" w:rsidP="00B321B8">
      <w:pPr>
        <w:spacing w:line="240" w:lineRule="auto"/>
        <w:jc w:val="left"/>
      </w:pPr>
      <w:r>
        <w:rPr>
          <w:b/>
          <w:sz w:val="24"/>
        </w:rPr>
        <w:t>Consent for publication</w:t>
      </w:r>
    </w:p>
    <w:p w14:paraId="7542B0A2" w14:textId="2CACD11A" w:rsidR="00CD3E2C" w:rsidRDefault="006831B8" w:rsidP="00B321B8">
      <w:r>
        <w:t>Not applicable.</w:t>
      </w:r>
    </w:p>
    <w:p w14:paraId="1A7F2F90" w14:textId="77777777" w:rsidR="00CD3E2C" w:rsidRDefault="00AD4706" w:rsidP="00B321B8">
      <w:pPr>
        <w:pStyle w:val="Heading2"/>
        <w:numPr>
          <w:ilvl w:val="0"/>
          <w:numId w:val="0"/>
        </w:numPr>
        <w:spacing w:after="200" w:line="240" w:lineRule="auto"/>
      </w:pPr>
      <w:r>
        <w:lastRenderedPageBreak/>
        <w:t>Availability of data and materials</w:t>
      </w:r>
    </w:p>
    <w:p w14:paraId="5775449B" w14:textId="79DC88FB" w:rsidR="00831019" w:rsidRDefault="00AD4706" w:rsidP="00B321B8">
      <w:r>
        <w:t xml:space="preserve">The datasets </w:t>
      </w:r>
      <w:r w:rsidR="00580A22">
        <w:t>generated and/or analysed during the current study are available in the Open Mortality repository</w:t>
      </w:r>
      <w:r w:rsidR="00580A22" w:rsidRPr="00AE7B07">
        <w:rPr>
          <w:color w:val="auto"/>
        </w:rPr>
        <w:t>,</w:t>
      </w:r>
      <w:r w:rsidRPr="00AE7B07">
        <w:rPr>
          <w:color w:val="auto"/>
        </w:rPr>
        <w:t xml:space="preserve"> </w:t>
      </w:r>
      <w:hyperlink r:id="rId15">
        <w:r w:rsidR="00CD3E2C" w:rsidRPr="00AE7B07">
          <w:rPr>
            <w:color w:val="auto"/>
          </w:rPr>
          <w:t>https://openmortality.org</w:t>
        </w:r>
      </w:hyperlink>
      <w:r w:rsidR="00580A22" w:rsidRPr="00AE7B07">
        <w:rPr>
          <w:color w:val="auto"/>
        </w:rPr>
        <w:t xml:space="preserve">, on reasonable request. </w:t>
      </w:r>
      <w:r w:rsidR="00831019" w:rsidRPr="00AE7B07">
        <w:rPr>
          <w:color w:val="auto"/>
        </w:rPr>
        <w:t>All code</w:t>
      </w:r>
      <w:r w:rsidR="00A75744" w:rsidRPr="00AE7B07">
        <w:rPr>
          <w:color w:val="auto"/>
        </w:rPr>
        <w:t xml:space="preserve"> files</w:t>
      </w:r>
      <w:r w:rsidR="00831019" w:rsidRPr="00AE7B07">
        <w:rPr>
          <w:color w:val="auto"/>
        </w:rPr>
        <w:t xml:space="preserve"> </w:t>
      </w:r>
      <w:r w:rsidR="00A75744" w:rsidRPr="00AE7B07">
        <w:rPr>
          <w:color w:val="auto"/>
        </w:rPr>
        <w:t xml:space="preserve">used and/or analysed during the current study are available in the </w:t>
      </w:r>
      <w:proofErr w:type="spellStart"/>
      <w:r w:rsidR="00A75744" w:rsidRPr="00AE7B07">
        <w:rPr>
          <w:color w:val="auto"/>
        </w:rPr>
        <w:t>Github</w:t>
      </w:r>
      <w:proofErr w:type="spellEnd"/>
      <w:r w:rsidR="00A75744" w:rsidRPr="00AE7B07">
        <w:rPr>
          <w:color w:val="auto"/>
        </w:rPr>
        <w:t xml:space="preserve"> repository,</w:t>
      </w:r>
      <w:r w:rsidR="00831019" w:rsidRPr="00AE7B07">
        <w:rPr>
          <w:color w:val="auto"/>
        </w:rPr>
        <w:t xml:space="preserve"> </w:t>
      </w:r>
      <w:hyperlink r:id="rId16" w:history="1">
        <w:r w:rsidR="00831019" w:rsidRPr="00AE7B07">
          <w:rPr>
            <w:rStyle w:val="Hyperlink"/>
            <w:color w:val="auto"/>
          </w:rPr>
          <w:t>https://github.com/cghr-toronto/healsl-gpt-paper</w:t>
        </w:r>
      </w:hyperlink>
      <w:r w:rsidR="00831019">
        <w:t>.</w:t>
      </w:r>
    </w:p>
    <w:p w14:paraId="47EB20F1" w14:textId="77777777" w:rsidR="000E49E8" w:rsidRDefault="000E49E8" w:rsidP="00B321B8">
      <w:pPr>
        <w:spacing w:line="240" w:lineRule="auto"/>
        <w:jc w:val="left"/>
      </w:pPr>
      <w:r>
        <w:rPr>
          <w:b/>
          <w:sz w:val="24"/>
        </w:rPr>
        <w:t>Competing interests</w:t>
      </w:r>
    </w:p>
    <w:p w14:paraId="225B8A48" w14:textId="77777777" w:rsidR="000E49E8" w:rsidRDefault="000E49E8" w:rsidP="00B321B8">
      <w:r>
        <w:t>The authors had no conflicts of interest.</w:t>
      </w:r>
    </w:p>
    <w:p w14:paraId="0E9F1EBA" w14:textId="77777777" w:rsidR="0072203F" w:rsidRDefault="0072203F" w:rsidP="00B321B8">
      <w:pPr>
        <w:spacing w:line="240" w:lineRule="auto"/>
        <w:jc w:val="left"/>
        <w:rPr>
          <w:b/>
          <w:sz w:val="24"/>
        </w:rPr>
      </w:pPr>
      <w:r>
        <w:rPr>
          <w:b/>
          <w:sz w:val="24"/>
        </w:rPr>
        <w:t>Funding</w:t>
      </w:r>
    </w:p>
    <w:p w14:paraId="6EA36D25" w14:textId="1AD2A18C" w:rsidR="0072203F" w:rsidRPr="0072203F" w:rsidRDefault="0072203F" w:rsidP="00B321B8">
      <w:r w:rsidRPr="00B2137E">
        <w:t>Bill &amp; Melinda Gates Foundation, Canada Institutes of Health Research. The sponsors had no role in the design, implementation, data collection, analyses, or report preparation.</w:t>
      </w:r>
    </w:p>
    <w:p w14:paraId="158BFC14" w14:textId="77777777" w:rsidR="00CD3E2C" w:rsidRDefault="00AD4706" w:rsidP="00B321B8">
      <w:pPr>
        <w:pStyle w:val="Heading2"/>
        <w:numPr>
          <w:ilvl w:val="0"/>
          <w:numId w:val="0"/>
        </w:numPr>
        <w:spacing w:after="200" w:line="240" w:lineRule="auto"/>
      </w:pPr>
      <w:r>
        <w:t>Authors’ contributions</w:t>
      </w:r>
    </w:p>
    <w:p w14:paraId="245BDE61" w14:textId="77777777" w:rsidR="00A238DC" w:rsidRDefault="00AD4706" w:rsidP="00B321B8">
      <w:r>
        <w:t xml:space="preserve">PJ and </w:t>
      </w:r>
      <w:r w:rsidR="006661D1">
        <w:t>RA</w:t>
      </w:r>
      <w:r>
        <w:t xml:space="preserve"> are the study Principal Investigators. ATA and RK implemented the data collection procedures. RW, TKSN, and CM processed, documented, and prepared the data. RW, ASL, and RK ran the models. RW wrote the paper and conducted the analysis. AB and RCM provided medical domain guidance and feedback. All authors reviewed the results and contributed to the report. All authors read and approved the final manuscript.</w:t>
      </w:r>
    </w:p>
    <w:p w14:paraId="736EFD89" w14:textId="032D0E17" w:rsidR="00F22A81" w:rsidRDefault="00F22A81" w:rsidP="00B321B8">
      <w:pPr>
        <w:pStyle w:val="Heading2"/>
        <w:numPr>
          <w:ilvl w:val="0"/>
          <w:numId w:val="0"/>
        </w:numPr>
        <w:spacing w:after="200" w:line="240" w:lineRule="auto"/>
      </w:pPr>
      <w:r>
        <w:t>Acknowledgements</w:t>
      </w:r>
    </w:p>
    <w:p w14:paraId="1D950DD6" w14:textId="5C747BC9" w:rsidR="00F22A81" w:rsidRPr="0077611F" w:rsidRDefault="00F22A81" w:rsidP="00B321B8">
      <w:pPr>
        <w:sectPr w:rsidR="00F22A81" w:rsidRPr="0077611F" w:rsidSect="00153510">
          <w:footerReference w:type="even" r:id="rId17"/>
          <w:footerReference w:type="default" r:id="rId18"/>
          <w:footerReference w:type="first" r:id="rId19"/>
          <w:footnotePr>
            <w:numRestart w:val="eachPage"/>
          </w:footnotePr>
          <w:pgSz w:w="11906" w:h="16838"/>
          <w:pgMar w:top="1440" w:right="1440" w:bottom="1440" w:left="1440" w:header="720" w:footer="113" w:gutter="0"/>
          <w:lnNumType w:countBy="1" w:restart="continuous"/>
          <w:cols w:space="720"/>
          <w:titlePg/>
          <w:docGrid w:linePitch="272"/>
        </w:sectPr>
      </w:pPr>
      <w:r>
        <w:t>Not applicable.</w:t>
      </w:r>
    </w:p>
    <w:p w14:paraId="0B241D5F" w14:textId="4C71AE88" w:rsidR="00CD3E2C" w:rsidRDefault="00AD4706" w:rsidP="009A3616">
      <w:pPr>
        <w:spacing w:after="228" w:line="240" w:lineRule="auto"/>
      </w:pPr>
      <w:r>
        <w:rPr>
          <w:b/>
          <w:sz w:val="29"/>
        </w:rPr>
        <w:lastRenderedPageBreak/>
        <w:t>Appendix A</w:t>
      </w:r>
      <w:r w:rsidR="005D145B">
        <w:rPr>
          <w:b/>
          <w:sz w:val="29"/>
        </w:rPr>
        <w:tab/>
      </w:r>
      <w:r>
        <w:rPr>
          <w:b/>
          <w:sz w:val="29"/>
        </w:rPr>
        <w:t>CGHR-</w:t>
      </w:r>
      <w:r w:rsidRPr="003F61C8">
        <w:rPr>
          <w:b/>
          <w:sz w:val="28"/>
          <w:szCs w:val="28"/>
        </w:rPr>
        <w:t>10</w:t>
      </w:r>
      <w:r>
        <w:rPr>
          <w:b/>
          <w:sz w:val="29"/>
        </w:rPr>
        <w:t xml:space="preserve"> Codes</w:t>
      </w:r>
    </w:p>
    <w:p w14:paraId="3FEE4120" w14:textId="77777777" w:rsidR="009C7296" w:rsidRDefault="009C7296" w:rsidP="009A3616">
      <w:pPr>
        <w:pStyle w:val="TableCaption"/>
      </w:pPr>
      <w:r>
        <w:rPr>
          <w:b/>
        </w:rPr>
        <w:t xml:space="preserve">Table A1 </w:t>
      </w:r>
      <w:r>
        <w:t xml:space="preserve">CGHR-10 codes for adults (12-69 years). </w:t>
      </w:r>
    </w:p>
    <w:tbl>
      <w:tblPr>
        <w:tblStyle w:val="TableGrid"/>
        <w:tblW w:w="5000" w:type="pct"/>
        <w:tblCellSpacing w:w="11" w:type="dxa"/>
        <w:tblInd w:w="0" w:type="dxa"/>
        <w:tblCellMar>
          <w:top w:w="23" w:type="dxa"/>
          <w:left w:w="23" w:type="dxa"/>
          <w:bottom w:w="23" w:type="dxa"/>
          <w:right w:w="23" w:type="dxa"/>
        </w:tblCellMar>
        <w:tblLook w:val="04A0" w:firstRow="1" w:lastRow="0" w:firstColumn="1" w:lastColumn="0" w:noHBand="0" w:noVBand="1"/>
      </w:tblPr>
      <w:tblGrid>
        <w:gridCol w:w="2560"/>
        <w:gridCol w:w="6466"/>
      </w:tblGrid>
      <w:tr w:rsidR="009C7296" w14:paraId="5672EAC6" w14:textId="77777777" w:rsidTr="00B54F3C">
        <w:trPr>
          <w:trHeight w:val="20"/>
          <w:tblCellSpacing w:w="11" w:type="dxa"/>
        </w:trPr>
        <w:tc>
          <w:tcPr>
            <w:tcW w:w="1400" w:type="pct"/>
            <w:tcBorders>
              <w:top w:val="single" w:sz="8" w:space="0" w:color="auto"/>
            </w:tcBorders>
            <w:tcMar>
              <w:top w:w="23" w:type="dxa"/>
              <w:left w:w="23" w:type="dxa"/>
              <w:bottom w:w="23" w:type="dxa"/>
              <w:right w:w="23" w:type="dxa"/>
            </w:tcMar>
          </w:tcPr>
          <w:p w14:paraId="324535C4" w14:textId="77777777" w:rsidR="009C7296" w:rsidRDefault="009C7296" w:rsidP="004F4835">
            <w:pPr>
              <w:spacing w:before="40" w:after="40" w:line="240" w:lineRule="auto"/>
              <w:jc w:val="left"/>
            </w:pPr>
            <w:r>
              <w:rPr>
                <w:sz w:val="16"/>
              </w:rPr>
              <w:t>Adult CGHR-10 Code</w:t>
            </w:r>
          </w:p>
        </w:tc>
        <w:tc>
          <w:tcPr>
            <w:tcW w:w="3564" w:type="pct"/>
            <w:tcBorders>
              <w:top w:val="single" w:sz="8" w:space="0" w:color="auto"/>
            </w:tcBorders>
            <w:tcMar>
              <w:top w:w="23" w:type="dxa"/>
              <w:left w:w="23" w:type="dxa"/>
              <w:bottom w:w="23" w:type="dxa"/>
              <w:right w:w="23" w:type="dxa"/>
            </w:tcMar>
          </w:tcPr>
          <w:p w14:paraId="242C66DD" w14:textId="77777777" w:rsidR="009C7296" w:rsidRDefault="009C7296" w:rsidP="004F4835">
            <w:pPr>
              <w:spacing w:before="40" w:after="40" w:line="240" w:lineRule="auto"/>
              <w:jc w:val="left"/>
            </w:pPr>
            <w:r>
              <w:rPr>
                <w:sz w:val="16"/>
              </w:rPr>
              <w:t>ICD-10 Range</w:t>
            </w:r>
          </w:p>
        </w:tc>
      </w:tr>
      <w:tr w:rsidR="009C7296" w14:paraId="3BC70037" w14:textId="77777777" w:rsidTr="00B54F3C">
        <w:trPr>
          <w:trHeight w:val="20"/>
          <w:tblCellSpacing w:w="11" w:type="dxa"/>
        </w:trPr>
        <w:tc>
          <w:tcPr>
            <w:tcW w:w="1400" w:type="pct"/>
            <w:tcBorders>
              <w:top w:val="single" w:sz="4" w:space="0" w:color="auto"/>
            </w:tcBorders>
            <w:tcMar>
              <w:top w:w="23" w:type="dxa"/>
              <w:left w:w="23" w:type="dxa"/>
              <w:bottom w:w="23" w:type="dxa"/>
              <w:right w:w="23" w:type="dxa"/>
            </w:tcMar>
          </w:tcPr>
          <w:p w14:paraId="11A59A81" w14:textId="77777777" w:rsidR="009C7296" w:rsidRDefault="009C7296" w:rsidP="004F4835">
            <w:pPr>
              <w:spacing w:before="40" w:after="40" w:line="240" w:lineRule="auto"/>
              <w:jc w:val="left"/>
            </w:pPr>
            <w:r>
              <w:rPr>
                <w:sz w:val="16"/>
              </w:rPr>
              <w:t>Acute respiratory infections</w:t>
            </w:r>
          </w:p>
        </w:tc>
        <w:tc>
          <w:tcPr>
            <w:tcW w:w="3564" w:type="pct"/>
            <w:tcBorders>
              <w:top w:val="single" w:sz="4" w:space="0" w:color="auto"/>
            </w:tcBorders>
            <w:tcMar>
              <w:top w:w="23" w:type="dxa"/>
              <w:left w:w="23" w:type="dxa"/>
              <w:bottom w:w="23" w:type="dxa"/>
              <w:right w:w="23" w:type="dxa"/>
            </w:tcMar>
          </w:tcPr>
          <w:p w14:paraId="192501E9" w14:textId="77777777" w:rsidR="009C7296" w:rsidRDefault="009C7296" w:rsidP="004F4835">
            <w:pPr>
              <w:spacing w:before="40" w:after="40" w:line="240" w:lineRule="auto"/>
              <w:jc w:val="left"/>
            </w:pPr>
            <w:r>
              <w:rPr>
                <w:sz w:val="16"/>
              </w:rPr>
              <w:t>H65-H68, H70-H71, J00-J22, J32, J36, J85-J86, P23</w:t>
            </w:r>
          </w:p>
        </w:tc>
      </w:tr>
      <w:tr w:rsidR="009C7296" w14:paraId="4412A8FE" w14:textId="77777777" w:rsidTr="00B54F3C">
        <w:trPr>
          <w:trHeight w:val="20"/>
          <w:tblCellSpacing w:w="11" w:type="dxa"/>
        </w:trPr>
        <w:tc>
          <w:tcPr>
            <w:tcW w:w="1400" w:type="pct"/>
            <w:tcMar>
              <w:top w:w="23" w:type="dxa"/>
              <w:left w:w="23" w:type="dxa"/>
              <w:bottom w:w="23" w:type="dxa"/>
              <w:right w:w="23" w:type="dxa"/>
            </w:tcMar>
          </w:tcPr>
          <w:p w14:paraId="5C601D23" w14:textId="77777777" w:rsidR="009C7296" w:rsidRDefault="009C7296" w:rsidP="004F4835">
            <w:pPr>
              <w:spacing w:before="40" w:after="40" w:line="240" w:lineRule="auto"/>
              <w:jc w:val="left"/>
            </w:pPr>
            <w:r>
              <w:rPr>
                <w:sz w:val="16"/>
              </w:rPr>
              <w:t>Tuberculosis</w:t>
            </w:r>
          </w:p>
        </w:tc>
        <w:tc>
          <w:tcPr>
            <w:tcW w:w="3564" w:type="pct"/>
            <w:tcMar>
              <w:top w:w="23" w:type="dxa"/>
              <w:left w:w="23" w:type="dxa"/>
              <w:bottom w:w="23" w:type="dxa"/>
              <w:right w:w="23" w:type="dxa"/>
            </w:tcMar>
          </w:tcPr>
          <w:p w14:paraId="6E4ABBC7" w14:textId="77777777" w:rsidR="009C7296" w:rsidRDefault="009C7296" w:rsidP="004F4835">
            <w:pPr>
              <w:spacing w:before="40" w:after="40" w:line="240" w:lineRule="auto"/>
              <w:jc w:val="left"/>
            </w:pPr>
            <w:r>
              <w:rPr>
                <w:sz w:val="16"/>
              </w:rPr>
              <w:t>A15-A16, B90, J65</w:t>
            </w:r>
          </w:p>
        </w:tc>
      </w:tr>
      <w:tr w:rsidR="009C7296" w14:paraId="0AE8C8C8" w14:textId="77777777" w:rsidTr="00B54F3C">
        <w:trPr>
          <w:trHeight w:val="20"/>
          <w:tblCellSpacing w:w="11" w:type="dxa"/>
        </w:trPr>
        <w:tc>
          <w:tcPr>
            <w:tcW w:w="1400" w:type="pct"/>
            <w:tcMar>
              <w:top w:w="23" w:type="dxa"/>
              <w:left w:w="23" w:type="dxa"/>
              <w:bottom w:w="23" w:type="dxa"/>
              <w:right w:w="23" w:type="dxa"/>
            </w:tcMar>
          </w:tcPr>
          <w:p w14:paraId="1AEA011A" w14:textId="77777777" w:rsidR="009C7296" w:rsidRDefault="009C7296" w:rsidP="004F4835">
            <w:pPr>
              <w:spacing w:before="40" w:after="40" w:line="240" w:lineRule="auto"/>
              <w:jc w:val="left"/>
            </w:pPr>
            <w:r>
              <w:rPr>
                <w:sz w:val="16"/>
              </w:rPr>
              <w:t>Diarrhoeal</w:t>
            </w:r>
          </w:p>
        </w:tc>
        <w:tc>
          <w:tcPr>
            <w:tcW w:w="3564" w:type="pct"/>
            <w:tcMar>
              <w:top w:w="23" w:type="dxa"/>
              <w:left w:w="23" w:type="dxa"/>
              <w:bottom w:w="23" w:type="dxa"/>
              <w:right w:w="23" w:type="dxa"/>
            </w:tcMar>
          </w:tcPr>
          <w:p w14:paraId="1E38FA58" w14:textId="77777777" w:rsidR="009C7296" w:rsidRDefault="009C7296" w:rsidP="004F4835">
            <w:pPr>
              <w:spacing w:before="40" w:after="40" w:line="240" w:lineRule="auto"/>
              <w:jc w:val="left"/>
            </w:pPr>
            <w:r>
              <w:rPr>
                <w:sz w:val="16"/>
              </w:rPr>
              <w:t>A00-A09</w:t>
            </w:r>
          </w:p>
        </w:tc>
      </w:tr>
      <w:tr w:rsidR="00DD326B" w14:paraId="56F42434" w14:textId="77777777" w:rsidTr="00B54F3C">
        <w:trPr>
          <w:trHeight w:val="20"/>
          <w:tblCellSpacing w:w="11" w:type="dxa"/>
        </w:trPr>
        <w:tc>
          <w:tcPr>
            <w:tcW w:w="1400" w:type="pct"/>
            <w:tcMar>
              <w:top w:w="23" w:type="dxa"/>
              <w:left w:w="23" w:type="dxa"/>
              <w:bottom w:w="23" w:type="dxa"/>
              <w:right w:w="23" w:type="dxa"/>
            </w:tcMar>
          </w:tcPr>
          <w:p w14:paraId="0214A6D5" w14:textId="3AB914B0" w:rsidR="00DD326B" w:rsidRDefault="00DD326B" w:rsidP="004F4835">
            <w:pPr>
              <w:spacing w:before="40" w:after="40" w:line="240" w:lineRule="auto"/>
              <w:jc w:val="left"/>
              <w:rPr>
                <w:sz w:val="16"/>
              </w:rPr>
            </w:pPr>
            <w:r>
              <w:rPr>
                <w:sz w:val="16"/>
              </w:rPr>
              <w:t>Unspecified infections</w:t>
            </w:r>
          </w:p>
        </w:tc>
        <w:tc>
          <w:tcPr>
            <w:tcW w:w="3564" w:type="pct"/>
            <w:tcMar>
              <w:top w:w="23" w:type="dxa"/>
              <w:left w:w="23" w:type="dxa"/>
              <w:bottom w:w="23" w:type="dxa"/>
              <w:right w:w="23" w:type="dxa"/>
            </w:tcMar>
          </w:tcPr>
          <w:p w14:paraId="695B6D84" w14:textId="77777777" w:rsidR="00DD326B" w:rsidRDefault="00DD326B" w:rsidP="004F4835">
            <w:pPr>
              <w:spacing w:before="40" w:after="40" w:line="240" w:lineRule="auto"/>
            </w:pPr>
            <w:r>
              <w:rPr>
                <w:sz w:val="16"/>
              </w:rPr>
              <w:t>A17-A33, A35-A99, B00-B17, B19-B49, B55-B89, B91-B99, C46, D64, D84, G00-G09, H10, H60, I30, I32-I33, K02, K04-K05, K61, K65, K67, K81, L00-L04, L08, M00-M01, M60, M86, N10, N30,</w:t>
            </w:r>
          </w:p>
          <w:p w14:paraId="6D50FC83" w14:textId="73854907" w:rsidR="00DD326B" w:rsidRDefault="00DD326B" w:rsidP="004F4835">
            <w:pPr>
              <w:spacing w:before="40" w:after="40" w:line="240" w:lineRule="auto"/>
              <w:jc w:val="left"/>
              <w:rPr>
                <w:sz w:val="16"/>
              </w:rPr>
            </w:pPr>
            <w:r>
              <w:rPr>
                <w:sz w:val="16"/>
              </w:rPr>
              <w:t>N34, N41, N49, N61, N70-N74, P35-P39, R50, R75, ZZ21</w:t>
            </w:r>
          </w:p>
        </w:tc>
      </w:tr>
      <w:tr w:rsidR="00DD326B" w14:paraId="2FD183EB" w14:textId="77777777" w:rsidTr="00B54F3C">
        <w:trPr>
          <w:trHeight w:val="20"/>
          <w:tblCellSpacing w:w="11" w:type="dxa"/>
        </w:trPr>
        <w:tc>
          <w:tcPr>
            <w:tcW w:w="1400" w:type="pct"/>
            <w:tcMar>
              <w:top w:w="23" w:type="dxa"/>
              <w:left w:w="23" w:type="dxa"/>
              <w:bottom w:w="23" w:type="dxa"/>
              <w:right w:w="23" w:type="dxa"/>
            </w:tcMar>
          </w:tcPr>
          <w:p w14:paraId="18971568" w14:textId="77777777" w:rsidR="00DD326B" w:rsidRDefault="00DD326B" w:rsidP="004F4835">
            <w:pPr>
              <w:spacing w:before="40" w:after="40" w:line="240" w:lineRule="auto"/>
              <w:jc w:val="left"/>
            </w:pPr>
            <w:r>
              <w:rPr>
                <w:sz w:val="16"/>
              </w:rPr>
              <w:t>Malaria</w:t>
            </w:r>
          </w:p>
        </w:tc>
        <w:tc>
          <w:tcPr>
            <w:tcW w:w="3564" w:type="pct"/>
            <w:tcMar>
              <w:top w:w="23" w:type="dxa"/>
              <w:left w:w="23" w:type="dxa"/>
              <w:bottom w:w="23" w:type="dxa"/>
              <w:right w:w="23" w:type="dxa"/>
            </w:tcMar>
          </w:tcPr>
          <w:p w14:paraId="771D083A" w14:textId="77777777" w:rsidR="00DD326B" w:rsidRDefault="00DD326B" w:rsidP="004F4835">
            <w:pPr>
              <w:spacing w:before="40" w:after="40" w:line="240" w:lineRule="auto"/>
              <w:jc w:val="left"/>
            </w:pPr>
            <w:r>
              <w:rPr>
                <w:sz w:val="16"/>
              </w:rPr>
              <w:t>B50-B54</w:t>
            </w:r>
          </w:p>
        </w:tc>
      </w:tr>
      <w:tr w:rsidR="00DD326B" w14:paraId="75C0A02D" w14:textId="77777777" w:rsidTr="00B54F3C">
        <w:trPr>
          <w:trHeight w:val="20"/>
          <w:tblCellSpacing w:w="11" w:type="dxa"/>
        </w:trPr>
        <w:tc>
          <w:tcPr>
            <w:tcW w:w="1400" w:type="pct"/>
            <w:tcMar>
              <w:top w:w="23" w:type="dxa"/>
              <w:left w:w="23" w:type="dxa"/>
              <w:bottom w:w="23" w:type="dxa"/>
              <w:right w:w="23" w:type="dxa"/>
            </w:tcMar>
          </w:tcPr>
          <w:p w14:paraId="13BEA8F6" w14:textId="77777777" w:rsidR="00DD326B" w:rsidRDefault="00DD326B" w:rsidP="004F4835">
            <w:pPr>
              <w:spacing w:before="40" w:after="40" w:line="240" w:lineRule="auto"/>
              <w:jc w:val="left"/>
            </w:pPr>
            <w:r>
              <w:rPr>
                <w:sz w:val="16"/>
              </w:rPr>
              <w:t>Maternal conditions</w:t>
            </w:r>
          </w:p>
        </w:tc>
        <w:tc>
          <w:tcPr>
            <w:tcW w:w="3564" w:type="pct"/>
            <w:tcMar>
              <w:top w:w="23" w:type="dxa"/>
              <w:left w:w="23" w:type="dxa"/>
              <w:bottom w:w="23" w:type="dxa"/>
              <w:right w:w="23" w:type="dxa"/>
            </w:tcMar>
          </w:tcPr>
          <w:p w14:paraId="1464B000" w14:textId="77777777" w:rsidR="00DD326B" w:rsidRDefault="00DD326B" w:rsidP="004F4835">
            <w:pPr>
              <w:spacing w:before="40" w:after="40" w:line="240" w:lineRule="auto"/>
              <w:jc w:val="left"/>
            </w:pPr>
            <w:r>
              <w:rPr>
                <w:sz w:val="16"/>
              </w:rPr>
              <w:t>A34, F53, O00-O08, O10-O16, O20-O99</w:t>
            </w:r>
          </w:p>
        </w:tc>
      </w:tr>
      <w:tr w:rsidR="00DD326B" w14:paraId="0717F424" w14:textId="77777777" w:rsidTr="00B54F3C">
        <w:trPr>
          <w:trHeight w:val="20"/>
          <w:tblCellSpacing w:w="11" w:type="dxa"/>
        </w:trPr>
        <w:tc>
          <w:tcPr>
            <w:tcW w:w="1400" w:type="pct"/>
            <w:tcMar>
              <w:top w:w="23" w:type="dxa"/>
              <w:left w:w="23" w:type="dxa"/>
              <w:bottom w:w="23" w:type="dxa"/>
              <w:right w:w="23" w:type="dxa"/>
            </w:tcMar>
          </w:tcPr>
          <w:p w14:paraId="79CDD6AE" w14:textId="77777777" w:rsidR="00DD326B" w:rsidRDefault="00DD326B" w:rsidP="004F4835">
            <w:pPr>
              <w:spacing w:before="40" w:after="40" w:line="240" w:lineRule="auto"/>
              <w:jc w:val="left"/>
            </w:pPr>
            <w:r>
              <w:rPr>
                <w:sz w:val="16"/>
              </w:rPr>
              <w:t>Nutritional deficiencies</w:t>
            </w:r>
          </w:p>
        </w:tc>
        <w:tc>
          <w:tcPr>
            <w:tcW w:w="3564" w:type="pct"/>
            <w:tcMar>
              <w:top w:w="23" w:type="dxa"/>
              <w:left w:w="23" w:type="dxa"/>
              <w:bottom w:w="23" w:type="dxa"/>
              <w:right w:w="23" w:type="dxa"/>
            </w:tcMar>
          </w:tcPr>
          <w:p w14:paraId="68B1C679" w14:textId="77777777" w:rsidR="00DD326B" w:rsidRDefault="00DD326B" w:rsidP="004F4835">
            <w:pPr>
              <w:spacing w:before="40" w:after="40" w:line="240" w:lineRule="auto"/>
              <w:jc w:val="left"/>
            </w:pPr>
            <w:r>
              <w:rPr>
                <w:sz w:val="16"/>
              </w:rPr>
              <w:t>D50-D53, E00-E02, E40-E46, E50-E64, X53-X54</w:t>
            </w:r>
          </w:p>
        </w:tc>
      </w:tr>
      <w:tr w:rsidR="00DD326B" w14:paraId="32936891" w14:textId="77777777" w:rsidTr="00B54F3C">
        <w:trPr>
          <w:trHeight w:val="20"/>
          <w:tblCellSpacing w:w="11" w:type="dxa"/>
        </w:trPr>
        <w:tc>
          <w:tcPr>
            <w:tcW w:w="1400" w:type="pct"/>
            <w:tcMar>
              <w:top w:w="23" w:type="dxa"/>
              <w:left w:w="23" w:type="dxa"/>
              <w:bottom w:w="23" w:type="dxa"/>
              <w:right w:w="23" w:type="dxa"/>
            </w:tcMar>
          </w:tcPr>
          <w:p w14:paraId="3CFDB6EF" w14:textId="77777777" w:rsidR="00DD326B" w:rsidRDefault="00DD326B" w:rsidP="004F4835">
            <w:pPr>
              <w:spacing w:before="40" w:after="40" w:line="240" w:lineRule="auto"/>
              <w:jc w:val="left"/>
            </w:pPr>
            <w:r>
              <w:rPr>
                <w:sz w:val="16"/>
              </w:rPr>
              <w:t>Chronic respiratory</w:t>
            </w:r>
          </w:p>
        </w:tc>
        <w:tc>
          <w:tcPr>
            <w:tcW w:w="3564" w:type="pct"/>
            <w:tcMar>
              <w:top w:w="23" w:type="dxa"/>
              <w:left w:w="23" w:type="dxa"/>
              <w:bottom w:w="23" w:type="dxa"/>
              <w:right w:w="23" w:type="dxa"/>
            </w:tcMar>
          </w:tcPr>
          <w:p w14:paraId="6C5FCEF4" w14:textId="77777777" w:rsidR="00DD326B" w:rsidRDefault="00DD326B" w:rsidP="004F4835">
            <w:pPr>
              <w:spacing w:before="40" w:after="40" w:line="240" w:lineRule="auto"/>
              <w:jc w:val="left"/>
            </w:pPr>
            <w:r>
              <w:rPr>
                <w:sz w:val="16"/>
              </w:rPr>
              <w:t>J30-J31, J33-J35, J37-J64, J66-J84, J90-J99, R04-R06, R84, R91</w:t>
            </w:r>
          </w:p>
        </w:tc>
      </w:tr>
      <w:tr w:rsidR="003E70FF" w14:paraId="0F89B93C" w14:textId="77777777" w:rsidTr="00B54F3C">
        <w:trPr>
          <w:trHeight w:val="20"/>
          <w:tblCellSpacing w:w="11" w:type="dxa"/>
        </w:trPr>
        <w:tc>
          <w:tcPr>
            <w:tcW w:w="1400" w:type="pct"/>
            <w:tcMar>
              <w:top w:w="23" w:type="dxa"/>
              <w:left w:w="23" w:type="dxa"/>
              <w:bottom w:w="23" w:type="dxa"/>
              <w:right w:w="23" w:type="dxa"/>
            </w:tcMar>
          </w:tcPr>
          <w:p w14:paraId="487C1501" w14:textId="1114870C" w:rsidR="003E70FF" w:rsidRDefault="003E70FF" w:rsidP="004F4835">
            <w:pPr>
              <w:spacing w:before="40" w:after="40" w:line="240" w:lineRule="auto"/>
              <w:jc w:val="left"/>
              <w:rPr>
                <w:sz w:val="16"/>
              </w:rPr>
            </w:pPr>
            <w:r>
              <w:rPr>
                <w:sz w:val="16"/>
              </w:rPr>
              <w:t>Cancers</w:t>
            </w:r>
          </w:p>
        </w:tc>
        <w:tc>
          <w:tcPr>
            <w:tcW w:w="3564" w:type="pct"/>
            <w:tcMar>
              <w:top w:w="23" w:type="dxa"/>
              <w:left w:w="23" w:type="dxa"/>
              <w:bottom w:w="23" w:type="dxa"/>
              <w:right w:w="23" w:type="dxa"/>
            </w:tcMar>
          </w:tcPr>
          <w:p w14:paraId="5B3EB3EF" w14:textId="5B8D8271" w:rsidR="003E70FF" w:rsidRDefault="003E70FF" w:rsidP="004F4835">
            <w:pPr>
              <w:spacing w:before="40" w:after="40" w:line="240" w:lineRule="auto"/>
              <w:jc w:val="left"/>
              <w:rPr>
                <w:sz w:val="16"/>
              </w:rPr>
            </w:pPr>
            <w:r>
              <w:rPr>
                <w:sz w:val="16"/>
              </w:rPr>
              <w:t>C00-C26, C30-C45, C47-C58, C60-C97, D00-D48, D91, N60, N62-N64, N87, R59</w:t>
            </w:r>
          </w:p>
        </w:tc>
      </w:tr>
      <w:tr w:rsidR="00DD326B" w14:paraId="3F2CCE5B" w14:textId="77777777" w:rsidTr="00B54F3C">
        <w:trPr>
          <w:trHeight w:val="20"/>
          <w:tblCellSpacing w:w="11" w:type="dxa"/>
        </w:trPr>
        <w:tc>
          <w:tcPr>
            <w:tcW w:w="1400" w:type="pct"/>
            <w:tcMar>
              <w:top w:w="23" w:type="dxa"/>
              <w:left w:w="23" w:type="dxa"/>
              <w:bottom w:w="23" w:type="dxa"/>
              <w:right w:w="23" w:type="dxa"/>
            </w:tcMar>
          </w:tcPr>
          <w:p w14:paraId="2F58CDD3" w14:textId="77777777" w:rsidR="00DD326B" w:rsidRDefault="00DD326B" w:rsidP="004F4835">
            <w:pPr>
              <w:spacing w:before="40" w:after="40" w:line="240" w:lineRule="auto"/>
              <w:jc w:val="left"/>
            </w:pPr>
            <w:r>
              <w:rPr>
                <w:sz w:val="16"/>
              </w:rPr>
              <w:t>Ischemic heart</w:t>
            </w:r>
          </w:p>
        </w:tc>
        <w:tc>
          <w:tcPr>
            <w:tcW w:w="3564" w:type="pct"/>
            <w:tcMar>
              <w:top w:w="23" w:type="dxa"/>
              <w:left w:w="23" w:type="dxa"/>
              <w:bottom w:w="23" w:type="dxa"/>
              <w:right w:w="23" w:type="dxa"/>
            </w:tcMar>
          </w:tcPr>
          <w:p w14:paraId="7CDCD6E3" w14:textId="77777777" w:rsidR="00DD326B" w:rsidRDefault="00DD326B" w:rsidP="004F4835">
            <w:pPr>
              <w:spacing w:before="40" w:after="40" w:line="240" w:lineRule="auto"/>
              <w:jc w:val="left"/>
            </w:pPr>
            <w:r>
              <w:rPr>
                <w:sz w:val="16"/>
              </w:rPr>
              <w:t>I20-I25, R55</w:t>
            </w:r>
          </w:p>
        </w:tc>
      </w:tr>
      <w:tr w:rsidR="00DD326B" w14:paraId="71DAEA76" w14:textId="77777777" w:rsidTr="00B54F3C">
        <w:trPr>
          <w:trHeight w:val="20"/>
          <w:tblCellSpacing w:w="11" w:type="dxa"/>
        </w:trPr>
        <w:tc>
          <w:tcPr>
            <w:tcW w:w="1400" w:type="pct"/>
            <w:tcMar>
              <w:top w:w="23" w:type="dxa"/>
              <w:left w:w="23" w:type="dxa"/>
              <w:bottom w:w="23" w:type="dxa"/>
              <w:right w:w="23" w:type="dxa"/>
            </w:tcMar>
          </w:tcPr>
          <w:p w14:paraId="34F557B2" w14:textId="77777777" w:rsidR="00DD326B" w:rsidRDefault="00DD326B" w:rsidP="004F4835">
            <w:pPr>
              <w:spacing w:before="40" w:after="40" w:line="240" w:lineRule="auto"/>
              <w:jc w:val="left"/>
            </w:pPr>
            <w:r>
              <w:rPr>
                <w:sz w:val="16"/>
              </w:rPr>
              <w:t>Stroke</w:t>
            </w:r>
          </w:p>
        </w:tc>
        <w:tc>
          <w:tcPr>
            <w:tcW w:w="3564" w:type="pct"/>
            <w:tcMar>
              <w:top w:w="23" w:type="dxa"/>
              <w:left w:w="23" w:type="dxa"/>
              <w:bottom w:w="23" w:type="dxa"/>
              <w:right w:w="23" w:type="dxa"/>
            </w:tcMar>
          </w:tcPr>
          <w:p w14:paraId="43320AF3" w14:textId="77777777" w:rsidR="00DD326B" w:rsidRDefault="00DD326B" w:rsidP="004F4835">
            <w:pPr>
              <w:spacing w:before="40" w:after="40" w:line="240" w:lineRule="auto"/>
              <w:jc w:val="left"/>
            </w:pPr>
            <w:r>
              <w:rPr>
                <w:sz w:val="16"/>
              </w:rPr>
              <w:t>G45-G46, G81-G83, I60-I69</w:t>
            </w:r>
          </w:p>
        </w:tc>
      </w:tr>
      <w:tr w:rsidR="00DD326B" w14:paraId="653F5605" w14:textId="77777777" w:rsidTr="00B54F3C">
        <w:trPr>
          <w:trHeight w:val="20"/>
          <w:tblCellSpacing w:w="11" w:type="dxa"/>
        </w:trPr>
        <w:tc>
          <w:tcPr>
            <w:tcW w:w="1400" w:type="pct"/>
            <w:tcMar>
              <w:top w:w="23" w:type="dxa"/>
              <w:left w:w="23" w:type="dxa"/>
              <w:bottom w:w="23" w:type="dxa"/>
              <w:right w:w="23" w:type="dxa"/>
            </w:tcMar>
          </w:tcPr>
          <w:p w14:paraId="76619711" w14:textId="77777777" w:rsidR="00DD326B" w:rsidRDefault="00DD326B" w:rsidP="004F4835">
            <w:pPr>
              <w:spacing w:before="40" w:after="40" w:line="240" w:lineRule="auto"/>
              <w:jc w:val="left"/>
            </w:pPr>
            <w:r>
              <w:rPr>
                <w:sz w:val="16"/>
              </w:rPr>
              <w:t>Diabetes mellitus</w:t>
            </w:r>
          </w:p>
        </w:tc>
        <w:tc>
          <w:tcPr>
            <w:tcW w:w="3564" w:type="pct"/>
            <w:tcMar>
              <w:top w:w="23" w:type="dxa"/>
              <w:left w:w="23" w:type="dxa"/>
              <w:bottom w:w="23" w:type="dxa"/>
              <w:right w:w="23" w:type="dxa"/>
            </w:tcMar>
          </w:tcPr>
          <w:p w14:paraId="18ED5E17" w14:textId="77777777" w:rsidR="00DD326B" w:rsidRDefault="00DD326B" w:rsidP="004F4835">
            <w:pPr>
              <w:spacing w:before="40" w:after="40" w:line="240" w:lineRule="auto"/>
              <w:jc w:val="left"/>
            </w:pPr>
            <w:r>
              <w:rPr>
                <w:sz w:val="16"/>
              </w:rPr>
              <w:t>E10-E14</w:t>
            </w:r>
          </w:p>
        </w:tc>
      </w:tr>
      <w:tr w:rsidR="00DD326B" w14:paraId="00C1BA57" w14:textId="77777777" w:rsidTr="00B54F3C">
        <w:trPr>
          <w:trHeight w:val="20"/>
          <w:tblCellSpacing w:w="11" w:type="dxa"/>
        </w:trPr>
        <w:tc>
          <w:tcPr>
            <w:tcW w:w="1400" w:type="pct"/>
            <w:tcMar>
              <w:top w:w="23" w:type="dxa"/>
              <w:left w:w="23" w:type="dxa"/>
              <w:bottom w:w="23" w:type="dxa"/>
              <w:right w:w="23" w:type="dxa"/>
            </w:tcMar>
          </w:tcPr>
          <w:p w14:paraId="49D3EA76" w14:textId="77777777" w:rsidR="00DD326B" w:rsidRDefault="00DD326B" w:rsidP="004F4835">
            <w:pPr>
              <w:spacing w:before="40" w:after="40" w:line="240" w:lineRule="auto"/>
              <w:jc w:val="left"/>
            </w:pPr>
            <w:r>
              <w:rPr>
                <w:sz w:val="16"/>
              </w:rPr>
              <w:t>Other cardiovascular</w:t>
            </w:r>
          </w:p>
        </w:tc>
        <w:tc>
          <w:tcPr>
            <w:tcW w:w="3564" w:type="pct"/>
            <w:tcMar>
              <w:top w:w="23" w:type="dxa"/>
              <w:left w:w="23" w:type="dxa"/>
              <w:bottom w:w="23" w:type="dxa"/>
              <w:right w:w="23" w:type="dxa"/>
            </w:tcMar>
          </w:tcPr>
          <w:p w14:paraId="61D6993E" w14:textId="77777777" w:rsidR="00DD326B" w:rsidRDefault="00DD326B" w:rsidP="004F4835">
            <w:pPr>
              <w:spacing w:before="40" w:after="40" w:line="240" w:lineRule="auto"/>
              <w:jc w:val="left"/>
            </w:pPr>
            <w:r>
              <w:rPr>
                <w:sz w:val="16"/>
              </w:rPr>
              <w:t>I00-I03, I05-I15, I26-I28, I31, I34-I52, I70-I99, R00-R01, R03, ZZ23</w:t>
            </w:r>
          </w:p>
        </w:tc>
      </w:tr>
      <w:tr w:rsidR="00DD326B" w14:paraId="014DA08F" w14:textId="77777777" w:rsidTr="00B54F3C">
        <w:trPr>
          <w:trHeight w:val="20"/>
          <w:tblCellSpacing w:w="11" w:type="dxa"/>
        </w:trPr>
        <w:tc>
          <w:tcPr>
            <w:tcW w:w="1400" w:type="pct"/>
            <w:tcMar>
              <w:top w:w="23" w:type="dxa"/>
              <w:left w:w="23" w:type="dxa"/>
              <w:bottom w:w="23" w:type="dxa"/>
              <w:right w:w="23" w:type="dxa"/>
            </w:tcMar>
          </w:tcPr>
          <w:p w14:paraId="231654C7" w14:textId="77777777" w:rsidR="00DD326B" w:rsidRDefault="00DD326B" w:rsidP="004F4835">
            <w:pPr>
              <w:spacing w:before="40" w:after="40" w:line="240" w:lineRule="auto"/>
              <w:jc w:val="left"/>
            </w:pPr>
            <w:r>
              <w:rPr>
                <w:sz w:val="16"/>
              </w:rPr>
              <w:t>Liver and alcohol related</w:t>
            </w:r>
          </w:p>
        </w:tc>
        <w:tc>
          <w:tcPr>
            <w:tcW w:w="3564" w:type="pct"/>
            <w:tcMar>
              <w:top w:w="23" w:type="dxa"/>
              <w:left w:w="23" w:type="dxa"/>
              <w:bottom w:w="23" w:type="dxa"/>
              <w:right w:w="23" w:type="dxa"/>
            </w:tcMar>
          </w:tcPr>
          <w:p w14:paraId="2ABF207A" w14:textId="77777777" w:rsidR="00DD326B" w:rsidRDefault="00DD326B" w:rsidP="004F4835">
            <w:pPr>
              <w:spacing w:before="40" w:after="40" w:line="240" w:lineRule="auto"/>
              <w:jc w:val="left"/>
            </w:pPr>
            <w:r>
              <w:rPr>
                <w:sz w:val="16"/>
              </w:rPr>
              <w:t>B18, F10, K70-K77, R16-R18, X45, Y15, Y90-91</w:t>
            </w:r>
          </w:p>
        </w:tc>
      </w:tr>
      <w:tr w:rsidR="00C96B9C" w14:paraId="06E9549B" w14:textId="77777777" w:rsidTr="00B54F3C">
        <w:trPr>
          <w:trHeight w:val="20"/>
          <w:tblCellSpacing w:w="11" w:type="dxa"/>
        </w:trPr>
        <w:tc>
          <w:tcPr>
            <w:tcW w:w="1400" w:type="pct"/>
            <w:tcMar>
              <w:top w:w="23" w:type="dxa"/>
              <w:left w:w="23" w:type="dxa"/>
              <w:bottom w:w="23" w:type="dxa"/>
              <w:right w:w="23" w:type="dxa"/>
            </w:tcMar>
          </w:tcPr>
          <w:p w14:paraId="4C0094FC" w14:textId="743B208A" w:rsidR="00C96B9C" w:rsidRDefault="00C96B9C" w:rsidP="004F4835">
            <w:pPr>
              <w:spacing w:before="40" w:after="40" w:line="240" w:lineRule="auto"/>
              <w:jc w:val="left"/>
              <w:rPr>
                <w:sz w:val="16"/>
              </w:rPr>
            </w:pPr>
            <w:r>
              <w:rPr>
                <w:sz w:val="16"/>
              </w:rPr>
              <w:t>Other noncommunicable</w:t>
            </w:r>
          </w:p>
        </w:tc>
        <w:tc>
          <w:tcPr>
            <w:tcW w:w="3564" w:type="pct"/>
            <w:tcMar>
              <w:top w:w="23" w:type="dxa"/>
              <w:left w:w="23" w:type="dxa"/>
              <w:bottom w:w="23" w:type="dxa"/>
              <w:right w:w="23" w:type="dxa"/>
            </w:tcMar>
          </w:tcPr>
          <w:p w14:paraId="4D606AAD" w14:textId="1B5C38AF" w:rsidR="00C96B9C" w:rsidRDefault="00C96B9C" w:rsidP="004F4835">
            <w:pPr>
              <w:spacing w:before="40" w:after="40" w:line="240" w:lineRule="auto"/>
              <w:jc w:val="left"/>
              <w:rPr>
                <w:sz w:val="16"/>
              </w:rPr>
            </w:pPr>
            <w:r>
              <w:rPr>
                <w:sz w:val="16"/>
              </w:rPr>
              <w:t>D55-D63, D65-D83, D86, D89, E03-E07, E15-E35, E65-E68, E70E90, F00-F09, F11-F52, F54-F99, G10-G37, G40-G41, G43-G44,</w:t>
            </w:r>
            <w:r>
              <w:t xml:space="preserve"> </w:t>
            </w:r>
            <w:r>
              <w:rPr>
                <w:sz w:val="16"/>
              </w:rPr>
              <w:t>G50-G80, G84-G99, H00-H06, H11-H59, H61-H62, H69, H72-H95,</w:t>
            </w:r>
            <w:r>
              <w:t xml:space="preserve"> </w:t>
            </w:r>
            <w:r>
              <w:rPr>
                <w:sz w:val="16"/>
              </w:rPr>
              <w:t>K00-K01, K03, K06-K14, K20-K31, K35-K38, K40-K60, K62-K64, K66, K78-K80, K82-K93, L05, L10-L99, M02-M54, M61-M85, M87-M99, N00-N08, N11-N29, N31-N33, N35-N40, N42-N48, N50N59, N75-N86, N88-N99, Q00-Q99, R10-R15, R19-R23, R26-R27, R29-R49, R56, R63, R70-R74, R76-R77, R80-R82, R85-R87, R90, ZZ25</w:t>
            </w:r>
          </w:p>
        </w:tc>
      </w:tr>
      <w:tr w:rsidR="00DD326B" w14:paraId="0D95FE06" w14:textId="77777777" w:rsidTr="00B54F3C">
        <w:trPr>
          <w:trHeight w:val="20"/>
          <w:tblCellSpacing w:w="11" w:type="dxa"/>
        </w:trPr>
        <w:tc>
          <w:tcPr>
            <w:tcW w:w="1400" w:type="pct"/>
            <w:tcMar>
              <w:top w:w="23" w:type="dxa"/>
              <w:left w:w="23" w:type="dxa"/>
              <w:bottom w:w="23" w:type="dxa"/>
              <w:right w:w="23" w:type="dxa"/>
            </w:tcMar>
          </w:tcPr>
          <w:p w14:paraId="1DE0C01A" w14:textId="77777777" w:rsidR="00DD326B" w:rsidRDefault="00DD326B" w:rsidP="004F4835">
            <w:pPr>
              <w:spacing w:before="40" w:after="40" w:line="240" w:lineRule="auto"/>
              <w:jc w:val="left"/>
            </w:pPr>
            <w:r>
              <w:rPr>
                <w:sz w:val="16"/>
              </w:rPr>
              <w:t>Road and transport injuries</w:t>
            </w:r>
          </w:p>
        </w:tc>
        <w:tc>
          <w:tcPr>
            <w:tcW w:w="3564" w:type="pct"/>
            <w:tcMar>
              <w:top w:w="23" w:type="dxa"/>
              <w:left w:w="23" w:type="dxa"/>
              <w:bottom w:w="23" w:type="dxa"/>
              <w:right w:w="23" w:type="dxa"/>
            </w:tcMar>
          </w:tcPr>
          <w:p w14:paraId="523670E6" w14:textId="77777777" w:rsidR="00DD326B" w:rsidRDefault="00DD326B" w:rsidP="004F4835">
            <w:pPr>
              <w:spacing w:before="40" w:after="40" w:line="240" w:lineRule="auto"/>
              <w:jc w:val="left"/>
            </w:pPr>
            <w:r>
              <w:rPr>
                <w:sz w:val="16"/>
              </w:rPr>
              <w:t>V01-V99, Y85</w:t>
            </w:r>
          </w:p>
        </w:tc>
      </w:tr>
      <w:tr w:rsidR="00DD326B" w14:paraId="19071173" w14:textId="77777777" w:rsidTr="00B54F3C">
        <w:trPr>
          <w:trHeight w:val="20"/>
          <w:tblCellSpacing w:w="11" w:type="dxa"/>
        </w:trPr>
        <w:tc>
          <w:tcPr>
            <w:tcW w:w="1400" w:type="pct"/>
            <w:tcMar>
              <w:top w:w="23" w:type="dxa"/>
              <w:left w:w="23" w:type="dxa"/>
              <w:bottom w:w="23" w:type="dxa"/>
              <w:right w:w="23" w:type="dxa"/>
            </w:tcMar>
          </w:tcPr>
          <w:p w14:paraId="4E3EF72F" w14:textId="77777777" w:rsidR="00DD326B" w:rsidRDefault="00DD326B" w:rsidP="004F4835">
            <w:pPr>
              <w:spacing w:before="40" w:after="40" w:line="240" w:lineRule="auto"/>
              <w:jc w:val="left"/>
            </w:pPr>
            <w:r>
              <w:rPr>
                <w:sz w:val="16"/>
              </w:rPr>
              <w:t>Suicide</w:t>
            </w:r>
          </w:p>
        </w:tc>
        <w:tc>
          <w:tcPr>
            <w:tcW w:w="3564" w:type="pct"/>
            <w:tcMar>
              <w:top w:w="23" w:type="dxa"/>
              <w:left w:w="23" w:type="dxa"/>
              <w:bottom w:w="23" w:type="dxa"/>
              <w:right w:w="23" w:type="dxa"/>
            </w:tcMar>
          </w:tcPr>
          <w:p w14:paraId="609D9918" w14:textId="77777777" w:rsidR="00DD326B" w:rsidRDefault="00DD326B" w:rsidP="004F4835">
            <w:pPr>
              <w:spacing w:before="40" w:after="40" w:line="240" w:lineRule="auto"/>
              <w:jc w:val="left"/>
            </w:pPr>
            <w:r>
              <w:rPr>
                <w:sz w:val="16"/>
              </w:rPr>
              <w:t>X60-X84</w:t>
            </w:r>
          </w:p>
        </w:tc>
      </w:tr>
      <w:tr w:rsidR="00DD326B" w14:paraId="6F6B1026" w14:textId="77777777" w:rsidTr="00B54F3C">
        <w:trPr>
          <w:trHeight w:val="20"/>
          <w:tblCellSpacing w:w="11" w:type="dxa"/>
        </w:trPr>
        <w:tc>
          <w:tcPr>
            <w:tcW w:w="1400" w:type="pct"/>
            <w:tcMar>
              <w:top w:w="23" w:type="dxa"/>
              <w:left w:w="23" w:type="dxa"/>
              <w:bottom w:w="23" w:type="dxa"/>
              <w:right w:w="23" w:type="dxa"/>
            </w:tcMar>
          </w:tcPr>
          <w:p w14:paraId="3F35398D" w14:textId="77777777" w:rsidR="00DD326B" w:rsidRDefault="00DD326B" w:rsidP="004F4835">
            <w:pPr>
              <w:spacing w:before="40" w:after="40" w:line="240" w:lineRule="auto"/>
              <w:jc w:val="left"/>
            </w:pPr>
            <w:r>
              <w:rPr>
                <w:sz w:val="16"/>
              </w:rPr>
              <w:t>Other injuries</w:t>
            </w:r>
          </w:p>
        </w:tc>
        <w:tc>
          <w:tcPr>
            <w:tcW w:w="3564" w:type="pct"/>
            <w:tcMar>
              <w:top w:w="23" w:type="dxa"/>
              <w:left w:w="23" w:type="dxa"/>
              <w:bottom w:w="23" w:type="dxa"/>
              <w:right w:w="23" w:type="dxa"/>
            </w:tcMar>
          </w:tcPr>
          <w:p w14:paraId="736E7428" w14:textId="6D8E0ED5" w:rsidR="00DD326B" w:rsidRDefault="00DD326B" w:rsidP="004F4835">
            <w:pPr>
              <w:spacing w:before="40" w:after="40" w:line="240" w:lineRule="auto"/>
              <w:jc w:val="left"/>
            </w:pPr>
            <w:r>
              <w:rPr>
                <w:sz w:val="16"/>
              </w:rPr>
              <w:t>S00-S99, T00-T99, W00-W99, X00-X44, X46-X52, X55-X59, X85-X99, Y00-Y14, Y16-Y84, Y86, Y89, Y92-Y98, ZZ27</w:t>
            </w:r>
          </w:p>
        </w:tc>
      </w:tr>
      <w:tr w:rsidR="00DD326B" w14:paraId="0D0A44A4" w14:textId="77777777" w:rsidTr="00B54F3C">
        <w:trPr>
          <w:trHeight w:val="20"/>
          <w:tblCellSpacing w:w="11" w:type="dxa"/>
        </w:trPr>
        <w:tc>
          <w:tcPr>
            <w:tcW w:w="1400" w:type="pct"/>
            <w:tcBorders>
              <w:bottom w:val="single" w:sz="8" w:space="0" w:color="auto"/>
            </w:tcBorders>
            <w:tcMar>
              <w:top w:w="23" w:type="dxa"/>
              <w:left w:w="23" w:type="dxa"/>
              <w:bottom w:w="23" w:type="dxa"/>
              <w:right w:w="23" w:type="dxa"/>
            </w:tcMar>
          </w:tcPr>
          <w:p w14:paraId="7957781D" w14:textId="77777777" w:rsidR="00DD326B" w:rsidRDefault="00DD326B" w:rsidP="004F4835">
            <w:pPr>
              <w:spacing w:before="40" w:after="40" w:line="240" w:lineRule="auto"/>
              <w:jc w:val="left"/>
            </w:pPr>
            <w:r>
              <w:rPr>
                <w:sz w:val="16"/>
              </w:rPr>
              <w:t>Ill-defined</w:t>
            </w:r>
          </w:p>
        </w:tc>
        <w:tc>
          <w:tcPr>
            <w:tcW w:w="3564" w:type="pct"/>
            <w:tcBorders>
              <w:bottom w:val="single" w:sz="8" w:space="0" w:color="auto"/>
            </w:tcBorders>
            <w:tcMar>
              <w:top w:w="23" w:type="dxa"/>
              <w:left w:w="23" w:type="dxa"/>
              <w:bottom w:w="23" w:type="dxa"/>
              <w:right w:w="23" w:type="dxa"/>
            </w:tcMar>
          </w:tcPr>
          <w:p w14:paraId="63B760D2" w14:textId="3F973949" w:rsidR="00DD326B" w:rsidRDefault="00DD326B" w:rsidP="004F4835">
            <w:pPr>
              <w:spacing w:before="40" w:after="40" w:line="240" w:lineRule="auto"/>
              <w:jc w:val="left"/>
            </w:pPr>
            <w:r>
              <w:rPr>
                <w:sz w:val="16"/>
              </w:rPr>
              <w:t>R02, R07-R09, R25, R51-R54, R57-R58, R60-R62, R64-R69, R78-R79, R83, R89, R92-R94,</w:t>
            </w:r>
            <w:r w:rsidR="00FF0957">
              <w:rPr>
                <w:sz w:val="16"/>
              </w:rPr>
              <w:t xml:space="preserve"> </w:t>
            </w:r>
            <w:r>
              <w:rPr>
                <w:sz w:val="16"/>
              </w:rPr>
              <w:t>R96, R98-R99</w:t>
            </w:r>
          </w:p>
        </w:tc>
      </w:tr>
    </w:tbl>
    <w:p w14:paraId="5DF7EDB7" w14:textId="77777777" w:rsidR="009C7296" w:rsidRDefault="009C7296" w:rsidP="009A3616">
      <w:pPr>
        <w:pStyle w:val="Heading2"/>
        <w:numPr>
          <w:ilvl w:val="0"/>
          <w:numId w:val="0"/>
        </w:numPr>
      </w:pPr>
    </w:p>
    <w:p w14:paraId="523136E2" w14:textId="77777777" w:rsidR="009C7296" w:rsidRDefault="009C7296" w:rsidP="009A3616">
      <w:pPr>
        <w:pStyle w:val="TableCaption"/>
        <w:rPr>
          <w:b/>
        </w:rPr>
        <w:sectPr w:rsidR="009C7296" w:rsidSect="006322F0">
          <w:footnotePr>
            <w:numRestart w:val="eachPage"/>
          </w:footnotePr>
          <w:pgSz w:w="11906" w:h="16838"/>
          <w:pgMar w:top="1440" w:right="1440" w:bottom="1440" w:left="1440" w:header="720" w:footer="720" w:gutter="0"/>
          <w:lnNumType w:countBy="1" w:restart="continuous"/>
          <w:cols w:space="720"/>
          <w:docGrid w:linePitch="272"/>
        </w:sectPr>
      </w:pPr>
    </w:p>
    <w:p w14:paraId="4CEBC54B" w14:textId="7CC02E62" w:rsidR="009C7296" w:rsidRDefault="009C7296" w:rsidP="009A3616">
      <w:pPr>
        <w:pStyle w:val="TableCaption"/>
      </w:pPr>
      <w:r>
        <w:rPr>
          <w:b/>
        </w:rPr>
        <w:lastRenderedPageBreak/>
        <w:t xml:space="preserve">Table A2 </w:t>
      </w:r>
      <w:r>
        <w:t>CGHR-10 codes for children and neonates</w:t>
      </w:r>
      <w:r w:rsidR="001B14C4">
        <w:t>.</w:t>
      </w:r>
    </w:p>
    <w:tbl>
      <w:tblPr>
        <w:tblStyle w:val="TableGrid"/>
        <w:tblW w:w="5000" w:type="pct"/>
        <w:tblCellSpacing w:w="11" w:type="dxa"/>
        <w:tblInd w:w="0" w:type="dxa"/>
        <w:tblCellMar>
          <w:top w:w="23" w:type="dxa"/>
          <w:left w:w="23" w:type="dxa"/>
          <w:bottom w:w="23" w:type="dxa"/>
          <w:right w:w="23" w:type="dxa"/>
        </w:tblCellMar>
        <w:tblLook w:val="04A0" w:firstRow="1" w:lastRow="0" w:firstColumn="1" w:lastColumn="0" w:noHBand="0" w:noVBand="1"/>
      </w:tblPr>
      <w:tblGrid>
        <w:gridCol w:w="3004"/>
        <w:gridCol w:w="6022"/>
      </w:tblGrid>
      <w:tr w:rsidR="00714C0D" w14:paraId="60EE7190" w14:textId="77777777" w:rsidTr="005C2816">
        <w:trPr>
          <w:trHeight w:val="20"/>
          <w:tblCellSpacing w:w="11" w:type="dxa"/>
        </w:trPr>
        <w:tc>
          <w:tcPr>
            <w:tcW w:w="1650" w:type="pct"/>
            <w:tcBorders>
              <w:top w:val="single" w:sz="8" w:space="0" w:color="auto"/>
              <w:left w:val="nil"/>
              <w:right w:val="nil"/>
            </w:tcBorders>
            <w:tcMar>
              <w:top w:w="23" w:type="dxa"/>
              <w:left w:w="23" w:type="dxa"/>
              <w:bottom w:w="23" w:type="dxa"/>
              <w:right w:w="23" w:type="dxa"/>
            </w:tcMar>
          </w:tcPr>
          <w:p w14:paraId="0BFC9D86" w14:textId="4862D825" w:rsidR="001B14C4" w:rsidRPr="00BE4D76" w:rsidRDefault="009C7296" w:rsidP="00192BCB">
            <w:pPr>
              <w:spacing w:before="40" w:after="40" w:line="240" w:lineRule="auto"/>
              <w:jc w:val="left"/>
              <w:rPr>
                <w:sz w:val="16"/>
              </w:rPr>
            </w:pPr>
            <w:r>
              <w:rPr>
                <w:sz w:val="16"/>
              </w:rPr>
              <w:t>Child CGHR-10 Code</w:t>
            </w:r>
            <w:r w:rsidR="00BE4D76">
              <w:rPr>
                <w:sz w:val="16"/>
              </w:rPr>
              <w:t xml:space="preserve"> </w:t>
            </w:r>
            <w:r w:rsidR="001B14C4">
              <w:rPr>
                <w:sz w:val="16"/>
              </w:rPr>
              <w:t>(28 days</w:t>
            </w:r>
            <w:r w:rsidR="00225B80">
              <w:rPr>
                <w:sz w:val="16"/>
              </w:rPr>
              <w:t xml:space="preserve"> to </w:t>
            </w:r>
            <w:r w:rsidR="001B14C4">
              <w:rPr>
                <w:sz w:val="16"/>
              </w:rPr>
              <w:t>11 years)</w:t>
            </w:r>
          </w:p>
        </w:tc>
        <w:tc>
          <w:tcPr>
            <w:tcW w:w="3314" w:type="pct"/>
            <w:tcBorders>
              <w:top w:val="single" w:sz="8" w:space="0" w:color="auto"/>
              <w:left w:val="nil"/>
              <w:right w:val="nil"/>
            </w:tcBorders>
            <w:tcMar>
              <w:top w:w="23" w:type="dxa"/>
              <w:left w:w="23" w:type="dxa"/>
              <w:bottom w:w="23" w:type="dxa"/>
              <w:right w:w="23" w:type="dxa"/>
            </w:tcMar>
          </w:tcPr>
          <w:p w14:paraId="7533D7E5" w14:textId="77777777" w:rsidR="009C7296" w:rsidRDefault="009C7296" w:rsidP="00192BCB">
            <w:pPr>
              <w:spacing w:before="40" w:after="40" w:line="240" w:lineRule="auto"/>
              <w:jc w:val="left"/>
            </w:pPr>
            <w:r>
              <w:rPr>
                <w:sz w:val="16"/>
              </w:rPr>
              <w:t>ICD-10 Range</w:t>
            </w:r>
          </w:p>
        </w:tc>
      </w:tr>
      <w:tr w:rsidR="009C7296" w14:paraId="7654DF90" w14:textId="77777777" w:rsidTr="005C2816">
        <w:trPr>
          <w:trHeight w:val="20"/>
          <w:tblCellSpacing w:w="11" w:type="dxa"/>
        </w:trPr>
        <w:tc>
          <w:tcPr>
            <w:tcW w:w="1650" w:type="pct"/>
            <w:tcBorders>
              <w:top w:val="single" w:sz="4" w:space="0" w:color="000000"/>
              <w:left w:val="nil"/>
              <w:bottom w:val="nil"/>
              <w:right w:val="nil"/>
            </w:tcBorders>
            <w:tcMar>
              <w:top w:w="23" w:type="dxa"/>
              <w:left w:w="23" w:type="dxa"/>
              <w:bottom w:w="23" w:type="dxa"/>
              <w:right w:w="23" w:type="dxa"/>
            </w:tcMar>
          </w:tcPr>
          <w:p w14:paraId="36878771" w14:textId="77777777" w:rsidR="009C7296" w:rsidRDefault="009C7296" w:rsidP="00192BCB">
            <w:pPr>
              <w:spacing w:before="40" w:after="40" w:line="240" w:lineRule="auto"/>
              <w:jc w:val="left"/>
            </w:pPr>
            <w:r>
              <w:rPr>
                <w:sz w:val="16"/>
              </w:rPr>
              <w:t>Pneumonia</w:t>
            </w:r>
          </w:p>
        </w:tc>
        <w:tc>
          <w:tcPr>
            <w:tcW w:w="3314" w:type="pct"/>
            <w:tcBorders>
              <w:top w:val="single" w:sz="4" w:space="0" w:color="000000"/>
              <w:left w:val="nil"/>
              <w:bottom w:val="nil"/>
              <w:right w:val="nil"/>
            </w:tcBorders>
            <w:tcMar>
              <w:top w:w="23" w:type="dxa"/>
              <w:left w:w="23" w:type="dxa"/>
              <w:bottom w:w="23" w:type="dxa"/>
              <w:right w:w="23" w:type="dxa"/>
            </w:tcMar>
          </w:tcPr>
          <w:p w14:paraId="0863C3A2" w14:textId="77777777" w:rsidR="009C7296" w:rsidRDefault="009C7296" w:rsidP="00192BCB">
            <w:pPr>
              <w:spacing w:before="40" w:after="40" w:line="240" w:lineRule="auto"/>
              <w:jc w:val="left"/>
            </w:pPr>
            <w:r>
              <w:rPr>
                <w:sz w:val="16"/>
              </w:rPr>
              <w:t>A37, H65-H68, H70-H71, J00-J22, J32, J36, J85-J86, P23, U04</w:t>
            </w:r>
          </w:p>
        </w:tc>
      </w:tr>
      <w:tr w:rsidR="009C7296" w14:paraId="543E78C4"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31117C9E" w14:textId="77777777" w:rsidR="009C7296" w:rsidRDefault="009C7296" w:rsidP="00192BCB">
            <w:pPr>
              <w:spacing w:before="40" w:after="40" w:line="240" w:lineRule="auto"/>
              <w:jc w:val="left"/>
            </w:pPr>
            <w:r>
              <w:rPr>
                <w:sz w:val="16"/>
              </w:rPr>
              <w:t>Diarrhoeal</w:t>
            </w:r>
          </w:p>
        </w:tc>
        <w:tc>
          <w:tcPr>
            <w:tcW w:w="3314" w:type="pct"/>
            <w:tcBorders>
              <w:top w:val="nil"/>
              <w:left w:val="nil"/>
              <w:bottom w:val="nil"/>
              <w:right w:val="nil"/>
            </w:tcBorders>
            <w:tcMar>
              <w:top w:w="23" w:type="dxa"/>
              <w:left w:w="23" w:type="dxa"/>
              <w:bottom w:w="23" w:type="dxa"/>
              <w:right w:w="23" w:type="dxa"/>
            </w:tcMar>
          </w:tcPr>
          <w:p w14:paraId="06E6830F" w14:textId="77777777" w:rsidR="009C7296" w:rsidRDefault="009C7296" w:rsidP="00192BCB">
            <w:pPr>
              <w:spacing w:before="40" w:after="40" w:line="240" w:lineRule="auto"/>
              <w:jc w:val="left"/>
            </w:pPr>
            <w:r>
              <w:rPr>
                <w:sz w:val="16"/>
              </w:rPr>
              <w:t>A00-A09</w:t>
            </w:r>
          </w:p>
        </w:tc>
      </w:tr>
      <w:tr w:rsidR="009C7296" w14:paraId="2E3A56CC"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7BABD862" w14:textId="77777777" w:rsidR="009C7296" w:rsidRDefault="009C7296" w:rsidP="00192BCB">
            <w:pPr>
              <w:spacing w:before="40" w:after="40" w:line="240" w:lineRule="auto"/>
              <w:jc w:val="left"/>
            </w:pPr>
            <w:r>
              <w:rPr>
                <w:sz w:val="16"/>
              </w:rPr>
              <w:t>Malaria</w:t>
            </w:r>
          </w:p>
        </w:tc>
        <w:tc>
          <w:tcPr>
            <w:tcW w:w="3314" w:type="pct"/>
            <w:tcBorders>
              <w:top w:val="nil"/>
              <w:left w:val="nil"/>
              <w:bottom w:val="nil"/>
              <w:right w:val="nil"/>
            </w:tcBorders>
            <w:tcMar>
              <w:top w:w="23" w:type="dxa"/>
              <w:left w:w="23" w:type="dxa"/>
              <w:bottom w:w="23" w:type="dxa"/>
              <w:right w:w="23" w:type="dxa"/>
            </w:tcMar>
          </w:tcPr>
          <w:p w14:paraId="0A9917FF" w14:textId="77777777" w:rsidR="009C7296" w:rsidRDefault="009C7296" w:rsidP="00192BCB">
            <w:pPr>
              <w:spacing w:before="40" w:after="40" w:line="240" w:lineRule="auto"/>
              <w:jc w:val="left"/>
            </w:pPr>
            <w:r>
              <w:rPr>
                <w:sz w:val="16"/>
              </w:rPr>
              <w:t>B50-B54</w:t>
            </w:r>
          </w:p>
        </w:tc>
      </w:tr>
      <w:tr w:rsidR="009C7296" w14:paraId="561BF175"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0F209CB0" w14:textId="77777777" w:rsidR="009C7296" w:rsidRDefault="009C7296" w:rsidP="00192BCB">
            <w:pPr>
              <w:spacing w:before="40" w:after="40" w:line="240" w:lineRule="auto"/>
              <w:jc w:val="left"/>
            </w:pPr>
            <w:r>
              <w:rPr>
                <w:sz w:val="16"/>
              </w:rPr>
              <w:t>Other infections</w:t>
            </w:r>
          </w:p>
        </w:tc>
        <w:tc>
          <w:tcPr>
            <w:tcW w:w="3314" w:type="pct"/>
            <w:tcBorders>
              <w:top w:val="nil"/>
              <w:left w:val="nil"/>
              <w:bottom w:val="nil"/>
              <w:right w:val="nil"/>
            </w:tcBorders>
            <w:tcMar>
              <w:top w:w="23" w:type="dxa"/>
              <w:left w:w="23" w:type="dxa"/>
              <w:bottom w:w="23" w:type="dxa"/>
              <w:right w:w="23" w:type="dxa"/>
            </w:tcMar>
          </w:tcPr>
          <w:p w14:paraId="20902D06" w14:textId="45EC8C17" w:rsidR="009C7296" w:rsidRDefault="009C7296" w:rsidP="00192BCB">
            <w:pPr>
              <w:spacing w:before="40" w:after="40" w:line="240" w:lineRule="auto"/>
            </w:pPr>
            <w:r>
              <w:rPr>
                <w:sz w:val="16"/>
              </w:rPr>
              <w:t>A15-A28, A30-A36, A38-A44, A46, A48-A71, A74-A75, A77-A99, B00B09, B15-B27, B30, B33-B49, B55-B60, B64-B83, B85-B92, B94-B97, B99, G00-G09, H10, H60, I30, I32-I33, I39-I41, J65, K02, K04-K05, K61, K65, K67, K81, L00-L04, L08, M00-M01, M60, M86, N10, N30,</w:t>
            </w:r>
            <w:r w:rsidR="00B81275">
              <w:t xml:space="preserve"> </w:t>
            </w:r>
            <w:r>
              <w:rPr>
                <w:sz w:val="16"/>
              </w:rPr>
              <w:t>N34, N41, N49, N61, N70-N74, P35-P39, R50, R75, U00, Y95, ZZ11</w:t>
            </w:r>
          </w:p>
        </w:tc>
      </w:tr>
      <w:tr w:rsidR="009C7296" w14:paraId="05FF35A4"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090AEAC7" w14:textId="77777777" w:rsidR="009C7296" w:rsidRDefault="009C7296" w:rsidP="00192BCB">
            <w:pPr>
              <w:spacing w:before="40" w:after="40" w:line="240" w:lineRule="auto"/>
              <w:jc w:val="left"/>
            </w:pPr>
            <w:r>
              <w:rPr>
                <w:sz w:val="16"/>
              </w:rPr>
              <w:t>Congenital anomalies</w:t>
            </w:r>
          </w:p>
        </w:tc>
        <w:tc>
          <w:tcPr>
            <w:tcW w:w="3314" w:type="pct"/>
            <w:tcBorders>
              <w:top w:val="nil"/>
              <w:left w:val="nil"/>
              <w:bottom w:val="nil"/>
              <w:right w:val="nil"/>
            </w:tcBorders>
            <w:tcMar>
              <w:top w:w="23" w:type="dxa"/>
              <w:left w:w="23" w:type="dxa"/>
              <w:bottom w:w="23" w:type="dxa"/>
              <w:right w:w="23" w:type="dxa"/>
            </w:tcMar>
          </w:tcPr>
          <w:p w14:paraId="02DD7C89" w14:textId="77777777" w:rsidR="009C7296" w:rsidRDefault="009C7296" w:rsidP="00192BCB">
            <w:pPr>
              <w:spacing w:before="40" w:after="40" w:line="240" w:lineRule="auto"/>
              <w:jc w:val="left"/>
            </w:pPr>
            <w:r>
              <w:rPr>
                <w:sz w:val="16"/>
              </w:rPr>
              <w:t>P01, P05, P07, P21, Q00-Q99</w:t>
            </w:r>
          </w:p>
        </w:tc>
      </w:tr>
      <w:tr w:rsidR="009C7296" w14:paraId="712CB2E2"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2AB98BF4" w14:textId="77777777" w:rsidR="009C7296" w:rsidRDefault="009C7296" w:rsidP="00192BCB">
            <w:pPr>
              <w:spacing w:before="40" w:after="40" w:line="240" w:lineRule="auto"/>
              <w:jc w:val="left"/>
            </w:pPr>
            <w:r>
              <w:rPr>
                <w:sz w:val="16"/>
              </w:rPr>
              <w:t>Epilepsy, leukaemia, and other noncommunicable</w:t>
            </w:r>
          </w:p>
        </w:tc>
        <w:tc>
          <w:tcPr>
            <w:tcW w:w="3314" w:type="pct"/>
            <w:tcBorders>
              <w:top w:val="nil"/>
              <w:left w:val="nil"/>
              <w:bottom w:val="nil"/>
              <w:right w:val="nil"/>
            </w:tcBorders>
            <w:tcMar>
              <w:top w:w="23" w:type="dxa"/>
              <w:left w:w="23" w:type="dxa"/>
              <w:bottom w:w="23" w:type="dxa"/>
              <w:right w:w="23" w:type="dxa"/>
            </w:tcMar>
          </w:tcPr>
          <w:p w14:paraId="5097F8B2" w14:textId="1BCA9D71" w:rsidR="009C7296" w:rsidRDefault="009C7296" w:rsidP="00192BCB">
            <w:pPr>
              <w:spacing w:before="40" w:after="40" w:line="240" w:lineRule="auto"/>
            </w:pPr>
            <w:r>
              <w:rPr>
                <w:sz w:val="16"/>
              </w:rPr>
              <w:t>C00-C97, D01-D48, D55-D89, E03-E35, E65-E90, F00-F02, F73, G10G99, H00-H06, H11-H59, H61-H62, H69, H72-H95, I00-I28, I31, I34-I38,</w:t>
            </w:r>
            <w:r w:rsidR="00E002BD">
              <w:t xml:space="preserve"> </w:t>
            </w:r>
            <w:r>
              <w:rPr>
                <w:sz w:val="16"/>
              </w:rPr>
              <w:t>I42-I99, J30-J31, J33-J35, J37-J47, J60, J64, J66-J70, J80-J82, J84, J90-J99, K00-K01, K03, K06-K60, K62-K63, K70-K80, K82-K93, L05, L10-L99, M02-M54, M61-M85, M87-M99, N00-N08, N11-N29, N31N33, N35-N40, N42-N48, N50-N51, N60, N62-N64, N75-N99, P04, P08, P27, P51, P53-P60, P70-P72, P74-P76, P78, P80-P83, P92-P94,</w:t>
            </w:r>
            <w:r w:rsidR="00E002BD">
              <w:t xml:space="preserve"> </w:t>
            </w:r>
            <w:r>
              <w:rPr>
                <w:sz w:val="16"/>
              </w:rPr>
              <w:t>R00-R01, R03-R06, R11-R23, R26-R27, R29-R49, R55-R56, R59, R63,</w:t>
            </w:r>
            <w:r w:rsidR="00E002BD">
              <w:t xml:space="preserve"> </w:t>
            </w:r>
            <w:r>
              <w:rPr>
                <w:sz w:val="16"/>
              </w:rPr>
              <w:t>R70-R74, R76-R77, R80-R82, R84-R87, R90-R91, ZZ12-ZZ13, ZZ15</w:t>
            </w:r>
          </w:p>
        </w:tc>
      </w:tr>
      <w:tr w:rsidR="009C7296" w14:paraId="2D0C7162"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5AD7695B" w14:textId="77777777" w:rsidR="009C7296" w:rsidRDefault="009C7296" w:rsidP="00192BCB">
            <w:pPr>
              <w:spacing w:before="40" w:after="40" w:line="240" w:lineRule="auto"/>
              <w:jc w:val="left"/>
            </w:pPr>
            <w:r>
              <w:rPr>
                <w:sz w:val="16"/>
              </w:rPr>
              <w:t>Injuries</w:t>
            </w:r>
          </w:p>
        </w:tc>
        <w:tc>
          <w:tcPr>
            <w:tcW w:w="3314" w:type="pct"/>
            <w:tcBorders>
              <w:top w:val="nil"/>
              <w:left w:val="nil"/>
              <w:bottom w:val="nil"/>
              <w:right w:val="nil"/>
            </w:tcBorders>
            <w:tcMar>
              <w:top w:w="23" w:type="dxa"/>
              <w:left w:w="23" w:type="dxa"/>
              <w:bottom w:w="23" w:type="dxa"/>
              <w:right w:w="23" w:type="dxa"/>
            </w:tcMar>
          </w:tcPr>
          <w:p w14:paraId="19495346" w14:textId="13214FC3" w:rsidR="009C7296" w:rsidRDefault="009C7296" w:rsidP="00192BCB">
            <w:pPr>
              <w:spacing w:before="40" w:after="40" w:line="240" w:lineRule="auto"/>
              <w:jc w:val="left"/>
            </w:pPr>
            <w:r>
              <w:rPr>
                <w:sz w:val="16"/>
              </w:rPr>
              <w:t>S00-S99, T00-T98, V01-V99, W00-W99, X00-X52, X57-X99, Y00-Y91,</w:t>
            </w:r>
            <w:r w:rsidR="00E71432">
              <w:t xml:space="preserve"> </w:t>
            </w:r>
            <w:r>
              <w:rPr>
                <w:sz w:val="16"/>
              </w:rPr>
              <w:t>Y97-Y98</w:t>
            </w:r>
          </w:p>
        </w:tc>
      </w:tr>
      <w:tr w:rsidR="009C7296" w14:paraId="11AAB813"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516684FB" w14:textId="77777777" w:rsidR="009C7296" w:rsidRDefault="009C7296" w:rsidP="00192BCB">
            <w:pPr>
              <w:spacing w:before="40" w:after="40" w:line="240" w:lineRule="auto"/>
              <w:jc w:val="left"/>
            </w:pPr>
            <w:r>
              <w:rPr>
                <w:sz w:val="16"/>
              </w:rPr>
              <w:t>Nutritional deficiencies</w:t>
            </w:r>
          </w:p>
        </w:tc>
        <w:tc>
          <w:tcPr>
            <w:tcW w:w="3314" w:type="pct"/>
            <w:tcBorders>
              <w:top w:val="nil"/>
              <w:left w:val="nil"/>
              <w:bottom w:val="nil"/>
              <w:right w:val="nil"/>
            </w:tcBorders>
            <w:tcMar>
              <w:top w:w="23" w:type="dxa"/>
              <w:left w:w="23" w:type="dxa"/>
              <w:bottom w:w="23" w:type="dxa"/>
              <w:right w:w="23" w:type="dxa"/>
            </w:tcMar>
          </w:tcPr>
          <w:p w14:paraId="65087CDB" w14:textId="77777777" w:rsidR="009C7296" w:rsidRDefault="009C7296" w:rsidP="00192BCB">
            <w:pPr>
              <w:spacing w:before="40" w:after="40" w:line="240" w:lineRule="auto"/>
              <w:jc w:val="left"/>
            </w:pPr>
            <w:r>
              <w:rPr>
                <w:sz w:val="16"/>
              </w:rPr>
              <w:t>D50-D53, E00-E02, E40-E46, E50-E56, E59-E61, E63-E64, X53-X54</w:t>
            </w:r>
          </w:p>
        </w:tc>
      </w:tr>
      <w:tr w:rsidR="009C7296" w14:paraId="27E5A55E"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5D647490" w14:textId="77777777" w:rsidR="009C7296" w:rsidRDefault="009C7296" w:rsidP="00192BCB">
            <w:pPr>
              <w:spacing w:before="40" w:after="40" w:line="240" w:lineRule="auto"/>
              <w:jc w:val="left"/>
            </w:pPr>
            <w:r>
              <w:rPr>
                <w:sz w:val="16"/>
              </w:rPr>
              <w:t>Other</w:t>
            </w:r>
          </w:p>
        </w:tc>
        <w:tc>
          <w:tcPr>
            <w:tcW w:w="3314" w:type="pct"/>
            <w:tcBorders>
              <w:top w:val="nil"/>
              <w:left w:val="nil"/>
              <w:bottom w:val="nil"/>
              <w:right w:val="nil"/>
            </w:tcBorders>
            <w:tcMar>
              <w:top w:w="23" w:type="dxa"/>
              <w:left w:w="23" w:type="dxa"/>
              <w:bottom w:w="23" w:type="dxa"/>
              <w:right w:w="23" w:type="dxa"/>
            </w:tcMar>
          </w:tcPr>
          <w:p w14:paraId="1C8B526B" w14:textId="7CFF614A" w:rsidR="009C7296" w:rsidRDefault="009C7296" w:rsidP="00192BCB">
            <w:pPr>
              <w:spacing w:before="40" w:after="40" w:line="240" w:lineRule="auto"/>
              <w:jc w:val="left"/>
            </w:pPr>
            <w:r>
              <w:rPr>
                <w:sz w:val="16"/>
              </w:rPr>
              <w:t>D00, F03-F72, F74-F99, P00, P02-P03, P10-P15, P20, P22, P24-P26,</w:t>
            </w:r>
            <w:r w:rsidR="00E71432">
              <w:t xml:space="preserve"> </w:t>
            </w:r>
            <w:r>
              <w:rPr>
                <w:sz w:val="16"/>
              </w:rPr>
              <w:t>P28-P29, P50, P52, P61, P77, P90-P91</w:t>
            </w:r>
          </w:p>
        </w:tc>
      </w:tr>
      <w:tr w:rsidR="009C7296" w14:paraId="13811720" w14:textId="77777777" w:rsidTr="005C2816">
        <w:trPr>
          <w:trHeight w:val="20"/>
          <w:tblCellSpacing w:w="11" w:type="dxa"/>
        </w:trPr>
        <w:tc>
          <w:tcPr>
            <w:tcW w:w="1650" w:type="pct"/>
            <w:tcBorders>
              <w:top w:val="nil"/>
              <w:left w:val="nil"/>
              <w:bottom w:val="single" w:sz="6" w:space="0" w:color="auto"/>
              <w:right w:val="nil"/>
            </w:tcBorders>
            <w:tcMar>
              <w:top w:w="23" w:type="dxa"/>
              <w:left w:w="23" w:type="dxa"/>
              <w:bottom w:w="23" w:type="dxa"/>
              <w:right w:w="23" w:type="dxa"/>
            </w:tcMar>
          </w:tcPr>
          <w:p w14:paraId="3005E077" w14:textId="77777777" w:rsidR="009C7296" w:rsidRDefault="009C7296" w:rsidP="00192BCB">
            <w:pPr>
              <w:spacing w:before="40" w:after="40" w:line="240" w:lineRule="auto"/>
              <w:jc w:val="left"/>
            </w:pPr>
            <w:r>
              <w:rPr>
                <w:sz w:val="16"/>
              </w:rPr>
              <w:t>Ill-defined</w:t>
            </w:r>
          </w:p>
        </w:tc>
        <w:tc>
          <w:tcPr>
            <w:tcW w:w="3314" w:type="pct"/>
            <w:tcBorders>
              <w:top w:val="nil"/>
              <w:left w:val="nil"/>
              <w:bottom w:val="single" w:sz="6" w:space="0" w:color="auto"/>
              <w:right w:val="nil"/>
            </w:tcBorders>
            <w:tcMar>
              <w:top w:w="23" w:type="dxa"/>
              <w:left w:w="23" w:type="dxa"/>
              <w:bottom w:w="23" w:type="dxa"/>
              <w:right w:w="23" w:type="dxa"/>
            </w:tcMar>
          </w:tcPr>
          <w:p w14:paraId="2B631749" w14:textId="20D275D2" w:rsidR="009C7296" w:rsidRDefault="009C7296" w:rsidP="00192BCB">
            <w:pPr>
              <w:spacing w:before="40" w:after="40" w:line="240" w:lineRule="auto"/>
              <w:jc w:val="left"/>
            </w:pPr>
            <w:r>
              <w:rPr>
                <w:sz w:val="16"/>
              </w:rPr>
              <w:t>P96, R02, R07, R09-R10, R25, R51-R54, R57-R58, R60-R62, R64, R68-R69, R78-R79, R83, R89, R92-R99</w:t>
            </w:r>
          </w:p>
        </w:tc>
      </w:tr>
      <w:tr w:rsidR="00213CDB" w14:paraId="14798CE5" w14:textId="77777777" w:rsidTr="005C2816">
        <w:trPr>
          <w:trHeight w:val="20"/>
          <w:tblCellSpacing w:w="11" w:type="dxa"/>
        </w:trPr>
        <w:tc>
          <w:tcPr>
            <w:tcW w:w="4976" w:type="pct"/>
            <w:gridSpan w:val="2"/>
            <w:tcBorders>
              <w:left w:val="nil"/>
              <w:right w:val="nil"/>
            </w:tcBorders>
            <w:tcMar>
              <w:top w:w="23" w:type="dxa"/>
              <w:left w:w="23" w:type="dxa"/>
              <w:bottom w:w="23" w:type="dxa"/>
              <w:right w:w="23" w:type="dxa"/>
            </w:tcMar>
          </w:tcPr>
          <w:p w14:paraId="348CB146" w14:textId="3DC6D368" w:rsidR="00213CDB" w:rsidRDefault="00213CDB" w:rsidP="00192BCB">
            <w:pPr>
              <w:spacing w:before="40" w:after="40" w:line="240" w:lineRule="auto"/>
              <w:jc w:val="left"/>
              <w:rPr>
                <w:sz w:val="16"/>
              </w:rPr>
            </w:pPr>
            <w:r>
              <w:rPr>
                <w:sz w:val="16"/>
              </w:rPr>
              <w:t>Neonate CGHR-10 Code (&lt;28 days)</w:t>
            </w:r>
          </w:p>
        </w:tc>
      </w:tr>
      <w:tr w:rsidR="009C7296" w14:paraId="063975C7" w14:textId="77777777" w:rsidTr="005C2816">
        <w:trPr>
          <w:trHeight w:val="20"/>
          <w:tblCellSpacing w:w="11" w:type="dxa"/>
        </w:trPr>
        <w:tc>
          <w:tcPr>
            <w:tcW w:w="1650" w:type="pct"/>
            <w:tcBorders>
              <w:top w:val="single" w:sz="6" w:space="0" w:color="auto"/>
              <w:left w:val="nil"/>
              <w:right w:val="nil"/>
            </w:tcBorders>
            <w:tcMar>
              <w:top w:w="23" w:type="dxa"/>
              <w:left w:w="23" w:type="dxa"/>
              <w:bottom w:w="23" w:type="dxa"/>
              <w:right w:w="23" w:type="dxa"/>
            </w:tcMar>
          </w:tcPr>
          <w:p w14:paraId="727B6046" w14:textId="789651A6" w:rsidR="009C7296" w:rsidRDefault="009C7296" w:rsidP="00192BCB">
            <w:pPr>
              <w:spacing w:before="40" w:after="40" w:line="240" w:lineRule="auto"/>
              <w:jc w:val="left"/>
              <w:rPr>
                <w:sz w:val="16"/>
              </w:rPr>
            </w:pPr>
            <w:r>
              <w:rPr>
                <w:sz w:val="16"/>
              </w:rPr>
              <w:t>Prematurity &amp; low birthweight</w:t>
            </w:r>
          </w:p>
        </w:tc>
        <w:tc>
          <w:tcPr>
            <w:tcW w:w="3314" w:type="pct"/>
            <w:tcBorders>
              <w:top w:val="single" w:sz="6" w:space="0" w:color="auto"/>
              <w:left w:val="nil"/>
              <w:right w:val="nil"/>
            </w:tcBorders>
            <w:tcMar>
              <w:top w:w="23" w:type="dxa"/>
              <w:left w:w="23" w:type="dxa"/>
              <w:bottom w:w="23" w:type="dxa"/>
              <w:right w:w="23" w:type="dxa"/>
            </w:tcMar>
          </w:tcPr>
          <w:p w14:paraId="022951F3" w14:textId="61237FE7" w:rsidR="009C7296" w:rsidRPr="00826355" w:rsidRDefault="009C7296" w:rsidP="00192BCB">
            <w:pPr>
              <w:spacing w:before="40" w:after="40" w:line="240" w:lineRule="auto"/>
              <w:jc w:val="left"/>
            </w:pPr>
            <w:r>
              <w:rPr>
                <w:sz w:val="16"/>
              </w:rPr>
              <w:t>D64, O60, P01, P05, P07, P22, P25-P28, P52, P61, P77, P80,</w:t>
            </w:r>
            <w:r w:rsidR="00826355">
              <w:t xml:space="preserve"> </w:t>
            </w:r>
            <w:r>
              <w:rPr>
                <w:sz w:val="16"/>
              </w:rPr>
              <w:t>P92, R04</w:t>
            </w:r>
          </w:p>
        </w:tc>
      </w:tr>
      <w:tr w:rsidR="009C7296" w14:paraId="374C0C2F"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044216AC" w14:textId="64E33AD8" w:rsidR="009C7296" w:rsidRDefault="009C7296" w:rsidP="00192BCB">
            <w:pPr>
              <w:spacing w:before="40" w:after="40" w:line="240" w:lineRule="auto"/>
              <w:jc w:val="left"/>
              <w:rPr>
                <w:sz w:val="16"/>
              </w:rPr>
            </w:pPr>
            <w:r>
              <w:rPr>
                <w:sz w:val="16"/>
              </w:rPr>
              <w:t>Neonatal infections</w:t>
            </w:r>
          </w:p>
        </w:tc>
        <w:tc>
          <w:tcPr>
            <w:tcW w:w="3314" w:type="pct"/>
            <w:tcBorders>
              <w:left w:val="nil"/>
              <w:right w:val="nil"/>
            </w:tcBorders>
            <w:tcMar>
              <w:top w:w="23" w:type="dxa"/>
              <w:left w:w="23" w:type="dxa"/>
              <w:bottom w:w="23" w:type="dxa"/>
              <w:right w:w="23" w:type="dxa"/>
            </w:tcMar>
          </w:tcPr>
          <w:p w14:paraId="766C642D" w14:textId="1A52CADD" w:rsidR="009C7296" w:rsidRDefault="009C7296" w:rsidP="00192BCB">
            <w:pPr>
              <w:spacing w:before="40" w:after="40" w:line="240" w:lineRule="auto"/>
              <w:jc w:val="left"/>
              <w:rPr>
                <w:sz w:val="16"/>
              </w:rPr>
            </w:pPr>
            <w:r>
              <w:rPr>
                <w:sz w:val="16"/>
              </w:rPr>
              <w:t>A00-A09, A20-A28, A32-A35, A37-A44, A46, A48-A49, A68A70, A74-A75, A77-A79, A81-A90, B54, B95-B96, G00-G09, H10, H60, H65-H68, H70-H71, I30, I32-I33, I39-I41, J00-J22, J32, J36, J85-J86, K65, K67, K81, L00-L04, L08, M00-M01, M60, M86, N10, N30, N34, N41, N49, N61, O85, P23,</w:t>
            </w:r>
            <w:r w:rsidR="00B32526">
              <w:rPr>
                <w:sz w:val="16"/>
              </w:rPr>
              <w:t xml:space="preserve"> </w:t>
            </w:r>
            <w:r>
              <w:rPr>
                <w:sz w:val="16"/>
              </w:rPr>
              <w:t>P35</w:t>
            </w:r>
            <w:r w:rsidR="00B32526">
              <w:rPr>
                <w:sz w:val="16"/>
              </w:rPr>
              <w:t>,</w:t>
            </w:r>
            <w:r>
              <w:rPr>
                <w:sz w:val="16"/>
              </w:rPr>
              <w:t>P39, P58-P59, P63, U04</w:t>
            </w:r>
          </w:p>
        </w:tc>
      </w:tr>
      <w:tr w:rsidR="009C7296" w14:paraId="4B4A767E"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27081F1F" w14:textId="6FDF810F" w:rsidR="009C7296" w:rsidRDefault="009C7296" w:rsidP="00192BCB">
            <w:pPr>
              <w:spacing w:before="40" w:after="40" w:line="240" w:lineRule="auto"/>
              <w:jc w:val="left"/>
              <w:rPr>
                <w:sz w:val="16"/>
              </w:rPr>
            </w:pPr>
            <w:r>
              <w:rPr>
                <w:sz w:val="16"/>
              </w:rPr>
              <w:t>Birth asphyxia and birth trauma</w:t>
            </w:r>
          </w:p>
        </w:tc>
        <w:tc>
          <w:tcPr>
            <w:tcW w:w="3314" w:type="pct"/>
            <w:tcBorders>
              <w:left w:val="nil"/>
              <w:right w:val="nil"/>
            </w:tcBorders>
            <w:tcMar>
              <w:top w:w="23" w:type="dxa"/>
              <w:left w:w="23" w:type="dxa"/>
              <w:bottom w:w="23" w:type="dxa"/>
              <w:right w:w="23" w:type="dxa"/>
            </w:tcMar>
          </w:tcPr>
          <w:p w14:paraId="7D9EAC71" w14:textId="051C6FAF" w:rsidR="009C7296" w:rsidRPr="00B32526" w:rsidRDefault="009C7296" w:rsidP="00192BCB">
            <w:pPr>
              <w:spacing w:before="40" w:after="40" w:line="240" w:lineRule="auto"/>
              <w:jc w:val="left"/>
            </w:pPr>
            <w:r>
              <w:rPr>
                <w:sz w:val="16"/>
              </w:rPr>
              <w:t>G40, P00, P02-P03, P10-P15, P20-P21, P24, P29, P50-P51,</w:t>
            </w:r>
            <w:r w:rsidR="00B32526">
              <w:t xml:space="preserve"> </w:t>
            </w:r>
            <w:r>
              <w:rPr>
                <w:sz w:val="16"/>
              </w:rPr>
              <w:t>P90-P91, R06, W79, Z37</w:t>
            </w:r>
          </w:p>
        </w:tc>
      </w:tr>
      <w:tr w:rsidR="009C7296" w14:paraId="15317FD1"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41FC842E" w14:textId="297B34B5" w:rsidR="009C7296" w:rsidRDefault="009C7296" w:rsidP="00192BCB">
            <w:pPr>
              <w:spacing w:before="40" w:after="40" w:line="240" w:lineRule="auto"/>
              <w:jc w:val="left"/>
              <w:rPr>
                <w:sz w:val="16"/>
              </w:rPr>
            </w:pPr>
            <w:r>
              <w:rPr>
                <w:sz w:val="16"/>
              </w:rPr>
              <w:t>Stillbirth</w:t>
            </w:r>
          </w:p>
        </w:tc>
        <w:tc>
          <w:tcPr>
            <w:tcW w:w="3314" w:type="pct"/>
            <w:tcBorders>
              <w:left w:val="nil"/>
              <w:right w:val="nil"/>
            </w:tcBorders>
            <w:tcMar>
              <w:top w:w="23" w:type="dxa"/>
              <w:left w:w="23" w:type="dxa"/>
              <w:bottom w:w="23" w:type="dxa"/>
              <w:right w:w="23" w:type="dxa"/>
            </w:tcMar>
          </w:tcPr>
          <w:p w14:paraId="0F679E53" w14:textId="76A1DF2A" w:rsidR="009C7296" w:rsidRDefault="009C7296" w:rsidP="00192BCB">
            <w:pPr>
              <w:spacing w:before="40" w:after="40" w:line="240" w:lineRule="auto"/>
              <w:jc w:val="left"/>
              <w:rPr>
                <w:sz w:val="16"/>
              </w:rPr>
            </w:pPr>
            <w:r>
              <w:rPr>
                <w:sz w:val="16"/>
              </w:rPr>
              <w:t>P95</w:t>
            </w:r>
          </w:p>
        </w:tc>
      </w:tr>
      <w:tr w:rsidR="009C7296" w14:paraId="3D673E2F"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3F50A92F" w14:textId="3AFB3F2D" w:rsidR="009C7296" w:rsidRDefault="009C7296" w:rsidP="00192BCB">
            <w:pPr>
              <w:spacing w:before="40" w:after="40" w:line="240" w:lineRule="auto"/>
              <w:jc w:val="left"/>
              <w:rPr>
                <w:sz w:val="16"/>
              </w:rPr>
            </w:pPr>
            <w:r>
              <w:rPr>
                <w:sz w:val="16"/>
              </w:rPr>
              <w:t>Congenital anomalies</w:t>
            </w:r>
          </w:p>
        </w:tc>
        <w:tc>
          <w:tcPr>
            <w:tcW w:w="3314" w:type="pct"/>
            <w:tcBorders>
              <w:left w:val="nil"/>
              <w:right w:val="nil"/>
            </w:tcBorders>
            <w:tcMar>
              <w:top w:w="23" w:type="dxa"/>
              <w:left w:w="23" w:type="dxa"/>
              <w:bottom w:w="23" w:type="dxa"/>
              <w:right w:w="23" w:type="dxa"/>
            </w:tcMar>
          </w:tcPr>
          <w:p w14:paraId="14773CE1" w14:textId="53B370FF" w:rsidR="009C7296" w:rsidRDefault="009C7296" w:rsidP="00192BCB">
            <w:pPr>
              <w:spacing w:before="40" w:after="40" w:line="240" w:lineRule="auto"/>
              <w:jc w:val="left"/>
              <w:rPr>
                <w:sz w:val="16"/>
              </w:rPr>
            </w:pPr>
            <w:r>
              <w:rPr>
                <w:sz w:val="16"/>
              </w:rPr>
              <w:t>C76, Q00-Q99</w:t>
            </w:r>
          </w:p>
        </w:tc>
      </w:tr>
      <w:tr w:rsidR="009C7296" w14:paraId="4DFEC539"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75626A87" w14:textId="2602C3B3" w:rsidR="009C7296" w:rsidRDefault="009C7296" w:rsidP="00192BCB">
            <w:pPr>
              <w:spacing w:before="40" w:after="40" w:line="240" w:lineRule="auto"/>
              <w:jc w:val="left"/>
              <w:rPr>
                <w:sz w:val="16"/>
              </w:rPr>
            </w:pPr>
            <w:r>
              <w:rPr>
                <w:sz w:val="16"/>
              </w:rPr>
              <w:t>Other</w:t>
            </w:r>
          </w:p>
        </w:tc>
        <w:tc>
          <w:tcPr>
            <w:tcW w:w="3314" w:type="pct"/>
            <w:tcBorders>
              <w:left w:val="nil"/>
              <w:right w:val="nil"/>
            </w:tcBorders>
            <w:tcMar>
              <w:top w:w="23" w:type="dxa"/>
              <w:left w:w="23" w:type="dxa"/>
              <w:bottom w:w="23" w:type="dxa"/>
              <w:right w:w="23" w:type="dxa"/>
            </w:tcMar>
          </w:tcPr>
          <w:p w14:paraId="5B9DC0EA" w14:textId="00CE9D73" w:rsidR="009C7296" w:rsidRPr="00405D5F" w:rsidRDefault="009C7296" w:rsidP="00192BCB">
            <w:pPr>
              <w:spacing w:before="40" w:after="40" w:line="240" w:lineRule="auto"/>
            </w:pPr>
            <w:r>
              <w:rPr>
                <w:sz w:val="16"/>
              </w:rPr>
              <w:t>A15-A19, A30-A31, A36, A50-A67, A71, A80, A91-A99, B00-B09, B15-B27, B30, B33-B53, B55-B60, B64-B83, B85-B92, B94, B97, B99, C00-C75, C77-C97, D00-D48, D50-D53,</w:t>
            </w:r>
            <w:r w:rsidR="00405D5F">
              <w:t xml:space="preserve"> </w:t>
            </w:r>
            <w:r>
              <w:rPr>
                <w:sz w:val="16"/>
              </w:rPr>
              <w:t>D55-D63, D65-D89, E00-E35, E40-E46, E50-E56, E59-E61, E63-E90, F00-F99, G10-G39, G41-G99, H00-H06, H11-H59, H61-H62, H69, H72-H95, I00-I28, I31, I34-I38, I42-I99, J30, J31, J33-J35, J37-J47, J60, J64-J70, J80-J82, J84, J90J99, K00-K63, K70-K80, K82-K93, L05, L10-L99, M02-M54, M61-M85, M87-M99, N00-N08, N11-N29, N31-N33, N35N40, N42-N48, N50-N51, N60, N62-N64, N70-N99, P04, P08, P53-P57, P60,P70-P72, P74-P76, P78, P81-P83, P93-P94, R00-R01, R03-R05, R11-R23, R26-R27, R29-R36, R39-R50, R55-R56, R59, R63, R70-R77, R80-R82, R84-R87, R90-R91, S00-S99, T00-T98, U00, V01-V99, W00-W78, W80-W99,</w:t>
            </w:r>
            <w:r w:rsidR="00405D5F">
              <w:t xml:space="preserve"> </w:t>
            </w:r>
            <w:r>
              <w:rPr>
                <w:sz w:val="16"/>
              </w:rPr>
              <w:t>X00-X54, X57-X99, Y00-Y91, Y95, Y97-Y98</w:t>
            </w:r>
          </w:p>
        </w:tc>
      </w:tr>
      <w:tr w:rsidR="005C2816" w14:paraId="2D8005F9" w14:textId="77777777" w:rsidTr="005C2816">
        <w:trPr>
          <w:trHeight w:val="20"/>
          <w:tblCellSpacing w:w="11" w:type="dxa"/>
        </w:trPr>
        <w:tc>
          <w:tcPr>
            <w:tcW w:w="1650" w:type="pct"/>
            <w:tcBorders>
              <w:left w:val="nil"/>
              <w:bottom w:val="single" w:sz="8" w:space="0" w:color="auto"/>
              <w:right w:val="nil"/>
            </w:tcBorders>
            <w:tcMar>
              <w:top w:w="23" w:type="dxa"/>
              <w:left w:w="23" w:type="dxa"/>
              <w:bottom w:w="23" w:type="dxa"/>
              <w:right w:w="23" w:type="dxa"/>
            </w:tcMar>
          </w:tcPr>
          <w:p w14:paraId="314829BF" w14:textId="095AFAEE" w:rsidR="009C7296" w:rsidRDefault="009C7296" w:rsidP="00192BCB">
            <w:pPr>
              <w:spacing w:before="40" w:after="40" w:line="240" w:lineRule="auto"/>
              <w:jc w:val="left"/>
              <w:rPr>
                <w:sz w:val="16"/>
              </w:rPr>
            </w:pPr>
            <w:r>
              <w:rPr>
                <w:sz w:val="16"/>
              </w:rPr>
              <w:t>Ill-defined</w:t>
            </w:r>
          </w:p>
        </w:tc>
        <w:tc>
          <w:tcPr>
            <w:tcW w:w="3314" w:type="pct"/>
            <w:tcBorders>
              <w:left w:val="nil"/>
              <w:bottom w:val="single" w:sz="8" w:space="0" w:color="auto"/>
              <w:right w:val="nil"/>
            </w:tcBorders>
            <w:tcMar>
              <w:top w:w="23" w:type="dxa"/>
              <w:left w:w="23" w:type="dxa"/>
              <w:bottom w:w="23" w:type="dxa"/>
              <w:right w:w="23" w:type="dxa"/>
            </w:tcMar>
          </w:tcPr>
          <w:p w14:paraId="38764D4B" w14:textId="2CDD4C34" w:rsidR="009C7296" w:rsidRPr="00405D5F" w:rsidRDefault="009C7296" w:rsidP="00192BCB">
            <w:pPr>
              <w:spacing w:before="40" w:after="40" w:line="240" w:lineRule="auto"/>
              <w:jc w:val="left"/>
            </w:pPr>
            <w:r>
              <w:rPr>
                <w:sz w:val="16"/>
              </w:rPr>
              <w:t>P96, R02, R07, R09-R10, R25, R51-R54, R57-R58, R60-R62,</w:t>
            </w:r>
            <w:r w:rsidR="00405D5F">
              <w:t xml:space="preserve"> </w:t>
            </w:r>
            <w:r>
              <w:rPr>
                <w:sz w:val="16"/>
              </w:rPr>
              <w:t>R64, R68-R69, R78-R79, R83, R89, R92-R99</w:t>
            </w:r>
          </w:p>
        </w:tc>
      </w:tr>
    </w:tbl>
    <w:p w14:paraId="5A60E4AA" w14:textId="2ECFEC0B" w:rsidR="009C7296" w:rsidRPr="009C7296" w:rsidRDefault="009C7296" w:rsidP="009A3616">
      <w:pPr>
        <w:tabs>
          <w:tab w:val="left" w:pos="2294"/>
        </w:tabs>
        <w:sectPr w:rsidR="009C7296" w:rsidRPr="009C7296" w:rsidSect="006322F0">
          <w:footnotePr>
            <w:numRestart w:val="eachPage"/>
          </w:footnotePr>
          <w:pgSz w:w="11906" w:h="16838"/>
          <w:pgMar w:top="1440" w:right="1440" w:bottom="1440" w:left="1440" w:header="720" w:footer="720" w:gutter="0"/>
          <w:lnNumType w:countBy="1" w:restart="continuous"/>
          <w:cols w:space="720"/>
          <w:docGrid w:linePitch="272"/>
        </w:sectPr>
      </w:pPr>
    </w:p>
    <w:p w14:paraId="02303172" w14:textId="5562D5C8" w:rsidR="00CD3E2C" w:rsidRDefault="00AD4706" w:rsidP="009A3616">
      <w:pPr>
        <w:pStyle w:val="Heading1"/>
        <w:numPr>
          <w:ilvl w:val="0"/>
          <w:numId w:val="0"/>
        </w:numPr>
      </w:pPr>
      <w:r>
        <w:lastRenderedPageBreak/>
        <w:t>Appendix B</w:t>
      </w:r>
      <w:r w:rsidR="00417A76">
        <w:tab/>
      </w:r>
      <w:r>
        <w:t>Details on Methods</w:t>
      </w:r>
    </w:p>
    <w:p w14:paraId="0DE587A8" w14:textId="77777777" w:rsidR="00CD3E2C" w:rsidRDefault="00AD4706" w:rsidP="009A3616">
      <w:r>
        <w:t>T</w:t>
      </w:r>
      <w:r w:rsidRPr="00660CC9">
        <w:t>his section provides additional details on the methods described in Section 2. An overview of the methods used in this study is seen in Figure B1 as a five-step process. Section B.1 provides details on the preprocessed data used for modelling. Section B.2 describes the data and parameter inputs and outputs for each model, while Section B.3 details the evaluation of model outputs at the individual and population level across different CODs, age groups, and ages.</w:t>
      </w:r>
    </w:p>
    <w:p w14:paraId="28573469" w14:textId="6F171B9A" w:rsidR="00CD3E2C" w:rsidRDefault="00AD4706" w:rsidP="009A3616">
      <w:pPr>
        <w:pStyle w:val="Heading2"/>
        <w:numPr>
          <w:ilvl w:val="0"/>
          <w:numId w:val="0"/>
        </w:numPr>
      </w:pPr>
      <w:r>
        <w:t>B.1</w:t>
      </w:r>
      <w:r w:rsidR="002F2E6F">
        <w:tab/>
      </w:r>
      <w:r>
        <w:t>CGHR-10 Physician</w:t>
      </w:r>
      <w:r w:rsidR="003506FC">
        <w:t>-</w:t>
      </w:r>
      <w:r>
        <w:t>Agreed Record</w:t>
      </w:r>
      <w:r w:rsidR="003F61C8">
        <w:t>s</w:t>
      </w:r>
    </w:p>
    <w:p w14:paraId="41F78B57" w14:textId="4321D8E1" w:rsidR="003506FC" w:rsidRDefault="00AD4706" w:rsidP="009A3616">
      <w:r w:rsidRPr="00660CC9">
        <w:t>Initially, 11,920 records were collected from dual-coded EVA in the HEAL-SL study. Physicians were able to assign CODs for 11,820 of the 11,920 records, where 100 of these records could not be assigned a COD due to missing or inadequate information (e.g. low quality narrative, data loss). The 11,820 physician coded records were further filtered for records where both physicians agreed on the assigned codes (records that were not reconciled or adjudicated) resulting in 6942 physician agreed records (based on comparisons using CMEA-10 codes, see Additional File 1). The 6942 records were</w:t>
      </w:r>
      <w:r w:rsidR="00E772B9" w:rsidRPr="00660CC9">
        <w:t xml:space="preserve"> converted into CGHR-10 codes (see Appendix A) that generalized ICD-10 codes into 19, 10, and 7 categories for the adult (12 to 69 years), child (28 days to 11 years), and neonatal (under 28 days) age groups. After conversion, a final total of 6939 physician agreed records (3826 adult, 2636 child, and 477 neonatal) were used for modelling and performance evaluation, where three records were removed as their ICD-10 codes did not have a matching CGHR-10 code.</w:t>
      </w:r>
    </w:p>
    <w:p w14:paraId="34825AF7" w14:textId="78AB2BE8" w:rsidR="00CD3E2C" w:rsidRDefault="00E772B9" w:rsidP="009A3616">
      <w:r w:rsidRPr="00660CC9">
        <w:t>The 6</w:t>
      </w:r>
      <w:r w:rsidR="003506FC">
        <w:t>,</w:t>
      </w:r>
      <w:r w:rsidRPr="00660CC9">
        <w:t xml:space="preserve">939 physician agreed records were collected using VA from the HEAL-SL study between 2019-2022, where </w:t>
      </w:r>
      <w:r w:rsidR="003506FC">
        <w:t>deaths</w:t>
      </w:r>
      <w:r w:rsidR="003506FC" w:rsidRPr="00660CC9">
        <w:t xml:space="preserve"> </w:t>
      </w:r>
      <w:r w:rsidRPr="00660CC9">
        <w:t xml:space="preserve">were collected using nationwide </w:t>
      </w:r>
      <w:r w:rsidR="003506FC">
        <w:t xml:space="preserve">representative </w:t>
      </w:r>
      <w:r w:rsidRPr="00660CC9">
        <w:t>sampl</w:t>
      </w:r>
      <w:r w:rsidR="003506FC">
        <w:t>ing units</w:t>
      </w:r>
      <w:r w:rsidRPr="00660CC9">
        <w:t xml:space="preserve"> across Sierra Leone </w:t>
      </w:r>
      <w:r w:rsidR="003506FC">
        <w:t>(</w:t>
      </w:r>
      <w:r w:rsidRPr="00660CC9">
        <w:t>Figure B2</w:t>
      </w:r>
      <w:r w:rsidR="003506FC">
        <w:t>)</w:t>
      </w:r>
      <w:r w:rsidRPr="00660CC9">
        <w:t xml:space="preserve">. The distribution of the study data are shown by CGHR-10 causes of death in Table B4. All age groups had relatively evenly distributed female and male records (44-55% of 6939 records each). Across CODs, there were noticeably more female records for cancers (65%), and maternal conditions (100%), while more male records for chronic respiratory diseases (61%), other noncommunicable diseases (61%), other injuries (77%), road and transport injuries (71%), and tuberculosis (68%). Most records were coded by physicians as malaria for adults (20%) and children (52%), and stillbirth (36%) and neonatal infections (21%) for neonates. Suicide, congenital anomalies, nutritional deficiencies, and other had low sample sizes for each age group (&lt;1% of total records for each age group). Table B5 shows the distribution of the study </w:t>
      </w:r>
      <w:r w:rsidRPr="00660CC9">
        <w:lastRenderedPageBreak/>
        <w:t>data by age. Across ages, there were more male records for 50-59 years (60-62%), while all other records had between 49-59% female and male records. Most records were in the 65-69 years age range for adults (15%), 1-5 years for children (62%), and 0-6 days for neonates (83%).</w:t>
      </w:r>
    </w:p>
    <w:p w14:paraId="6195EEFC" w14:textId="138C7662" w:rsidR="00CD3E2C" w:rsidRDefault="00C8040B" w:rsidP="009A3616">
      <w:r>
        <w:rPr>
          <w:noProof/>
          <w:lang w:val="en-US"/>
        </w:rPr>
        <w:drawing>
          <wp:inline distT="0" distB="0" distL="0" distR="0" wp14:anchorId="0EA6498C" wp14:editId="7FEA64A7">
            <wp:extent cx="3740006" cy="7315200"/>
            <wp:effectExtent l="0" t="0" r="0" b="0"/>
            <wp:docPr id="1845195472" name="Picture 4"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95472" name="Picture 4" descr="A diagram of a software company&#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02709" cy="7437843"/>
                    </a:xfrm>
                    <a:prstGeom prst="rect">
                      <a:avLst/>
                    </a:prstGeom>
                  </pic:spPr>
                </pic:pic>
              </a:graphicData>
            </a:graphic>
          </wp:inline>
        </w:drawing>
      </w:r>
    </w:p>
    <w:p w14:paraId="4FFE3208" w14:textId="403ED4CE" w:rsidR="00CD3E2C" w:rsidRDefault="00AD4706" w:rsidP="009A3616">
      <w:pPr>
        <w:pStyle w:val="FigureCaption"/>
      </w:pPr>
      <w:r>
        <w:rPr>
          <w:b/>
        </w:rPr>
        <w:t xml:space="preserve">Fig. B1 </w:t>
      </w:r>
      <w:r w:rsidR="00841DB4">
        <w:t>Detailed flow diagram for verbal autopsy coding comparison of 6939 sample deaths in Sierra Leone</w:t>
      </w:r>
      <w:r>
        <w:t>.</w:t>
      </w:r>
      <w:r w:rsidR="007B4B1A">
        <w:t xml:space="preserve"> This supplements the diagram in Figure 1</w:t>
      </w:r>
      <w:r w:rsidR="00673F89">
        <w:t>, providing additional details on removed records</w:t>
      </w:r>
      <w:r w:rsidR="00F654DC">
        <w:t>, model specifications, and</w:t>
      </w:r>
      <w:r w:rsidR="00673F89">
        <w:t xml:space="preserve"> sub-processes.</w:t>
      </w:r>
    </w:p>
    <w:p w14:paraId="4CFE09E3" w14:textId="3FED7327" w:rsidR="00CD3E2C" w:rsidRDefault="006A7AAB" w:rsidP="009A3616">
      <w:pPr>
        <w:spacing w:after="80" w:line="240" w:lineRule="auto"/>
        <w:jc w:val="left"/>
      </w:pPr>
      <w:r>
        <w:rPr>
          <w:noProof/>
          <w:lang w:val="en-US"/>
        </w:rPr>
        <w:lastRenderedPageBreak/>
        <w:drawing>
          <wp:inline distT="0" distB="0" distL="0" distR="0" wp14:anchorId="1367768A" wp14:editId="3804327B">
            <wp:extent cx="5731510" cy="5426710"/>
            <wp:effectExtent l="0" t="0" r="0" b="0"/>
            <wp:docPr id="828210098" name="Picture 1" descr="A map of the state of sierra le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10098" name="Picture 1" descr="A map of the state of sierra leone&#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5426710"/>
                    </a:xfrm>
                    <a:prstGeom prst="rect">
                      <a:avLst/>
                    </a:prstGeom>
                  </pic:spPr>
                </pic:pic>
              </a:graphicData>
            </a:graphic>
          </wp:inline>
        </w:drawing>
      </w:r>
    </w:p>
    <w:p w14:paraId="48CE1777" w14:textId="7D1B1A99" w:rsidR="00CD3E2C" w:rsidRDefault="00AD4706" w:rsidP="009A3616">
      <w:pPr>
        <w:pStyle w:val="FigureCaption"/>
      </w:pPr>
      <w:r>
        <w:rPr>
          <w:b/>
        </w:rPr>
        <w:t xml:space="preserve">Fig. B2 </w:t>
      </w:r>
      <w:r w:rsidR="00325BAF">
        <w:t xml:space="preserve">Healthy Sierra Leone (HEAL-SL) verbal autopsy </w:t>
      </w:r>
      <w:r>
        <w:t>data sampling areas</w:t>
      </w:r>
      <w:r w:rsidR="00325BAF">
        <w:t xml:space="preserve"> for Sierra Leone</w:t>
      </w:r>
      <w:r w:rsidR="0077084B">
        <w:t xml:space="preserve"> from 2019-2022</w:t>
      </w:r>
      <w:r>
        <w:t>.</w:t>
      </w:r>
      <w:r w:rsidR="00A06632">
        <w:t xml:space="preserve"> The boundaries represent Sierra Leone provinces.</w:t>
      </w:r>
      <w:r w:rsidR="00DC5ED7">
        <w:t xml:space="preserve"> Each grey point represents the centroid of sampling areas.</w:t>
      </w:r>
      <w:r w:rsidR="00A06632">
        <w:t xml:space="preserve"> Pop</w:t>
      </w:r>
      <w:r w:rsidR="008005A2">
        <w:t>=population</w:t>
      </w:r>
      <w:r w:rsidR="00A06632">
        <w:t>, SA</w:t>
      </w:r>
      <w:r w:rsidR="008005A2">
        <w:t>=</w:t>
      </w:r>
      <w:r w:rsidR="00A06632">
        <w:t>sampling area.</w:t>
      </w:r>
    </w:p>
    <w:p w14:paraId="25670D71" w14:textId="3A9F6816" w:rsidR="00CD3E2C" w:rsidRDefault="00AD4706" w:rsidP="009A3616">
      <w:pPr>
        <w:pStyle w:val="Heading2"/>
        <w:numPr>
          <w:ilvl w:val="0"/>
          <w:numId w:val="0"/>
        </w:numPr>
      </w:pPr>
      <w:r>
        <w:t>B.2</w:t>
      </w:r>
      <w:r w:rsidR="009A003B">
        <w:tab/>
      </w:r>
      <w:r>
        <w:t>Modelling Details</w:t>
      </w:r>
    </w:p>
    <w:p w14:paraId="53F3C8D4" w14:textId="4A6C51F2" w:rsidR="00D50EBA" w:rsidRDefault="00AD4706" w:rsidP="009A3616">
      <w:r>
        <w:t xml:space="preserve">Each model (GPT-3.5, GPT-4, </w:t>
      </w:r>
      <w:proofErr w:type="spellStart"/>
      <w:r>
        <w:t>InSilicoVA</w:t>
      </w:r>
      <w:proofErr w:type="spellEnd"/>
      <w:r>
        <w:t xml:space="preserve">, and InterVA-5) required pre-processing of the 6939 records into input data, and standardization of output COD codes from models for performance evaluation as not all models produced comparable codes across outputs. Although each model can assign multiple CODs per record, only the first generated </w:t>
      </w:r>
      <w:r w:rsidRPr="00660CC9">
        <w:t xml:space="preserve">COD response from GPT-3.5 and GPT-4, and the most probable COD from InterVA-5 and </w:t>
      </w:r>
      <w:proofErr w:type="spellStart"/>
      <w:r w:rsidRPr="00660CC9">
        <w:t>InSilicoVA</w:t>
      </w:r>
      <w:proofErr w:type="spellEnd"/>
      <w:r w:rsidRPr="00660CC9">
        <w:t xml:space="preserve"> were used for evaluation. Section B.2.1 describes the</w:t>
      </w:r>
      <w:r w:rsidR="00A3420C" w:rsidRPr="00660CC9">
        <w:t xml:space="preserve"> input data and parameters for each model, while Section B.2.3 details the outputs from ru</w:t>
      </w:r>
      <w:r w:rsidR="00A3420C">
        <w:t>nning each model.</w:t>
      </w:r>
    </w:p>
    <w:p w14:paraId="2FB1D6A1" w14:textId="77777777" w:rsidR="006B173D" w:rsidRDefault="006B173D" w:rsidP="009A3616">
      <w:pPr>
        <w:spacing w:after="160" w:line="278" w:lineRule="auto"/>
        <w:jc w:val="left"/>
        <w:rPr>
          <w:b/>
          <w:bCs/>
          <w:sz w:val="16"/>
        </w:rPr>
      </w:pPr>
      <w:r>
        <w:rPr>
          <w:b/>
        </w:rPr>
        <w:br w:type="page"/>
      </w:r>
    </w:p>
    <w:p w14:paraId="05F95C17" w14:textId="370E03BA" w:rsidR="00CD3E2C" w:rsidRDefault="00AD4706" w:rsidP="009A3616">
      <w:pPr>
        <w:pStyle w:val="TableCaption"/>
      </w:pPr>
      <w:r>
        <w:rPr>
          <w:b/>
        </w:rPr>
        <w:lastRenderedPageBreak/>
        <w:t xml:space="preserve">Table B4 </w:t>
      </w:r>
      <w:r>
        <w:t>Study data by cause of death.</w:t>
      </w:r>
    </w:p>
    <w:tbl>
      <w:tblPr>
        <w:tblStyle w:val="TableGrid"/>
        <w:tblW w:w="5000" w:type="pct"/>
        <w:jc w:val="center"/>
        <w:tblCellSpacing w:w="11" w:type="dxa"/>
        <w:tblInd w:w="0" w:type="dxa"/>
        <w:tblCellMar>
          <w:top w:w="24" w:type="dxa"/>
          <w:left w:w="23" w:type="dxa"/>
          <w:bottom w:w="24" w:type="dxa"/>
          <w:right w:w="23" w:type="dxa"/>
        </w:tblCellMar>
        <w:tblLook w:val="04A0" w:firstRow="1" w:lastRow="0" w:firstColumn="1" w:lastColumn="0" w:noHBand="0" w:noVBand="1"/>
      </w:tblPr>
      <w:tblGrid>
        <w:gridCol w:w="1821"/>
        <w:gridCol w:w="3567"/>
        <w:gridCol w:w="1144"/>
        <w:gridCol w:w="1159"/>
        <w:gridCol w:w="1335"/>
      </w:tblGrid>
      <w:tr w:rsidR="00714C0D" w:rsidRPr="007E5DEC" w14:paraId="5AEDAEA5" w14:textId="77777777" w:rsidTr="00663225">
        <w:trPr>
          <w:trHeight w:val="20"/>
          <w:tblCellSpacing w:w="11" w:type="dxa"/>
          <w:jc w:val="center"/>
        </w:trPr>
        <w:tc>
          <w:tcPr>
            <w:tcW w:w="990" w:type="pct"/>
            <w:tcBorders>
              <w:top w:val="single" w:sz="8" w:space="0" w:color="auto"/>
              <w:left w:val="nil"/>
              <w:right w:val="nil"/>
            </w:tcBorders>
            <w:tcMar>
              <w:top w:w="23" w:type="dxa"/>
              <w:left w:w="23" w:type="dxa"/>
              <w:bottom w:w="23" w:type="dxa"/>
              <w:right w:w="23" w:type="dxa"/>
            </w:tcMar>
          </w:tcPr>
          <w:p w14:paraId="4A4E9713" w14:textId="77777777" w:rsidR="00CD3E2C" w:rsidRPr="007E5DEC" w:rsidRDefault="00AD4706" w:rsidP="00473439">
            <w:pPr>
              <w:spacing w:after="0" w:line="240" w:lineRule="auto"/>
              <w:jc w:val="left"/>
              <w:rPr>
                <w:sz w:val="16"/>
                <w:szCs w:val="16"/>
              </w:rPr>
            </w:pPr>
            <w:r w:rsidRPr="007E5DEC">
              <w:rPr>
                <w:sz w:val="16"/>
                <w:szCs w:val="16"/>
              </w:rPr>
              <w:t>Age Group</w:t>
            </w:r>
          </w:p>
        </w:tc>
        <w:tc>
          <w:tcPr>
            <w:tcW w:w="1964" w:type="pct"/>
            <w:tcBorders>
              <w:top w:val="single" w:sz="8" w:space="0" w:color="auto"/>
              <w:left w:val="nil"/>
              <w:right w:val="nil"/>
            </w:tcBorders>
            <w:tcMar>
              <w:top w:w="23" w:type="dxa"/>
              <w:left w:w="23" w:type="dxa"/>
              <w:bottom w:w="23" w:type="dxa"/>
              <w:right w:w="23" w:type="dxa"/>
            </w:tcMar>
          </w:tcPr>
          <w:p w14:paraId="4406A0FF" w14:textId="77777777" w:rsidR="00CD3E2C" w:rsidRPr="007E5DEC" w:rsidRDefault="00AD4706" w:rsidP="00473439">
            <w:pPr>
              <w:spacing w:after="0" w:line="240" w:lineRule="auto"/>
              <w:jc w:val="left"/>
              <w:rPr>
                <w:sz w:val="16"/>
                <w:szCs w:val="16"/>
              </w:rPr>
            </w:pPr>
            <w:r w:rsidRPr="007E5DEC">
              <w:rPr>
                <w:sz w:val="16"/>
                <w:szCs w:val="16"/>
              </w:rPr>
              <w:t>CGHR-10 Cause of Death (COD)</w:t>
            </w:r>
          </w:p>
        </w:tc>
        <w:tc>
          <w:tcPr>
            <w:tcW w:w="622" w:type="pct"/>
            <w:tcBorders>
              <w:top w:val="single" w:sz="8" w:space="0" w:color="auto"/>
              <w:left w:val="nil"/>
              <w:right w:val="nil"/>
            </w:tcBorders>
            <w:tcMar>
              <w:top w:w="23" w:type="dxa"/>
              <w:left w:w="23" w:type="dxa"/>
              <w:bottom w:w="23" w:type="dxa"/>
              <w:right w:w="23" w:type="dxa"/>
            </w:tcMar>
          </w:tcPr>
          <w:p w14:paraId="4D5B4275" w14:textId="77777777" w:rsidR="00CD3E2C" w:rsidRPr="007E5DEC" w:rsidRDefault="00AD4706" w:rsidP="00473439">
            <w:pPr>
              <w:spacing w:after="0" w:line="240" w:lineRule="auto"/>
              <w:jc w:val="left"/>
              <w:rPr>
                <w:sz w:val="16"/>
                <w:szCs w:val="16"/>
              </w:rPr>
            </w:pPr>
            <w:r w:rsidRPr="007E5DEC">
              <w:rPr>
                <w:sz w:val="16"/>
                <w:szCs w:val="16"/>
              </w:rPr>
              <w:t>Female</w:t>
            </w:r>
          </w:p>
        </w:tc>
        <w:tc>
          <w:tcPr>
            <w:tcW w:w="630" w:type="pct"/>
            <w:tcBorders>
              <w:top w:val="single" w:sz="8" w:space="0" w:color="auto"/>
              <w:left w:val="nil"/>
              <w:right w:val="nil"/>
            </w:tcBorders>
            <w:tcMar>
              <w:top w:w="23" w:type="dxa"/>
              <w:left w:w="23" w:type="dxa"/>
              <w:bottom w:w="23" w:type="dxa"/>
              <w:right w:w="23" w:type="dxa"/>
            </w:tcMar>
          </w:tcPr>
          <w:p w14:paraId="41116AF4" w14:textId="77777777" w:rsidR="00CD3E2C" w:rsidRPr="007E5DEC" w:rsidRDefault="00AD4706" w:rsidP="00473439">
            <w:pPr>
              <w:spacing w:after="0" w:line="240" w:lineRule="auto"/>
              <w:jc w:val="left"/>
              <w:rPr>
                <w:sz w:val="16"/>
                <w:szCs w:val="16"/>
              </w:rPr>
            </w:pPr>
            <w:r w:rsidRPr="007E5DEC">
              <w:rPr>
                <w:sz w:val="16"/>
                <w:szCs w:val="16"/>
              </w:rPr>
              <w:t>Male</w:t>
            </w:r>
          </w:p>
        </w:tc>
        <w:tc>
          <w:tcPr>
            <w:tcW w:w="721" w:type="pct"/>
            <w:tcBorders>
              <w:top w:val="single" w:sz="8" w:space="0" w:color="auto"/>
              <w:left w:val="nil"/>
              <w:right w:val="nil"/>
            </w:tcBorders>
            <w:tcMar>
              <w:top w:w="23" w:type="dxa"/>
              <w:left w:w="23" w:type="dxa"/>
              <w:bottom w:w="23" w:type="dxa"/>
              <w:right w:w="23" w:type="dxa"/>
            </w:tcMar>
          </w:tcPr>
          <w:p w14:paraId="5440F46C" w14:textId="77777777" w:rsidR="00CD3E2C" w:rsidRPr="007E5DEC" w:rsidRDefault="00AD4706" w:rsidP="00473439">
            <w:pPr>
              <w:spacing w:after="0" w:line="240" w:lineRule="auto"/>
              <w:jc w:val="left"/>
              <w:rPr>
                <w:sz w:val="16"/>
                <w:szCs w:val="16"/>
              </w:rPr>
            </w:pPr>
            <w:r w:rsidRPr="007E5DEC">
              <w:rPr>
                <w:sz w:val="16"/>
                <w:szCs w:val="16"/>
              </w:rPr>
              <w:t>Total</w:t>
            </w:r>
          </w:p>
        </w:tc>
      </w:tr>
      <w:tr w:rsidR="00714C0D" w:rsidRPr="007E5DEC" w14:paraId="084A16D8" w14:textId="77777777" w:rsidTr="00663225">
        <w:trPr>
          <w:trHeight w:val="20"/>
          <w:tblCellSpacing w:w="11" w:type="dxa"/>
          <w:jc w:val="center"/>
        </w:trPr>
        <w:tc>
          <w:tcPr>
            <w:tcW w:w="990" w:type="pct"/>
            <w:tcBorders>
              <w:top w:val="single" w:sz="4" w:space="0" w:color="auto"/>
              <w:left w:val="nil"/>
              <w:bottom w:val="nil"/>
              <w:right w:val="nil"/>
            </w:tcBorders>
            <w:tcMar>
              <w:top w:w="23" w:type="dxa"/>
              <w:left w:w="23" w:type="dxa"/>
              <w:bottom w:w="23" w:type="dxa"/>
              <w:right w:w="23" w:type="dxa"/>
            </w:tcMar>
          </w:tcPr>
          <w:p w14:paraId="6B51E0DB" w14:textId="77777777" w:rsidR="00CD3E2C" w:rsidRPr="007E5DEC" w:rsidRDefault="00AD4706" w:rsidP="00473439">
            <w:pPr>
              <w:spacing w:after="0" w:line="240" w:lineRule="auto"/>
              <w:jc w:val="left"/>
              <w:rPr>
                <w:sz w:val="16"/>
                <w:szCs w:val="16"/>
              </w:rPr>
            </w:pPr>
            <w:r w:rsidRPr="007E5DEC">
              <w:rPr>
                <w:sz w:val="16"/>
                <w:szCs w:val="16"/>
              </w:rPr>
              <w:t>Adult, 18 CODs</w:t>
            </w:r>
          </w:p>
          <w:p w14:paraId="3F2C277F" w14:textId="77777777" w:rsidR="00CD3E2C" w:rsidRPr="007E5DEC" w:rsidRDefault="00AD4706" w:rsidP="00473439">
            <w:pPr>
              <w:spacing w:after="0" w:line="240" w:lineRule="auto"/>
              <w:jc w:val="left"/>
              <w:rPr>
                <w:sz w:val="16"/>
                <w:szCs w:val="16"/>
              </w:rPr>
            </w:pPr>
            <w:r w:rsidRPr="007E5DEC">
              <w:rPr>
                <w:sz w:val="16"/>
                <w:szCs w:val="16"/>
              </w:rPr>
              <w:t>(n=3826, 55.1%)</w:t>
            </w:r>
          </w:p>
          <w:p w14:paraId="1BF4093B" w14:textId="77777777" w:rsidR="00CD3E2C" w:rsidRPr="007E5DEC" w:rsidRDefault="00AD4706" w:rsidP="00473439">
            <w:pPr>
              <w:spacing w:after="0" w:line="240" w:lineRule="auto"/>
              <w:jc w:val="left"/>
              <w:rPr>
                <w:sz w:val="16"/>
                <w:szCs w:val="16"/>
              </w:rPr>
            </w:pPr>
            <w:r w:rsidRPr="007E5DEC">
              <w:rPr>
                <w:sz w:val="16"/>
                <w:szCs w:val="16"/>
              </w:rPr>
              <w:t>Adult Female</w:t>
            </w:r>
          </w:p>
          <w:p w14:paraId="21050287" w14:textId="77777777" w:rsidR="00A96B4A" w:rsidRDefault="00AD4706" w:rsidP="00473439">
            <w:pPr>
              <w:spacing w:after="0" w:line="240" w:lineRule="auto"/>
              <w:jc w:val="left"/>
              <w:rPr>
                <w:sz w:val="16"/>
                <w:szCs w:val="16"/>
              </w:rPr>
            </w:pPr>
            <w:r w:rsidRPr="007E5DEC">
              <w:rPr>
                <w:sz w:val="16"/>
                <w:szCs w:val="16"/>
              </w:rPr>
              <w:t>(n=1681, 43.9%)</w:t>
            </w:r>
          </w:p>
          <w:p w14:paraId="7C12EAF5" w14:textId="2DFB6957" w:rsidR="00CD3E2C" w:rsidRPr="007E5DEC" w:rsidRDefault="00AD4706" w:rsidP="00473439">
            <w:pPr>
              <w:spacing w:after="0" w:line="240" w:lineRule="auto"/>
              <w:jc w:val="left"/>
              <w:rPr>
                <w:sz w:val="16"/>
                <w:szCs w:val="16"/>
              </w:rPr>
            </w:pPr>
            <w:r w:rsidRPr="007E5DEC">
              <w:rPr>
                <w:sz w:val="16"/>
                <w:szCs w:val="16"/>
              </w:rPr>
              <w:t>Adult Male</w:t>
            </w:r>
          </w:p>
          <w:p w14:paraId="7CCCA0A0" w14:textId="77777777" w:rsidR="00CD3E2C" w:rsidRPr="007E5DEC" w:rsidRDefault="00AD4706" w:rsidP="00473439">
            <w:pPr>
              <w:spacing w:after="0" w:line="240" w:lineRule="auto"/>
              <w:jc w:val="left"/>
              <w:rPr>
                <w:sz w:val="16"/>
                <w:szCs w:val="16"/>
              </w:rPr>
            </w:pPr>
            <w:r w:rsidRPr="007E5DEC">
              <w:rPr>
                <w:sz w:val="16"/>
                <w:szCs w:val="16"/>
              </w:rPr>
              <w:t>(n=2145, 56.1%)</w:t>
            </w:r>
          </w:p>
        </w:tc>
        <w:tc>
          <w:tcPr>
            <w:tcW w:w="1964" w:type="pct"/>
            <w:tcBorders>
              <w:top w:val="single" w:sz="4" w:space="0" w:color="auto"/>
              <w:left w:val="nil"/>
              <w:bottom w:val="nil"/>
              <w:right w:val="nil"/>
            </w:tcBorders>
            <w:tcMar>
              <w:top w:w="23" w:type="dxa"/>
              <w:left w:w="23" w:type="dxa"/>
              <w:bottom w:w="23" w:type="dxa"/>
              <w:right w:w="23" w:type="dxa"/>
            </w:tcMar>
          </w:tcPr>
          <w:p w14:paraId="513B226B" w14:textId="77777777" w:rsidR="00CD3E2C" w:rsidRPr="007E5DEC" w:rsidRDefault="00AD4706" w:rsidP="00473439">
            <w:pPr>
              <w:spacing w:after="0" w:line="240" w:lineRule="auto"/>
              <w:jc w:val="left"/>
              <w:rPr>
                <w:sz w:val="16"/>
                <w:szCs w:val="16"/>
              </w:rPr>
            </w:pPr>
            <w:r w:rsidRPr="007E5DEC">
              <w:rPr>
                <w:sz w:val="16"/>
                <w:szCs w:val="16"/>
              </w:rPr>
              <w:t>Acute Respiratory Infections</w:t>
            </w:r>
          </w:p>
          <w:p w14:paraId="64A44C4B" w14:textId="77777777" w:rsidR="00CD3E2C" w:rsidRPr="007E5DEC" w:rsidRDefault="00AD4706" w:rsidP="00473439">
            <w:pPr>
              <w:spacing w:after="0" w:line="240" w:lineRule="auto"/>
              <w:jc w:val="left"/>
              <w:rPr>
                <w:sz w:val="16"/>
                <w:szCs w:val="16"/>
              </w:rPr>
            </w:pPr>
            <w:r w:rsidRPr="007E5DEC">
              <w:rPr>
                <w:sz w:val="16"/>
                <w:szCs w:val="16"/>
              </w:rPr>
              <w:t>Cancers</w:t>
            </w:r>
          </w:p>
          <w:p w14:paraId="0E0FC8E5" w14:textId="77777777" w:rsidR="00CD3E2C" w:rsidRPr="007E5DEC" w:rsidRDefault="00AD4706" w:rsidP="00473439">
            <w:pPr>
              <w:spacing w:after="0" w:line="240" w:lineRule="auto"/>
              <w:jc w:val="left"/>
              <w:rPr>
                <w:sz w:val="16"/>
                <w:szCs w:val="16"/>
              </w:rPr>
            </w:pPr>
            <w:r w:rsidRPr="007E5DEC">
              <w:rPr>
                <w:sz w:val="16"/>
                <w:szCs w:val="16"/>
              </w:rPr>
              <w:t>Chronic Respiratory Diseases</w:t>
            </w:r>
          </w:p>
          <w:p w14:paraId="0E9A9F09" w14:textId="77777777" w:rsidR="00CD3E2C" w:rsidRPr="007E5DEC" w:rsidRDefault="00AD4706" w:rsidP="00473439">
            <w:pPr>
              <w:spacing w:after="0" w:line="240" w:lineRule="auto"/>
              <w:jc w:val="left"/>
              <w:rPr>
                <w:sz w:val="16"/>
                <w:szCs w:val="16"/>
              </w:rPr>
            </w:pPr>
            <w:r w:rsidRPr="007E5DEC">
              <w:rPr>
                <w:sz w:val="16"/>
                <w:szCs w:val="16"/>
              </w:rPr>
              <w:t>Diabetes Mellitus</w:t>
            </w:r>
          </w:p>
          <w:p w14:paraId="5CD3C554" w14:textId="77777777" w:rsidR="00CD3E2C" w:rsidRPr="007E5DEC" w:rsidRDefault="00AD4706" w:rsidP="00473439">
            <w:pPr>
              <w:spacing w:after="0" w:line="240" w:lineRule="auto"/>
              <w:jc w:val="left"/>
              <w:rPr>
                <w:sz w:val="16"/>
                <w:szCs w:val="16"/>
              </w:rPr>
            </w:pPr>
            <w:r w:rsidRPr="007E5DEC">
              <w:rPr>
                <w:sz w:val="16"/>
                <w:szCs w:val="16"/>
              </w:rPr>
              <w:t>Diarrhoeal Diseases</w:t>
            </w:r>
          </w:p>
          <w:p w14:paraId="43461609" w14:textId="77777777" w:rsidR="00CD3E2C" w:rsidRPr="007E5DEC" w:rsidRDefault="00AD4706" w:rsidP="00473439">
            <w:pPr>
              <w:spacing w:after="0" w:line="240" w:lineRule="auto"/>
              <w:jc w:val="left"/>
              <w:rPr>
                <w:sz w:val="16"/>
                <w:szCs w:val="16"/>
              </w:rPr>
            </w:pPr>
            <w:r w:rsidRPr="007E5DEC">
              <w:rPr>
                <w:sz w:val="16"/>
                <w:szCs w:val="16"/>
              </w:rPr>
              <w:t>Ill-Defined</w:t>
            </w:r>
          </w:p>
          <w:p w14:paraId="72C82E09" w14:textId="77777777" w:rsidR="00CD3E2C" w:rsidRPr="007E5DEC" w:rsidRDefault="00AD4706" w:rsidP="00473439">
            <w:pPr>
              <w:spacing w:after="0" w:line="240" w:lineRule="auto"/>
              <w:jc w:val="left"/>
              <w:rPr>
                <w:sz w:val="16"/>
                <w:szCs w:val="16"/>
              </w:rPr>
            </w:pPr>
            <w:r w:rsidRPr="007E5DEC">
              <w:rPr>
                <w:sz w:val="16"/>
                <w:szCs w:val="16"/>
              </w:rPr>
              <w:t>Ischemic Heart Disease</w:t>
            </w:r>
          </w:p>
          <w:p w14:paraId="049AF626" w14:textId="77777777" w:rsidR="00CD3E2C" w:rsidRPr="007E5DEC" w:rsidRDefault="00AD4706" w:rsidP="00473439">
            <w:pPr>
              <w:spacing w:after="0" w:line="240" w:lineRule="auto"/>
              <w:jc w:val="left"/>
              <w:rPr>
                <w:sz w:val="16"/>
                <w:szCs w:val="16"/>
              </w:rPr>
            </w:pPr>
            <w:r w:rsidRPr="007E5DEC">
              <w:rPr>
                <w:sz w:val="16"/>
                <w:szCs w:val="16"/>
              </w:rPr>
              <w:t>Liver And Alcohol Related Diseases</w:t>
            </w:r>
          </w:p>
          <w:p w14:paraId="47E1D26A" w14:textId="77777777" w:rsidR="00CD3E2C" w:rsidRPr="007E5DEC" w:rsidRDefault="00AD4706" w:rsidP="00473439">
            <w:pPr>
              <w:spacing w:after="0" w:line="240" w:lineRule="auto"/>
              <w:jc w:val="left"/>
              <w:rPr>
                <w:sz w:val="16"/>
                <w:szCs w:val="16"/>
              </w:rPr>
            </w:pPr>
            <w:r w:rsidRPr="007E5DEC">
              <w:rPr>
                <w:sz w:val="16"/>
                <w:szCs w:val="16"/>
              </w:rPr>
              <w:t>Malaria</w:t>
            </w:r>
          </w:p>
          <w:p w14:paraId="3D5218B4" w14:textId="77777777" w:rsidR="00CD3E2C" w:rsidRPr="007E5DEC" w:rsidRDefault="00AD4706" w:rsidP="00473439">
            <w:pPr>
              <w:spacing w:after="0" w:line="240" w:lineRule="auto"/>
              <w:jc w:val="left"/>
              <w:rPr>
                <w:sz w:val="16"/>
                <w:szCs w:val="16"/>
              </w:rPr>
            </w:pPr>
            <w:r w:rsidRPr="007E5DEC">
              <w:rPr>
                <w:sz w:val="16"/>
                <w:szCs w:val="16"/>
              </w:rPr>
              <w:t>Maternal Conditions</w:t>
            </w:r>
          </w:p>
          <w:p w14:paraId="118A9652" w14:textId="77777777" w:rsidR="00CD3E2C" w:rsidRPr="007E5DEC" w:rsidRDefault="00AD4706" w:rsidP="00473439">
            <w:pPr>
              <w:spacing w:after="0" w:line="240" w:lineRule="auto"/>
              <w:jc w:val="left"/>
              <w:rPr>
                <w:sz w:val="16"/>
                <w:szCs w:val="16"/>
              </w:rPr>
            </w:pPr>
            <w:r w:rsidRPr="007E5DEC">
              <w:rPr>
                <w:sz w:val="16"/>
                <w:szCs w:val="16"/>
              </w:rPr>
              <w:t>Other Cardiovascular Diseases</w:t>
            </w:r>
          </w:p>
          <w:p w14:paraId="25E70B30" w14:textId="77777777" w:rsidR="00CD3E2C" w:rsidRPr="007E5DEC" w:rsidRDefault="00AD4706" w:rsidP="00473439">
            <w:pPr>
              <w:spacing w:after="0" w:line="240" w:lineRule="auto"/>
              <w:jc w:val="left"/>
              <w:rPr>
                <w:sz w:val="16"/>
                <w:szCs w:val="16"/>
              </w:rPr>
            </w:pPr>
            <w:r w:rsidRPr="007E5DEC">
              <w:rPr>
                <w:sz w:val="16"/>
                <w:szCs w:val="16"/>
              </w:rPr>
              <w:t>Other Noncommunicable Diseases</w:t>
            </w:r>
          </w:p>
          <w:p w14:paraId="542423D5" w14:textId="77777777" w:rsidR="00D51A1D" w:rsidRPr="007E5DEC" w:rsidRDefault="00D51A1D" w:rsidP="00473439">
            <w:pPr>
              <w:spacing w:after="0" w:line="240" w:lineRule="auto"/>
              <w:jc w:val="left"/>
              <w:rPr>
                <w:sz w:val="16"/>
                <w:szCs w:val="16"/>
              </w:rPr>
            </w:pPr>
            <w:r w:rsidRPr="007E5DEC">
              <w:rPr>
                <w:sz w:val="16"/>
                <w:szCs w:val="16"/>
              </w:rPr>
              <w:t>Other Injuries</w:t>
            </w:r>
          </w:p>
          <w:p w14:paraId="34A77D51" w14:textId="77777777" w:rsidR="00D51A1D" w:rsidRPr="007E5DEC" w:rsidRDefault="00D51A1D" w:rsidP="00473439">
            <w:pPr>
              <w:spacing w:after="0" w:line="240" w:lineRule="auto"/>
              <w:jc w:val="left"/>
              <w:rPr>
                <w:sz w:val="16"/>
                <w:szCs w:val="16"/>
              </w:rPr>
            </w:pPr>
            <w:r w:rsidRPr="007E5DEC">
              <w:rPr>
                <w:sz w:val="16"/>
                <w:szCs w:val="16"/>
              </w:rPr>
              <w:t>Road And Transport Injuries</w:t>
            </w:r>
          </w:p>
          <w:p w14:paraId="2498233D" w14:textId="77777777" w:rsidR="00D51A1D" w:rsidRPr="007E5DEC" w:rsidRDefault="00D51A1D" w:rsidP="00473439">
            <w:pPr>
              <w:spacing w:after="0" w:line="240" w:lineRule="auto"/>
              <w:jc w:val="left"/>
              <w:rPr>
                <w:sz w:val="16"/>
                <w:szCs w:val="16"/>
              </w:rPr>
            </w:pPr>
            <w:r w:rsidRPr="007E5DEC">
              <w:rPr>
                <w:sz w:val="16"/>
                <w:szCs w:val="16"/>
              </w:rPr>
              <w:t>Stroke</w:t>
            </w:r>
          </w:p>
          <w:p w14:paraId="61EA891B" w14:textId="77777777" w:rsidR="00D51A1D" w:rsidRPr="007E5DEC" w:rsidRDefault="00D51A1D" w:rsidP="00473439">
            <w:pPr>
              <w:spacing w:after="0" w:line="240" w:lineRule="auto"/>
              <w:jc w:val="left"/>
              <w:rPr>
                <w:sz w:val="16"/>
                <w:szCs w:val="16"/>
              </w:rPr>
            </w:pPr>
            <w:r w:rsidRPr="007E5DEC">
              <w:rPr>
                <w:sz w:val="16"/>
                <w:szCs w:val="16"/>
              </w:rPr>
              <w:t>Suicide</w:t>
            </w:r>
          </w:p>
          <w:p w14:paraId="0CB594F8" w14:textId="7D9AC65E" w:rsidR="00D51A1D" w:rsidRPr="007E5DEC" w:rsidRDefault="00D51A1D" w:rsidP="00473439">
            <w:pPr>
              <w:spacing w:after="0" w:line="240" w:lineRule="auto"/>
              <w:jc w:val="left"/>
              <w:rPr>
                <w:sz w:val="16"/>
                <w:szCs w:val="16"/>
              </w:rPr>
            </w:pPr>
            <w:r w:rsidRPr="007E5DEC">
              <w:rPr>
                <w:sz w:val="16"/>
                <w:szCs w:val="16"/>
              </w:rPr>
              <w:t>Tuberculosis</w:t>
            </w:r>
          </w:p>
        </w:tc>
        <w:tc>
          <w:tcPr>
            <w:tcW w:w="622" w:type="pct"/>
            <w:tcBorders>
              <w:top w:val="single" w:sz="4" w:space="0" w:color="auto"/>
              <w:left w:val="nil"/>
              <w:bottom w:val="nil"/>
              <w:right w:val="nil"/>
            </w:tcBorders>
            <w:tcMar>
              <w:top w:w="23" w:type="dxa"/>
              <w:left w:w="23" w:type="dxa"/>
              <w:bottom w:w="23" w:type="dxa"/>
              <w:right w:w="23" w:type="dxa"/>
            </w:tcMar>
          </w:tcPr>
          <w:p w14:paraId="2D20A505" w14:textId="77777777" w:rsidR="00CD3E2C" w:rsidRPr="007E5DEC" w:rsidRDefault="00AD4706" w:rsidP="00473439">
            <w:pPr>
              <w:spacing w:after="0" w:line="240" w:lineRule="auto"/>
              <w:jc w:val="left"/>
              <w:rPr>
                <w:sz w:val="16"/>
                <w:szCs w:val="16"/>
              </w:rPr>
            </w:pPr>
            <w:r w:rsidRPr="007E5DEC">
              <w:rPr>
                <w:sz w:val="16"/>
                <w:szCs w:val="16"/>
              </w:rPr>
              <w:t>48 (45.7%)</w:t>
            </w:r>
          </w:p>
          <w:p w14:paraId="586769C3" w14:textId="77777777" w:rsidR="00CD3E2C" w:rsidRPr="007E5DEC" w:rsidRDefault="00AD4706" w:rsidP="00473439">
            <w:pPr>
              <w:spacing w:after="0" w:line="240" w:lineRule="auto"/>
              <w:jc w:val="left"/>
              <w:rPr>
                <w:sz w:val="16"/>
                <w:szCs w:val="16"/>
              </w:rPr>
            </w:pPr>
            <w:r w:rsidRPr="007E5DEC">
              <w:rPr>
                <w:sz w:val="16"/>
                <w:szCs w:val="16"/>
              </w:rPr>
              <w:t>32 (65.3%)</w:t>
            </w:r>
          </w:p>
          <w:p w14:paraId="1251397B" w14:textId="77777777" w:rsidR="00CD3E2C" w:rsidRPr="007E5DEC" w:rsidRDefault="00AD4706" w:rsidP="00473439">
            <w:pPr>
              <w:spacing w:after="0" w:line="240" w:lineRule="auto"/>
              <w:jc w:val="left"/>
              <w:rPr>
                <w:sz w:val="16"/>
                <w:szCs w:val="16"/>
              </w:rPr>
            </w:pPr>
            <w:r w:rsidRPr="007E5DEC">
              <w:rPr>
                <w:sz w:val="16"/>
                <w:szCs w:val="16"/>
              </w:rPr>
              <w:t>29 (38.7%)</w:t>
            </w:r>
          </w:p>
          <w:p w14:paraId="5116DCC7" w14:textId="77777777" w:rsidR="00CD3E2C" w:rsidRPr="007E5DEC" w:rsidRDefault="00AD4706" w:rsidP="00473439">
            <w:pPr>
              <w:spacing w:after="0" w:line="240" w:lineRule="auto"/>
              <w:jc w:val="left"/>
              <w:rPr>
                <w:sz w:val="16"/>
                <w:szCs w:val="16"/>
              </w:rPr>
            </w:pPr>
            <w:r w:rsidRPr="007E5DEC">
              <w:rPr>
                <w:sz w:val="16"/>
                <w:szCs w:val="16"/>
              </w:rPr>
              <w:t>14 (51.9%)</w:t>
            </w:r>
          </w:p>
          <w:p w14:paraId="7520A7DD" w14:textId="77777777" w:rsidR="00CD3E2C" w:rsidRPr="007E5DEC" w:rsidRDefault="00AD4706" w:rsidP="00473439">
            <w:pPr>
              <w:spacing w:after="0" w:line="240" w:lineRule="auto"/>
              <w:jc w:val="left"/>
              <w:rPr>
                <w:sz w:val="16"/>
                <w:szCs w:val="16"/>
              </w:rPr>
            </w:pPr>
            <w:r w:rsidRPr="007E5DEC">
              <w:rPr>
                <w:sz w:val="16"/>
                <w:szCs w:val="16"/>
              </w:rPr>
              <w:t>102 (49.8%)</w:t>
            </w:r>
          </w:p>
          <w:p w14:paraId="5F1B2F67" w14:textId="77777777" w:rsidR="005D08BB" w:rsidRPr="007E5DEC" w:rsidRDefault="00AD4706" w:rsidP="00473439">
            <w:pPr>
              <w:spacing w:after="0" w:line="240" w:lineRule="auto"/>
              <w:jc w:val="left"/>
              <w:rPr>
                <w:sz w:val="16"/>
                <w:szCs w:val="16"/>
              </w:rPr>
            </w:pPr>
            <w:r w:rsidRPr="007E5DEC">
              <w:rPr>
                <w:sz w:val="16"/>
                <w:szCs w:val="16"/>
              </w:rPr>
              <w:t>56 (47.9%)</w:t>
            </w:r>
          </w:p>
          <w:p w14:paraId="00D4C6DF" w14:textId="39647CF9" w:rsidR="00CD3E2C" w:rsidRPr="007E5DEC" w:rsidRDefault="00AD4706" w:rsidP="00473439">
            <w:pPr>
              <w:spacing w:after="0" w:line="240" w:lineRule="auto"/>
              <w:jc w:val="left"/>
              <w:rPr>
                <w:sz w:val="16"/>
                <w:szCs w:val="16"/>
              </w:rPr>
            </w:pPr>
            <w:r w:rsidRPr="007E5DEC">
              <w:rPr>
                <w:sz w:val="16"/>
                <w:szCs w:val="16"/>
              </w:rPr>
              <w:t>89 (53%)</w:t>
            </w:r>
          </w:p>
          <w:p w14:paraId="7DDDF69B" w14:textId="77777777" w:rsidR="00CD3E2C" w:rsidRPr="007E5DEC" w:rsidRDefault="00AD4706" w:rsidP="00473439">
            <w:pPr>
              <w:spacing w:after="0" w:line="240" w:lineRule="auto"/>
              <w:jc w:val="left"/>
              <w:rPr>
                <w:sz w:val="16"/>
                <w:szCs w:val="16"/>
              </w:rPr>
            </w:pPr>
            <w:r w:rsidRPr="007E5DEC">
              <w:rPr>
                <w:sz w:val="16"/>
                <w:szCs w:val="16"/>
              </w:rPr>
              <w:t>58 (45.3%)</w:t>
            </w:r>
          </w:p>
          <w:p w14:paraId="474A8ED9" w14:textId="77777777" w:rsidR="00CD3E2C" w:rsidRPr="007E5DEC" w:rsidRDefault="00AD4706" w:rsidP="00473439">
            <w:pPr>
              <w:spacing w:after="0" w:line="240" w:lineRule="auto"/>
              <w:jc w:val="left"/>
              <w:rPr>
                <w:sz w:val="16"/>
                <w:szCs w:val="16"/>
              </w:rPr>
            </w:pPr>
            <w:r w:rsidRPr="007E5DEC">
              <w:rPr>
                <w:sz w:val="16"/>
                <w:szCs w:val="16"/>
              </w:rPr>
              <w:t>372 (46.6%)</w:t>
            </w:r>
          </w:p>
          <w:p w14:paraId="1256E77D" w14:textId="77777777" w:rsidR="00CD3E2C" w:rsidRPr="007E5DEC" w:rsidRDefault="00AD4706" w:rsidP="00473439">
            <w:pPr>
              <w:spacing w:after="0" w:line="240" w:lineRule="auto"/>
              <w:jc w:val="left"/>
              <w:rPr>
                <w:sz w:val="16"/>
                <w:szCs w:val="16"/>
              </w:rPr>
            </w:pPr>
            <w:r w:rsidRPr="007E5DEC">
              <w:rPr>
                <w:sz w:val="16"/>
                <w:szCs w:val="16"/>
              </w:rPr>
              <w:t>130 (100%)</w:t>
            </w:r>
          </w:p>
          <w:p w14:paraId="2AFB52EB" w14:textId="77777777" w:rsidR="00CD3E2C" w:rsidRPr="007E5DEC" w:rsidRDefault="00AD4706" w:rsidP="00473439">
            <w:pPr>
              <w:spacing w:after="0" w:line="240" w:lineRule="auto"/>
              <w:jc w:val="left"/>
              <w:rPr>
                <w:sz w:val="16"/>
                <w:szCs w:val="16"/>
              </w:rPr>
            </w:pPr>
            <w:r w:rsidRPr="007E5DEC">
              <w:rPr>
                <w:sz w:val="16"/>
                <w:szCs w:val="16"/>
              </w:rPr>
              <w:t>59 (55.1%)</w:t>
            </w:r>
          </w:p>
          <w:p w14:paraId="0C6E392C" w14:textId="77777777" w:rsidR="00D51A1D" w:rsidRPr="007E5DEC" w:rsidRDefault="00AD4706" w:rsidP="00473439">
            <w:pPr>
              <w:spacing w:after="0" w:line="240" w:lineRule="auto"/>
              <w:jc w:val="left"/>
              <w:rPr>
                <w:sz w:val="16"/>
                <w:szCs w:val="16"/>
              </w:rPr>
            </w:pPr>
            <w:r w:rsidRPr="007E5DEC">
              <w:rPr>
                <w:sz w:val="16"/>
                <w:szCs w:val="16"/>
              </w:rPr>
              <w:t>160 (38.6%)</w:t>
            </w:r>
          </w:p>
          <w:p w14:paraId="29AB877F" w14:textId="77777777" w:rsidR="00D51A1D" w:rsidRPr="007E5DEC" w:rsidRDefault="00D51A1D" w:rsidP="00473439">
            <w:pPr>
              <w:spacing w:after="0" w:line="240" w:lineRule="auto"/>
              <w:jc w:val="left"/>
              <w:rPr>
                <w:sz w:val="16"/>
                <w:szCs w:val="16"/>
              </w:rPr>
            </w:pPr>
            <w:r w:rsidRPr="007E5DEC">
              <w:rPr>
                <w:sz w:val="16"/>
                <w:szCs w:val="16"/>
              </w:rPr>
              <w:t>83 (23.2%)</w:t>
            </w:r>
          </w:p>
          <w:p w14:paraId="462233D9" w14:textId="77777777" w:rsidR="00D51A1D" w:rsidRPr="007E5DEC" w:rsidRDefault="00D51A1D" w:rsidP="00473439">
            <w:pPr>
              <w:spacing w:after="0" w:line="240" w:lineRule="auto"/>
              <w:jc w:val="left"/>
              <w:rPr>
                <w:sz w:val="16"/>
                <w:szCs w:val="16"/>
              </w:rPr>
            </w:pPr>
            <w:r w:rsidRPr="007E5DEC">
              <w:rPr>
                <w:sz w:val="16"/>
                <w:szCs w:val="16"/>
              </w:rPr>
              <w:t>73 (29.1%)</w:t>
            </w:r>
          </w:p>
          <w:p w14:paraId="39D99F4E" w14:textId="77777777" w:rsidR="00D51A1D" w:rsidRPr="007E5DEC" w:rsidRDefault="00D51A1D" w:rsidP="00473439">
            <w:pPr>
              <w:spacing w:after="0" w:line="240" w:lineRule="auto"/>
              <w:jc w:val="left"/>
              <w:rPr>
                <w:sz w:val="16"/>
                <w:szCs w:val="16"/>
              </w:rPr>
            </w:pPr>
            <w:r w:rsidRPr="007E5DEC">
              <w:rPr>
                <w:sz w:val="16"/>
                <w:szCs w:val="16"/>
              </w:rPr>
              <w:t>147 (44.4%)</w:t>
            </w:r>
          </w:p>
          <w:p w14:paraId="6D7D9D1A" w14:textId="77777777" w:rsidR="00D51A1D" w:rsidRPr="007E5DEC" w:rsidRDefault="00D51A1D" w:rsidP="00473439">
            <w:pPr>
              <w:spacing w:after="0" w:line="240" w:lineRule="auto"/>
              <w:jc w:val="left"/>
              <w:rPr>
                <w:sz w:val="16"/>
                <w:szCs w:val="16"/>
              </w:rPr>
            </w:pPr>
            <w:r w:rsidRPr="007E5DEC">
              <w:rPr>
                <w:sz w:val="16"/>
                <w:szCs w:val="16"/>
              </w:rPr>
              <w:t>N/A</w:t>
            </w:r>
          </w:p>
          <w:p w14:paraId="06A8D72B" w14:textId="4BF768D5" w:rsidR="00D51A1D" w:rsidRPr="007E5DEC" w:rsidRDefault="00D51A1D" w:rsidP="00473439">
            <w:pPr>
              <w:spacing w:after="0" w:line="240" w:lineRule="auto"/>
              <w:jc w:val="left"/>
              <w:rPr>
                <w:sz w:val="16"/>
                <w:szCs w:val="16"/>
              </w:rPr>
            </w:pPr>
            <w:r w:rsidRPr="007E5DEC">
              <w:rPr>
                <w:sz w:val="16"/>
                <w:szCs w:val="16"/>
              </w:rPr>
              <w:t>54 (31.6%)</w:t>
            </w:r>
          </w:p>
        </w:tc>
        <w:tc>
          <w:tcPr>
            <w:tcW w:w="630" w:type="pct"/>
            <w:tcBorders>
              <w:top w:val="single" w:sz="4" w:space="0" w:color="auto"/>
              <w:left w:val="nil"/>
              <w:bottom w:val="nil"/>
              <w:right w:val="nil"/>
            </w:tcBorders>
            <w:tcMar>
              <w:top w:w="23" w:type="dxa"/>
              <w:left w:w="23" w:type="dxa"/>
              <w:bottom w:w="23" w:type="dxa"/>
              <w:right w:w="23" w:type="dxa"/>
            </w:tcMar>
          </w:tcPr>
          <w:p w14:paraId="16533F47" w14:textId="77777777" w:rsidR="00CD3E2C" w:rsidRPr="007E5DEC" w:rsidRDefault="00AD4706" w:rsidP="00473439">
            <w:pPr>
              <w:spacing w:after="0" w:line="240" w:lineRule="auto"/>
              <w:jc w:val="left"/>
              <w:rPr>
                <w:sz w:val="16"/>
                <w:szCs w:val="16"/>
              </w:rPr>
            </w:pPr>
            <w:r w:rsidRPr="007E5DEC">
              <w:rPr>
                <w:sz w:val="16"/>
                <w:szCs w:val="16"/>
              </w:rPr>
              <w:t>57 (54.3%)</w:t>
            </w:r>
          </w:p>
          <w:p w14:paraId="1BA00776" w14:textId="77777777" w:rsidR="005D08BB" w:rsidRPr="007E5DEC" w:rsidRDefault="00AD4706" w:rsidP="00473439">
            <w:pPr>
              <w:spacing w:after="0" w:line="240" w:lineRule="auto"/>
              <w:jc w:val="left"/>
              <w:rPr>
                <w:sz w:val="16"/>
                <w:szCs w:val="16"/>
              </w:rPr>
            </w:pPr>
            <w:r w:rsidRPr="007E5DEC">
              <w:rPr>
                <w:sz w:val="16"/>
                <w:szCs w:val="16"/>
              </w:rPr>
              <w:t>17 (34.7%)</w:t>
            </w:r>
          </w:p>
          <w:p w14:paraId="12AF322E" w14:textId="1454FDF9" w:rsidR="00CD3E2C" w:rsidRPr="007E5DEC" w:rsidRDefault="00AD4706" w:rsidP="00473439">
            <w:pPr>
              <w:spacing w:after="0" w:line="240" w:lineRule="auto"/>
              <w:jc w:val="left"/>
              <w:rPr>
                <w:sz w:val="16"/>
                <w:szCs w:val="16"/>
              </w:rPr>
            </w:pPr>
            <w:r w:rsidRPr="007E5DEC">
              <w:rPr>
                <w:sz w:val="16"/>
                <w:szCs w:val="16"/>
              </w:rPr>
              <w:t>46 (61.3%)</w:t>
            </w:r>
          </w:p>
          <w:p w14:paraId="6624C8B4" w14:textId="77777777" w:rsidR="00CD3E2C" w:rsidRPr="007E5DEC" w:rsidRDefault="00AD4706" w:rsidP="00473439">
            <w:pPr>
              <w:spacing w:after="0" w:line="240" w:lineRule="auto"/>
              <w:jc w:val="left"/>
              <w:rPr>
                <w:sz w:val="16"/>
                <w:szCs w:val="16"/>
              </w:rPr>
            </w:pPr>
            <w:r w:rsidRPr="007E5DEC">
              <w:rPr>
                <w:sz w:val="16"/>
                <w:szCs w:val="16"/>
              </w:rPr>
              <w:t>13 (48.1%)</w:t>
            </w:r>
          </w:p>
          <w:p w14:paraId="2C3491DC" w14:textId="77777777" w:rsidR="00CD3E2C" w:rsidRPr="007E5DEC" w:rsidRDefault="00AD4706" w:rsidP="00473439">
            <w:pPr>
              <w:spacing w:after="0" w:line="240" w:lineRule="auto"/>
              <w:jc w:val="left"/>
              <w:rPr>
                <w:sz w:val="16"/>
                <w:szCs w:val="16"/>
              </w:rPr>
            </w:pPr>
            <w:r w:rsidRPr="007E5DEC">
              <w:rPr>
                <w:sz w:val="16"/>
                <w:szCs w:val="16"/>
              </w:rPr>
              <w:t>103 (50.2%)</w:t>
            </w:r>
          </w:p>
          <w:p w14:paraId="1557D86F" w14:textId="77777777" w:rsidR="005D08BB" w:rsidRPr="007E5DEC" w:rsidRDefault="00AD4706" w:rsidP="00473439">
            <w:pPr>
              <w:spacing w:after="0" w:line="240" w:lineRule="auto"/>
              <w:jc w:val="left"/>
              <w:rPr>
                <w:sz w:val="16"/>
                <w:szCs w:val="16"/>
              </w:rPr>
            </w:pPr>
            <w:r w:rsidRPr="007E5DEC">
              <w:rPr>
                <w:sz w:val="16"/>
                <w:szCs w:val="16"/>
              </w:rPr>
              <w:t>61 (52.1%)</w:t>
            </w:r>
          </w:p>
          <w:p w14:paraId="77CC710C" w14:textId="76AE3C9A" w:rsidR="00CD3E2C" w:rsidRPr="007E5DEC" w:rsidRDefault="00AD4706" w:rsidP="00473439">
            <w:pPr>
              <w:spacing w:after="0" w:line="240" w:lineRule="auto"/>
              <w:jc w:val="left"/>
              <w:rPr>
                <w:sz w:val="16"/>
                <w:szCs w:val="16"/>
              </w:rPr>
            </w:pPr>
            <w:r w:rsidRPr="007E5DEC">
              <w:rPr>
                <w:sz w:val="16"/>
                <w:szCs w:val="16"/>
              </w:rPr>
              <w:t>79 (47%)</w:t>
            </w:r>
          </w:p>
          <w:p w14:paraId="7919C82D" w14:textId="77777777" w:rsidR="00CD3E2C" w:rsidRPr="007E5DEC" w:rsidRDefault="00AD4706" w:rsidP="00473439">
            <w:pPr>
              <w:spacing w:after="0" w:line="240" w:lineRule="auto"/>
              <w:jc w:val="left"/>
              <w:rPr>
                <w:sz w:val="16"/>
                <w:szCs w:val="16"/>
              </w:rPr>
            </w:pPr>
            <w:r w:rsidRPr="007E5DEC">
              <w:rPr>
                <w:sz w:val="16"/>
                <w:szCs w:val="16"/>
              </w:rPr>
              <w:t>70 (54.7%)</w:t>
            </w:r>
          </w:p>
          <w:p w14:paraId="6D21590F" w14:textId="77777777" w:rsidR="00CD3E2C" w:rsidRPr="007E5DEC" w:rsidRDefault="00AD4706" w:rsidP="00473439">
            <w:pPr>
              <w:spacing w:after="0" w:line="240" w:lineRule="auto"/>
              <w:jc w:val="left"/>
              <w:rPr>
                <w:sz w:val="16"/>
                <w:szCs w:val="16"/>
              </w:rPr>
            </w:pPr>
            <w:r w:rsidRPr="007E5DEC">
              <w:rPr>
                <w:sz w:val="16"/>
                <w:szCs w:val="16"/>
              </w:rPr>
              <w:t>427 (53.4%)</w:t>
            </w:r>
          </w:p>
          <w:p w14:paraId="33629840" w14:textId="77777777" w:rsidR="00CD3E2C" w:rsidRPr="007E5DEC" w:rsidRDefault="00AD4706" w:rsidP="00473439">
            <w:pPr>
              <w:spacing w:after="0" w:line="240" w:lineRule="auto"/>
              <w:jc w:val="left"/>
              <w:rPr>
                <w:sz w:val="16"/>
                <w:szCs w:val="16"/>
              </w:rPr>
            </w:pPr>
            <w:r w:rsidRPr="007E5DEC">
              <w:rPr>
                <w:sz w:val="16"/>
                <w:szCs w:val="16"/>
              </w:rPr>
              <w:t>N/A</w:t>
            </w:r>
          </w:p>
          <w:p w14:paraId="68779634" w14:textId="77777777" w:rsidR="00CD3E2C" w:rsidRPr="007E5DEC" w:rsidRDefault="00AD4706" w:rsidP="00473439">
            <w:pPr>
              <w:spacing w:after="0" w:line="240" w:lineRule="auto"/>
              <w:jc w:val="left"/>
              <w:rPr>
                <w:sz w:val="16"/>
                <w:szCs w:val="16"/>
              </w:rPr>
            </w:pPr>
            <w:r w:rsidRPr="007E5DEC">
              <w:rPr>
                <w:sz w:val="16"/>
                <w:szCs w:val="16"/>
              </w:rPr>
              <w:t>48 (44.9%)</w:t>
            </w:r>
          </w:p>
          <w:p w14:paraId="3EEF0551" w14:textId="77777777" w:rsidR="00D51A1D" w:rsidRPr="007E5DEC" w:rsidRDefault="00AD4706" w:rsidP="00473439">
            <w:pPr>
              <w:spacing w:after="0" w:line="240" w:lineRule="auto"/>
              <w:jc w:val="left"/>
              <w:rPr>
                <w:sz w:val="16"/>
                <w:szCs w:val="16"/>
              </w:rPr>
            </w:pPr>
            <w:r w:rsidRPr="007E5DEC">
              <w:rPr>
                <w:sz w:val="16"/>
                <w:szCs w:val="16"/>
              </w:rPr>
              <w:t>254 (61.4%)</w:t>
            </w:r>
          </w:p>
          <w:p w14:paraId="6229FC24" w14:textId="3D8F5650" w:rsidR="00D51A1D" w:rsidRPr="007E5DEC" w:rsidRDefault="00D51A1D" w:rsidP="00473439">
            <w:pPr>
              <w:spacing w:after="0" w:line="240" w:lineRule="auto"/>
              <w:jc w:val="left"/>
              <w:rPr>
                <w:sz w:val="16"/>
                <w:szCs w:val="16"/>
              </w:rPr>
            </w:pPr>
            <w:r w:rsidRPr="007E5DEC">
              <w:rPr>
                <w:sz w:val="16"/>
                <w:szCs w:val="16"/>
              </w:rPr>
              <w:t>274 (76.8%)</w:t>
            </w:r>
          </w:p>
          <w:p w14:paraId="4251951C" w14:textId="77777777" w:rsidR="00D51A1D" w:rsidRPr="007E5DEC" w:rsidRDefault="00D51A1D" w:rsidP="00473439">
            <w:pPr>
              <w:spacing w:after="0" w:line="240" w:lineRule="auto"/>
              <w:jc w:val="left"/>
              <w:rPr>
                <w:sz w:val="16"/>
                <w:szCs w:val="16"/>
              </w:rPr>
            </w:pPr>
            <w:r w:rsidRPr="007E5DEC">
              <w:rPr>
                <w:sz w:val="16"/>
                <w:szCs w:val="16"/>
              </w:rPr>
              <w:t>178 (70.9%)</w:t>
            </w:r>
          </w:p>
          <w:p w14:paraId="7308F734" w14:textId="77777777" w:rsidR="00D51A1D" w:rsidRPr="007E5DEC" w:rsidRDefault="00D51A1D" w:rsidP="00473439">
            <w:pPr>
              <w:spacing w:after="0" w:line="240" w:lineRule="auto"/>
              <w:jc w:val="left"/>
              <w:rPr>
                <w:sz w:val="16"/>
                <w:szCs w:val="16"/>
              </w:rPr>
            </w:pPr>
            <w:r w:rsidRPr="007E5DEC">
              <w:rPr>
                <w:sz w:val="16"/>
                <w:szCs w:val="16"/>
              </w:rPr>
              <w:t>184 (55.6%)</w:t>
            </w:r>
          </w:p>
          <w:p w14:paraId="31C02C76" w14:textId="77777777" w:rsidR="00D51A1D" w:rsidRPr="007E5DEC" w:rsidRDefault="00D51A1D" w:rsidP="00473439">
            <w:pPr>
              <w:spacing w:after="0" w:line="240" w:lineRule="auto"/>
              <w:jc w:val="left"/>
              <w:rPr>
                <w:sz w:val="16"/>
                <w:szCs w:val="16"/>
              </w:rPr>
            </w:pPr>
            <w:r w:rsidRPr="007E5DEC">
              <w:rPr>
                <w:sz w:val="16"/>
                <w:szCs w:val="16"/>
              </w:rPr>
              <w:t>3 (100%)</w:t>
            </w:r>
          </w:p>
          <w:p w14:paraId="4ECA499E" w14:textId="3F9E2A0E" w:rsidR="00D51A1D" w:rsidRPr="007E5DEC" w:rsidRDefault="00D51A1D" w:rsidP="00473439">
            <w:pPr>
              <w:spacing w:after="0" w:line="240" w:lineRule="auto"/>
              <w:jc w:val="left"/>
              <w:rPr>
                <w:sz w:val="16"/>
                <w:szCs w:val="16"/>
              </w:rPr>
            </w:pPr>
            <w:r w:rsidRPr="007E5DEC">
              <w:rPr>
                <w:sz w:val="16"/>
                <w:szCs w:val="16"/>
              </w:rPr>
              <w:t>117 (68.4%)</w:t>
            </w:r>
          </w:p>
        </w:tc>
        <w:tc>
          <w:tcPr>
            <w:tcW w:w="721" w:type="pct"/>
            <w:tcBorders>
              <w:top w:val="single" w:sz="4" w:space="0" w:color="auto"/>
              <w:left w:val="nil"/>
              <w:bottom w:val="nil"/>
              <w:right w:val="nil"/>
            </w:tcBorders>
            <w:tcMar>
              <w:top w:w="23" w:type="dxa"/>
              <w:left w:w="23" w:type="dxa"/>
              <w:bottom w:w="23" w:type="dxa"/>
              <w:right w:w="23" w:type="dxa"/>
            </w:tcMar>
          </w:tcPr>
          <w:p w14:paraId="41770E7C" w14:textId="77777777" w:rsidR="00CD3E2C" w:rsidRPr="007E5DEC" w:rsidRDefault="00AD4706" w:rsidP="00473439">
            <w:pPr>
              <w:spacing w:after="0" w:line="240" w:lineRule="auto"/>
              <w:jc w:val="left"/>
              <w:rPr>
                <w:sz w:val="16"/>
                <w:szCs w:val="16"/>
              </w:rPr>
            </w:pPr>
            <w:r w:rsidRPr="007E5DEC">
              <w:rPr>
                <w:sz w:val="16"/>
                <w:szCs w:val="16"/>
              </w:rPr>
              <w:t>105 (2.7%)</w:t>
            </w:r>
          </w:p>
          <w:p w14:paraId="5DEB7C0C" w14:textId="77777777" w:rsidR="005D08BB" w:rsidRPr="007E5DEC" w:rsidRDefault="00AD4706" w:rsidP="00473439">
            <w:pPr>
              <w:spacing w:after="0" w:line="240" w:lineRule="auto"/>
              <w:jc w:val="left"/>
              <w:rPr>
                <w:sz w:val="16"/>
                <w:szCs w:val="16"/>
              </w:rPr>
            </w:pPr>
            <w:r w:rsidRPr="007E5DEC">
              <w:rPr>
                <w:sz w:val="16"/>
                <w:szCs w:val="16"/>
              </w:rPr>
              <w:t>49 (1.3%)</w:t>
            </w:r>
          </w:p>
          <w:p w14:paraId="0F738DF5" w14:textId="070174D3" w:rsidR="00CD3E2C" w:rsidRPr="007E5DEC" w:rsidRDefault="00AD4706" w:rsidP="00473439">
            <w:pPr>
              <w:spacing w:after="0" w:line="240" w:lineRule="auto"/>
              <w:jc w:val="left"/>
              <w:rPr>
                <w:sz w:val="16"/>
                <w:szCs w:val="16"/>
              </w:rPr>
            </w:pPr>
            <w:r w:rsidRPr="007E5DEC">
              <w:rPr>
                <w:sz w:val="16"/>
                <w:szCs w:val="16"/>
              </w:rPr>
              <w:t>75 (2%)</w:t>
            </w:r>
          </w:p>
          <w:p w14:paraId="5F199A7D" w14:textId="77777777" w:rsidR="00CD3E2C" w:rsidRPr="007E5DEC" w:rsidRDefault="00AD4706" w:rsidP="00473439">
            <w:pPr>
              <w:spacing w:after="0" w:line="240" w:lineRule="auto"/>
              <w:jc w:val="left"/>
              <w:rPr>
                <w:sz w:val="16"/>
                <w:szCs w:val="16"/>
              </w:rPr>
            </w:pPr>
            <w:r w:rsidRPr="007E5DEC">
              <w:rPr>
                <w:sz w:val="16"/>
                <w:szCs w:val="16"/>
              </w:rPr>
              <w:t>27 (0.7%)</w:t>
            </w:r>
          </w:p>
          <w:p w14:paraId="744886DF" w14:textId="77777777" w:rsidR="00CD3E2C" w:rsidRPr="007E5DEC" w:rsidRDefault="00AD4706" w:rsidP="00473439">
            <w:pPr>
              <w:spacing w:after="0" w:line="240" w:lineRule="auto"/>
              <w:jc w:val="left"/>
              <w:rPr>
                <w:sz w:val="16"/>
                <w:szCs w:val="16"/>
              </w:rPr>
            </w:pPr>
            <w:r w:rsidRPr="007E5DEC">
              <w:rPr>
                <w:sz w:val="16"/>
                <w:szCs w:val="16"/>
              </w:rPr>
              <w:t>205 (5.4%)</w:t>
            </w:r>
          </w:p>
          <w:p w14:paraId="1D6B1492" w14:textId="77777777" w:rsidR="00CD3E2C" w:rsidRPr="007E5DEC" w:rsidRDefault="00AD4706" w:rsidP="00473439">
            <w:pPr>
              <w:spacing w:after="0" w:line="240" w:lineRule="auto"/>
              <w:jc w:val="left"/>
              <w:rPr>
                <w:sz w:val="16"/>
                <w:szCs w:val="16"/>
              </w:rPr>
            </w:pPr>
            <w:r w:rsidRPr="007E5DEC">
              <w:rPr>
                <w:sz w:val="16"/>
                <w:szCs w:val="16"/>
              </w:rPr>
              <w:t>117 (3.1%)</w:t>
            </w:r>
          </w:p>
          <w:p w14:paraId="3000ECBF" w14:textId="77777777" w:rsidR="00CD3E2C" w:rsidRPr="007E5DEC" w:rsidRDefault="00AD4706" w:rsidP="00473439">
            <w:pPr>
              <w:spacing w:after="0" w:line="240" w:lineRule="auto"/>
              <w:jc w:val="left"/>
              <w:rPr>
                <w:sz w:val="16"/>
                <w:szCs w:val="16"/>
              </w:rPr>
            </w:pPr>
            <w:r w:rsidRPr="007E5DEC">
              <w:rPr>
                <w:sz w:val="16"/>
                <w:szCs w:val="16"/>
              </w:rPr>
              <w:t>168 (4.4%)</w:t>
            </w:r>
          </w:p>
          <w:p w14:paraId="2E872EB5" w14:textId="77777777" w:rsidR="00CD3E2C" w:rsidRPr="007E5DEC" w:rsidRDefault="00AD4706" w:rsidP="00473439">
            <w:pPr>
              <w:spacing w:after="0" w:line="240" w:lineRule="auto"/>
              <w:jc w:val="left"/>
              <w:rPr>
                <w:sz w:val="16"/>
                <w:szCs w:val="16"/>
              </w:rPr>
            </w:pPr>
            <w:r w:rsidRPr="007E5DEC">
              <w:rPr>
                <w:sz w:val="16"/>
                <w:szCs w:val="16"/>
              </w:rPr>
              <w:t>128 (3.3%)</w:t>
            </w:r>
          </w:p>
          <w:p w14:paraId="1317AEFF" w14:textId="77777777" w:rsidR="00CD3E2C" w:rsidRPr="007E5DEC" w:rsidRDefault="00AD4706" w:rsidP="00473439">
            <w:pPr>
              <w:spacing w:after="0" w:line="240" w:lineRule="auto"/>
              <w:jc w:val="left"/>
              <w:rPr>
                <w:sz w:val="16"/>
                <w:szCs w:val="16"/>
              </w:rPr>
            </w:pPr>
            <w:r w:rsidRPr="007E5DEC">
              <w:rPr>
                <w:sz w:val="16"/>
                <w:szCs w:val="16"/>
              </w:rPr>
              <w:t>799 (20.9%)</w:t>
            </w:r>
          </w:p>
          <w:p w14:paraId="0EA12CEE" w14:textId="77777777" w:rsidR="00CD3E2C" w:rsidRPr="007E5DEC" w:rsidRDefault="00AD4706" w:rsidP="00473439">
            <w:pPr>
              <w:spacing w:after="0" w:line="240" w:lineRule="auto"/>
              <w:jc w:val="left"/>
              <w:rPr>
                <w:sz w:val="16"/>
                <w:szCs w:val="16"/>
              </w:rPr>
            </w:pPr>
            <w:r w:rsidRPr="007E5DEC">
              <w:rPr>
                <w:sz w:val="16"/>
                <w:szCs w:val="16"/>
              </w:rPr>
              <w:t>130 (3.4%)</w:t>
            </w:r>
          </w:p>
          <w:p w14:paraId="58455417" w14:textId="77777777" w:rsidR="00CD3E2C" w:rsidRPr="007E5DEC" w:rsidRDefault="00AD4706" w:rsidP="00473439">
            <w:pPr>
              <w:spacing w:after="0" w:line="240" w:lineRule="auto"/>
              <w:jc w:val="left"/>
              <w:rPr>
                <w:sz w:val="16"/>
                <w:szCs w:val="16"/>
              </w:rPr>
            </w:pPr>
            <w:r w:rsidRPr="007E5DEC">
              <w:rPr>
                <w:sz w:val="16"/>
                <w:szCs w:val="16"/>
              </w:rPr>
              <w:t>107 (2.8%)</w:t>
            </w:r>
          </w:p>
          <w:p w14:paraId="1A157051" w14:textId="77777777" w:rsidR="00CD3E2C" w:rsidRPr="007E5DEC" w:rsidRDefault="00AD4706" w:rsidP="00473439">
            <w:pPr>
              <w:spacing w:after="0" w:line="240" w:lineRule="auto"/>
              <w:jc w:val="left"/>
              <w:rPr>
                <w:sz w:val="16"/>
                <w:szCs w:val="16"/>
              </w:rPr>
            </w:pPr>
            <w:r w:rsidRPr="007E5DEC">
              <w:rPr>
                <w:sz w:val="16"/>
                <w:szCs w:val="16"/>
              </w:rPr>
              <w:t>414 (10.8%)</w:t>
            </w:r>
          </w:p>
          <w:p w14:paraId="60FD8406" w14:textId="77777777" w:rsidR="00EA4F76" w:rsidRDefault="00C22BAC" w:rsidP="00473439">
            <w:pPr>
              <w:spacing w:after="0" w:line="240" w:lineRule="auto"/>
              <w:jc w:val="left"/>
              <w:rPr>
                <w:sz w:val="16"/>
                <w:szCs w:val="16"/>
              </w:rPr>
            </w:pPr>
            <w:r w:rsidRPr="007E5DEC">
              <w:rPr>
                <w:sz w:val="16"/>
                <w:szCs w:val="16"/>
              </w:rPr>
              <w:t>357 (9.3%)</w:t>
            </w:r>
          </w:p>
          <w:p w14:paraId="68126029" w14:textId="77777777" w:rsidR="00EA4F76" w:rsidRDefault="00C22BAC" w:rsidP="00473439">
            <w:pPr>
              <w:spacing w:after="0" w:line="240" w:lineRule="auto"/>
              <w:jc w:val="left"/>
              <w:rPr>
                <w:sz w:val="16"/>
                <w:szCs w:val="16"/>
              </w:rPr>
            </w:pPr>
            <w:r w:rsidRPr="007E5DEC">
              <w:rPr>
                <w:sz w:val="16"/>
                <w:szCs w:val="16"/>
              </w:rPr>
              <w:t>251 (6.6%)</w:t>
            </w:r>
          </w:p>
          <w:p w14:paraId="22D72641" w14:textId="4C25FAC6" w:rsidR="00EA4F76" w:rsidRDefault="00C22BAC" w:rsidP="00473439">
            <w:pPr>
              <w:spacing w:after="0" w:line="240" w:lineRule="auto"/>
              <w:jc w:val="left"/>
              <w:rPr>
                <w:sz w:val="16"/>
                <w:szCs w:val="16"/>
              </w:rPr>
            </w:pPr>
            <w:r w:rsidRPr="007E5DEC">
              <w:rPr>
                <w:sz w:val="16"/>
                <w:szCs w:val="16"/>
              </w:rPr>
              <w:t>331 (8.7%)</w:t>
            </w:r>
          </w:p>
          <w:p w14:paraId="37DCF129" w14:textId="77777777" w:rsidR="00EA4F76" w:rsidRDefault="00C22BAC" w:rsidP="00473439">
            <w:pPr>
              <w:spacing w:after="0" w:line="240" w:lineRule="auto"/>
              <w:jc w:val="left"/>
              <w:rPr>
                <w:sz w:val="16"/>
                <w:szCs w:val="16"/>
              </w:rPr>
            </w:pPr>
            <w:r w:rsidRPr="007E5DEC">
              <w:rPr>
                <w:sz w:val="16"/>
                <w:szCs w:val="16"/>
              </w:rPr>
              <w:t>3 (0.1%)</w:t>
            </w:r>
          </w:p>
          <w:p w14:paraId="76B7E7F2" w14:textId="2AD13B4E" w:rsidR="00C22BAC" w:rsidRPr="007E5DEC" w:rsidRDefault="00C22BAC" w:rsidP="00473439">
            <w:pPr>
              <w:spacing w:after="0" w:line="240" w:lineRule="auto"/>
              <w:jc w:val="left"/>
              <w:rPr>
                <w:sz w:val="16"/>
                <w:szCs w:val="16"/>
              </w:rPr>
            </w:pPr>
            <w:r w:rsidRPr="007E5DEC">
              <w:rPr>
                <w:sz w:val="16"/>
                <w:szCs w:val="16"/>
              </w:rPr>
              <w:t>171 (4.5%)</w:t>
            </w:r>
          </w:p>
        </w:tc>
      </w:tr>
      <w:tr w:rsidR="00714C0D" w:rsidRPr="007E5DEC" w14:paraId="05A29E90" w14:textId="77777777" w:rsidTr="00663225">
        <w:trPr>
          <w:trHeight w:val="20"/>
          <w:tblCellSpacing w:w="11" w:type="dxa"/>
          <w:jc w:val="center"/>
        </w:trPr>
        <w:tc>
          <w:tcPr>
            <w:tcW w:w="990" w:type="pct"/>
            <w:tcBorders>
              <w:top w:val="single" w:sz="4" w:space="0" w:color="000000"/>
              <w:left w:val="nil"/>
              <w:bottom w:val="nil"/>
              <w:right w:val="nil"/>
            </w:tcBorders>
            <w:tcMar>
              <w:top w:w="23" w:type="dxa"/>
              <w:left w:w="23" w:type="dxa"/>
              <w:bottom w:w="23" w:type="dxa"/>
              <w:right w:w="23" w:type="dxa"/>
            </w:tcMar>
          </w:tcPr>
          <w:p w14:paraId="10CE410A" w14:textId="77777777" w:rsidR="00CD3E2C" w:rsidRPr="007E5DEC" w:rsidRDefault="00AD4706" w:rsidP="00473439">
            <w:pPr>
              <w:spacing w:after="0" w:line="240" w:lineRule="auto"/>
              <w:jc w:val="left"/>
              <w:rPr>
                <w:sz w:val="16"/>
                <w:szCs w:val="16"/>
              </w:rPr>
            </w:pPr>
            <w:r w:rsidRPr="007E5DEC">
              <w:rPr>
                <w:sz w:val="16"/>
                <w:szCs w:val="16"/>
              </w:rPr>
              <w:t>Child, 9 CODs</w:t>
            </w:r>
          </w:p>
          <w:p w14:paraId="53A1DB9C" w14:textId="77777777" w:rsidR="00CD3E2C" w:rsidRPr="007E5DEC" w:rsidRDefault="00AD4706" w:rsidP="00473439">
            <w:pPr>
              <w:spacing w:after="0" w:line="240" w:lineRule="auto"/>
              <w:jc w:val="left"/>
              <w:rPr>
                <w:sz w:val="16"/>
                <w:szCs w:val="16"/>
              </w:rPr>
            </w:pPr>
            <w:r w:rsidRPr="007E5DEC">
              <w:rPr>
                <w:sz w:val="16"/>
                <w:szCs w:val="16"/>
              </w:rPr>
              <w:t>(n=2636, 38%)</w:t>
            </w:r>
          </w:p>
          <w:p w14:paraId="0372CFFF" w14:textId="77777777" w:rsidR="00CD3E2C" w:rsidRPr="007E5DEC" w:rsidRDefault="00AD4706" w:rsidP="00473439">
            <w:pPr>
              <w:spacing w:after="0" w:line="240" w:lineRule="auto"/>
              <w:jc w:val="left"/>
              <w:rPr>
                <w:sz w:val="16"/>
                <w:szCs w:val="16"/>
              </w:rPr>
            </w:pPr>
            <w:r w:rsidRPr="007E5DEC">
              <w:rPr>
                <w:sz w:val="16"/>
                <w:szCs w:val="16"/>
              </w:rPr>
              <w:t>Child Female</w:t>
            </w:r>
          </w:p>
          <w:p w14:paraId="203FE759" w14:textId="77777777" w:rsidR="00A96B4A" w:rsidRDefault="00AD4706" w:rsidP="00473439">
            <w:pPr>
              <w:spacing w:after="0" w:line="240" w:lineRule="auto"/>
              <w:jc w:val="left"/>
              <w:rPr>
                <w:sz w:val="16"/>
                <w:szCs w:val="16"/>
              </w:rPr>
            </w:pPr>
            <w:r w:rsidRPr="007E5DEC">
              <w:rPr>
                <w:sz w:val="16"/>
                <w:szCs w:val="16"/>
              </w:rPr>
              <w:t>(n=1290, 48.9%)</w:t>
            </w:r>
          </w:p>
          <w:p w14:paraId="66A21D1C" w14:textId="528054BE" w:rsidR="00CD3E2C" w:rsidRPr="007E5DEC" w:rsidRDefault="00AD4706" w:rsidP="00473439">
            <w:pPr>
              <w:spacing w:after="0" w:line="240" w:lineRule="auto"/>
              <w:jc w:val="left"/>
              <w:rPr>
                <w:sz w:val="16"/>
                <w:szCs w:val="16"/>
              </w:rPr>
            </w:pPr>
            <w:r w:rsidRPr="007E5DEC">
              <w:rPr>
                <w:sz w:val="16"/>
                <w:szCs w:val="16"/>
              </w:rPr>
              <w:t>Child Male</w:t>
            </w:r>
          </w:p>
          <w:p w14:paraId="7443B334" w14:textId="77777777" w:rsidR="00CD3E2C" w:rsidRPr="007E5DEC" w:rsidRDefault="00AD4706" w:rsidP="00473439">
            <w:pPr>
              <w:spacing w:after="0" w:line="240" w:lineRule="auto"/>
              <w:jc w:val="left"/>
              <w:rPr>
                <w:sz w:val="16"/>
                <w:szCs w:val="16"/>
              </w:rPr>
            </w:pPr>
            <w:r w:rsidRPr="007E5DEC">
              <w:rPr>
                <w:sz w:val="16"/>
                <w:szCs w:val="16"/>
              </w:rPr>
              <w:t>(n=1346, 51.1%)</w:t>
            </w:r>
          </w:p>
        </w:tc>
        <w:tc>
          <w:tcPr>
            <w:tcW w:w="1964" w:type="pct"/>
            <w:tcBorders>
              <w:top w:val="single" w:sz="4" w:space="0" w:color="000000"/>
              <w:left w:val="nil"/>
              <w:bottom w:val="nil"/>
              <w:right w:val="nil"/>
            </w:tcBorders>
            <w:tcMar>
              <w:top w:w="23" w:type="dxa"/>
              <w:left w:w="23" w:type="dxa"/>
              <w:bottom w:w="23" w:type="dxa"/>
              <w:right w:w="23" w:type="dxa"/>
            </w:tcMar>
          </w:tcPr>
          <w:p w14:paraId="643ED1A4" w14:textId="77777777" w:rsidR="00CD3E2C" w:rsidRPr="007E5DEC" w:rsidRDefault="00AD4706" w:rsidP="00473439">
            <w:pPr>
              <w:spacing w:after="0" w:line="240" w:lineRule="auto"/>
              <w:jc w:val="left"/>
              <w:rPr>
                <w:sz w:val="16"/>
                <w:szCs w:val="16"/>
              </w:rPr>
            </w:pPr>
            <w:r w:rsidRPr="007E5DEC">
              <w:rPr>
                <w:sz w:val="16"/>
                <w:szCs w:val="16"/>
              </w:rPr>
              <w:t>Congenital Anomalies</w:t>
            </w:r>
          </w:p>
          <w:p w14:paraId="58FD753E" w14:textId="77777777" w:rsidR="00CD3E2C" w:rsidRPr="007E5DEC" w:rsidRDefault="00AD4706" w:rsidP="00473439">
            <w:pPr>
              <w:spacing w:after="0" w:line="240" w:lineRule="auto"/>
              <w:jc w:val="left"/>
              <w:rPr>
                <w:sz w:val="16"/>
                <w:szCs w:val="16"/>
              </w:rPr>
            </w:pPr>
            <w:r w:rsidRPr="007E5DEC">
              <w:rPr>
                <w:sz w:val="16"/>
                <w:szCs w:val="16"/>
              </w:rPr>
              <w:t>Diarrhoeal Diseases</w:t>
            </w:r>
          </w:p>
          <w:p w14:paraId="03CE9EBF" w14:textId="19CD9BEE" w:rsidR="00CD3E2C" w:rsidRPr="007E5DEC" w:rsidRDefault="00AD4706" w:rsidP="00473439">
            <w:pPr>
              <w:spacing w:after="0" w:line="240" w:lineRule="auto"/>
              <w:jc w:val="left"/>
              <w:rPr>
                <w:sz w:val="16"/>
                <w:szCs w:val="16"/>
              </w:rPr>
            </w:pPr>
            <w:r w:rsidRPr="007E5DEC">
              <w:rPr>
                <w:sz w:val="16"/>
                <w:szCs w:val="16"/>
              </w:rPr>
              <w:t xml:space="preserve">Epilepsy, Leukaemia, </w:t>
            </w:r>
            <w:r w:rsidR="000522D6">
              <w:rPr>
                <w:sz w:val="16"/>
                <w:szCs w:val="16"/>
              </w:rPr>
              <w:t xml:space="preserve">&amp; </w:t>
            </w:r>
            <w:r w:rsidRPr="007E5DEC">
              <w:rPr>
                <w:sz w:val="16"/>
                <w:szCs w:val="16"/>
              </w:rPr>
              <w:t>Other Non</w:t>
            </w:r>
            <w:r w:rsidR="000522D6">
              <w:rPr>
                <w:sz w:val="16"/>
                <w:szCs w:val="16"/>
              </w:rPr>
              <w:t>-</w:t>
            </w:r>
            <w:r w:rsidRPr="007E5DEC">
              <w:rPr>
                <w:sz w:val="16"/>
                <w:szCs w:val="16"/>
              </w:rPr>
              <w:t>com</w:t>
            </w:r>
            <w:r w:rsidR="00CE4DA7">
              <w:rPr>
                <w:sz w:val="16"/>
                <w:szCs w:val="16"/>
              </w:rPr>
              <w:t>munic</w:t>
            </w:r>
            <w:r w:rsidR="001D274C">
              <w:rPr>
                <w:sz w:val="16"/>
                <w:szCs w:val="16"/>
              </w:rPr>
              <w:t>able</w:t>
            </w:r>
          </w:p>
          <w:p w14:paraId="28ACC048" w14:textId="77777777" w:rsidR="00CD3E2C" w:rsidRPr="007E5DEC" w:rsidRDefault="00AD4706" w:rsidP="00473439">
            <w:pPr>
              <w:spacing w:after="0" w:line="240" w:lineRule="auto"/>
              <w:jc w:val="left"/>
              <w:rPr>
                <w:sz w:val="16"/>
                <w:szCs w:val="16"/>
              </w:rPr>
            </w:pPr>
            <w:r w:rsidRPr="007E5DEC">
              <w:rPr>
                <w:sz w:val="16"/>
                <w:szCs w:val="16"/>
              </w:rPr>
              <w:t>Ill-Defined</w:t>
            </w:r>
          </w:p>
          <w:p w14:paraId="06595B28" w14:textId="77777777" w:rsidR="00CD3E2C" w:rsidRPr="007E5DEC" w:rsidRDefault="00AD4706" w:rsidP="00473439">
            <w:pPr>
              <w:spacing w:after="0" w:line="240" w:lineRule="auto"/>
              <w:jc w:val="left"/>
              <w:rPr>
                <w:sz w:val="16"/>
                <w:szCs w:val="16"/>
              </w:rPr>
            </w:pPr>
            <w:r w:rsidRPr="007E5DEC">
              <w:rPr>
                <w:sz w:val="16"/>
                <w:szCs w:val="16"/>
              </w:rPr>
              <w:t>Injuries</w:t>
            </w:r>
          </w:p>
          <w:p w14:paraId="2D0ACE92" w14:textId="77777777" w:rsidR="00CD3E2C" w:rsidRPr="007E5DEC" w:rsidRDefault="00AD4706" w:rsidP="00473439">
            <w:pPr>
              <w:spacing w:after="0" w:line="240" w:lineRule="auto"/>
              <w:jc w:val="left"/>
              <w:rPr>
                <w:sz w:val="16"/>
                <w:szCs w:val="16"/>
              </w:rPr>
            </w:pPr>
            <w:r w:rsidRPr="007E5DEC">
              <w:rPr>
                <w:sz w:val="16"/>
                <w:szCs w:val="16"/>
              </w:rPr>
              <w:t>Malaria</w:t>
            </w:r>
          </w:p>
          <w:p w14:paraId="218170A5" w14:textId="77777777" w:rsidR="00CD3E2C" w:rsidRPr="007E5DEC" w:rsidRDefault="00AD4706" w:rsidP="00473439">
            <w:pPr>
              <w:spacing w:after="0" w:line="240" w:lineRule="auto"/>
              <w:jc w:val="left"/>
              <w:rPr>
                <w:sz w:val="16"/>
                <w:szCs w:val="16"/>
              </w:rPr>
            </w:pPr>
            <w:r w:rsidRPr="007E5DEC">
              <w:rPr>
                <w:sz w:val="16"/>
                <w:szCs w:val="16"/>
              </w:rPr>
              <w:t>Nutritional Deficiencies</w:t>
            </w:r>
          </w:p>
          <w:p w14:paraId="1EB387EE" w14:textId="77777777" w:rsidR="007E5DEC" w:rsidRPr="007E5DEC" w:rsidRDefault="007E5DEC" w:rsidP="00473439">
            <w:pPr>
              <w:spacing w:after="0" w:line="240" w:lineRule="auto"/>
              <w:jc w:val="left"/>
              <w:rPr>
                <w:sz w:val="16"/>
                <w:szCs w:val="16"/>
              </w:rPr>
            </w:pPr>
            <w:r w:rsidRPr="007E5DEC">
              <w:rPr>
                <w:sz w:val="16"/>
                <w:szCs w:val="16"/>
              </w:rPr>
              <w:t>Other infections</w:t>
            </w:r>
          </w:p>
          <w:p w14:paraId="12A383FE" w14:textId="2A6A4A8F" w:rsidR="007E5DEC" w:rsidRPr="007E5DEC" w:rsidRDefault="007E5DEC" w:rsidP="00473439">
            <w:pPr>
              <w:spacing w:after="0" w:line="240" w:lineRule="auto"/>
              <w:jc w:val="left"/>
              <w:rPr>
                <w:sz w:val="16"/>
                <w:szCs w:val="16"/>
              </w:rPr>
            </w:pPr>
            <w:r w:rsidRPr="007E5DEC">
              <w:rPr>
                <w:sz w:val="16"/>
                <w:szCs w:val="16"/>
              </w:rPr>
              <w:t>Pneumonia</w:t>
            </w:r>
          </w:p>
        </w:tc>
        <w:tc>
          <w:tcPr>
            <w:tcW w:w="622" w:type="pct"/>
            <w:tcBorders>
              <w:top w:val="single" w:sz="4" w:space="0" w:color="000000"/>
              <w:left w:val="nil"/>
              <w:bottom w:val="nil"/>
              <w:right w:val="nil"/>
            </w:tcBorders>
            <w:tcMar>
              <w:top w:w="23" w:type="dxa"/>
              <w:left w:w="23" w:type="dxa"/>
              <w:bottom w:w="23" w:type="dxa"/>
              <w:right w:w="23" w:type="dxa"/>
            </w:tcMar>
          </w:tcPr>
          <w:p w14:paraId="6A45F62C" w14:textId="77777777" w:rsidR="00CE4DA7" w:rsidRDefault="00AD4706" w:rsidP="00473439">
            <w:pPr>
              <w:spacing w:after="0" w:line="240" w:lineRule="auto"/>
              <w:jc w:val="left"/>
              <w:rPr>
                <w:sz w:val="16"/>
                <w:szCs w:val="16"/>
              </w:rPr>
            </w:pPr>
            <w:r w:rsidRPr="007E5DEC">
              <w:rPr>
                <w:sz w:val="16"/>
                <w:szCs w:val="16"/>
              </w:rPr>
              <w:t>1 (100%)</w:t>
            </w:r>
          </w:p>
          <w:p w14:paraId="646B3BDE" w14:textId="77777777" w:rsidR="00CE4DA7" w:rsidRDefault="00AD4706" w:rsidP="00473439">
            <w:pPr>
              <w:spacing w:after="0" w:line="240" w:lineRule="auto"/>
              <w:jc w:val="left"/>
              <w:rPr>
                <w:sz w:val="16"/>
                <w:szCs w:val="16"/>
              </w:rPr>
            </w:pPr>
            <w:r w:rsidRPr="007E5DEC">
              <w:rPr>
                <w:sz w:val="16"/>
                <w:szCs w:val="16"/>
              </w:rPr>
              <w:t>79 (45.1%)</w:t>
            </w:r>
          </w:p>
          <w:p w14:paraId="5B962043" w14:textId="77777777" w:rsidR="00CE4DA7" w:rsidRDefault="00AD4706" w:rsidP="00473439">
            <w:pPr>
              <w:spacing w:after="0" w:line="240" w:lineRule="auto"/>
              <w:jc w:val="left"/>
              <w:rPr>
                <w:sz w:val="16"/>
                <w:szCs w:val="16"/>
              </w:rPr>
            </w:pPr>
            <w:r w:rsidRPr="007E5DEC">
              <w:rPr>
                <w:sz w:val="16"/>
                <w:szCs w:val="16"/>
              </w:rPr>
              <w:t>61 (53.5%)</w:t>
            </w:r>
          </w:p>
          <w:p w14:paraId="779ECBA1" w14:textId="77777777" w:rsidR="00CE4DA7" w:rsidRDefault="00AD4706" w:rsidP="00473439">
            <w:pPr>
              <w:spacing w:after="0" w:line="240" w:lineRule="auto"/>
              <w:jc w:val="left"/>
              <w:rPr>
                <w:sz w:val="16"/>
                <w:szCs w:val="16"/>
              </w:rPr>
            </w:pPr>
            <w:r w:rsidRPr="007E5DEC">
              <w:rPr>
                <w:sz w:val="16"/>
                <w:szCs w:val="16"/>
              </w:rPr>
              <w:t>34 (48.6%)</w:t>
            </w:r>
          </w:p>
          <w:p w14:paraId="2E4FFF4C" w14:textId="77777777" w:rsidR="00CE4DA7" w:rsidRDefault="00AD4706" w:rsidP="00473439">
            <w:pPr>
              <w:spacing w:after="0" w:line="240" w:lineRule="auto"/>
              <w:jc w:val="left"/>
              <w:rPr>
                <w:sz w:val="16"/>
                <w:szCs w:val="16"/>
              </w:rPr>
            </w:pPr>
            <w:r w:rsidRPr="007E5DEC">
              <w:rPr>
                <w:sz w:val="16"/>
                <w:szCs w:val="16"/>
              </w:rPr>
              <w:t>51 (37.8%)</w:t>
            </w:r>
          </w:p>
          <w:p w14:paraId="3C83431B" w14:textId="77777777" w:rsidR="00CE4DA7" w:rsidRDefault="00AD4706" w:rsidP="00473439">
            <w:pPr>
              <w:spacing w:after="0" w:line="240" w:lineRule="auto"/>
              <w:jc w:val="left"/>
              <w:rPr>
                <w:sz w:val="16"/>
                <w:szCs w:val="16"/>
              </w:rPr>
            </w:pPr>
            <w:r w:rsidRPr="007E5DEC">
              <w:rPr>
                <w:sz w:val="16"/>
                <w:szCs w:val="16"/>
              </w:rPr>
              <w:t>680 (49.2%)</w:t>
            </w:r>
          </w:p>
          <w:p w14:paraId="224684DA" w14:textId="77777777" w:rsidR="00CE4DA7" w:rsidRDefault="00AD4706" w:rsidP="00473439">
            <w:pPr>
              <w:spacing w:after="0" w:line="240" w:lineRule="auto"/>
              <w:jc w:val="left"/>
              <w:rPr>
                <w:sz w:val="16"/>
                <w:szCs w:val="16"/>
              </w:rPr>
            </w:pPr>
            <w:r w:rsidRPr="007E5DEC">
              <w:rPr>
                <w:sz w:val="16"/>
                <w:szCs w:val="16"/>
              </w:rPr>
              <w:t>7 (63.6%)</w:t>
            </w:r>
          </w:p>
          <w:p w14:paraId="257A8AE2" w14:textId="77777777" w:rsidR="00CE4DA7" w:rsidRDefault="007E5DEC" w:rsidP="00473439">
            <w:pPr>
              <w:spacing w:after="0" w:line="240" w:lineRule="auto"/>
              <w:jc w:val="left"/>
              <w:rPr>
                <w:sz w:val="16"/>
                <w:szCs w:val="16"/>
              </w:rPr>
            </w:pPr>
            <w:r w:rsidRPr="007E5DEC">
              <w:rPr>
                <w:sz w:val="16"/>
                <w:szCs w:val="16"/>
              </w:rPr>
              <w:t>338 (50.7%)</w:t>
            </w:r>
          </w:p>
          <w:p w14:paraId="66085016" w14:textId="0A060F03" w:rsidR="007E5DEC" w:rsidRPr="007E5DEC" w:rsidRDefault="007E5DEC" w:rsidP="00473439">
            <w:pPr>
              <w:spacing w:after="0" w:line="240" w:lineRule="auto"/>
              <w:jc w:val="left"/>
              <w:rPr>
                <w:sz w:val="16"/>
                <w:szCs w:val="16"/>
              </w:rPr>
            </w:pPr>
            <w:r w:rsidRPr="007E5DEC">
              <w:rPr>
                <w:sz w:val="16"/>
                <w:szCs w:val="16"/>
              </w:rPr>
              <w:t>39 (48.1%)</w:t>
            </w:r>
          </w:p>
        </w:tc>
        <w:tc>
          <w:tcPr>
            <w:tcW w:w="630" w:type="pct"/>
            <w:tcBorders>
              <w:top w:val="single" w:sz="4" w:space="0" w:color="000000"/>
              <w:left w:val="nil"/>
              <w:bottom w:val="nil"/>
              <w:right w:val="nil"/>
            </w:tcBorders>
            <w:tcMar>
              <w:top w:w="23" w:type="dxa"/>
              <w:left w:w="23" w:type="dxa"/>
              <w:bottom w:w="23" w:type="dxa"/>
              <w:right w:w="23" w:type="dxa"/>
            </w:tcMar>
          </w:tcPr>
          <w:p w14:paraId="57132109" w14:textId="77777777" w:rsidR="00926938" w:rsidRDefault="00AD4706" w:rsidP="00473439">
            <w:pPr>
              <w:spacing w:after="0" w:line="240" w:lineRule="auto"/>
              <w:jc w:val="left"/>
              <w:rPr>
                <w:sz w:val="16"/>
                <w:szCs w:val="16"/>
              </w:rPr>
            </w:pPr>
            <w:r w:rsidRPr="007E5DEC">
              <w:rPr>
                <w:sz w:val="16"/>
                <w:szCs w:val="16"/>
              </w:rPr>
              <w:t>N/A</w:t>
            </w:r>
          </w:p>
          <w:p w14:paraId="416F2D58" w14:textId="612B5971" w:rsidR="00926938" w:rsidRDefault="00AD4706" w:rsidP="00473439">
            <w:pPr>
              <w:spacing w:after="0" w:line="240" w:lineRule="auto"/>
              <w:jc w:val="left"/>
              <w:rPr>
                <w:sz w:val="16"/>
                <w:szCs w:val="16"/>
              </w:rPr>
            </w:pPr>
            <w:r w:rsidRPr="007E5DEC">
              <w:rPr>
                <w:sz w:val="16"/>
                <w:szCs w:val="16"/>
              </w:rPr>
              <w:t>96 (54.9%)</w:t>
            </w:r>
          </w:p>
          <w:p w14:paraId="2991B84D" w14:textId="77777777" w:rsidR="00926938" w:rsidRDefault="00AD4706" w:rsidP="00473439">
            <w:pPr>
              <w:spacing w:after="0" w:line="240" w:lineRule="auto"/>
              <w:jc w:val="left"/>
              <w:rPr>
                <w:sz w:val="16"/>
                <w:szCs w:val="16"/>
              </w:rPr>
            </w:pPr>
            <w:r w:rsidRPr="007E5DEC">
              <w:rPr>
                <w:sz w:val="16"/>
                <w:szCs w:val="16"/>
              </w:rPr>
              <w:t>53 (46.5%)</w:t>
            </w:r>
          </w:p>
          <w:p w14:paraId="0CD9C757" w14:textId="77777777" w:rsidR="00926938" w:rsidRDefault="00AD4706" w:rsidP="00473439">
            <w:pPr>
              <w:spacing w:after="0" w:line="240" w:lineRule="auto"/>
              <w:jc w:val="left"/>
              <w:rPr>
                <w:sz w:val="16"/>
                <w:szCs w:val="16"/>
              </w:rPr>
            </w:pPr>
            <w:r w:rsidRPr="007E5DEC">
              <w:rPr>
                <w:sz w:val="16"/>
                <w:szCs w:val="16"/>
              </w:rPr>
              <w:t>36 (51.4%)</w:t>
            </w:r>
          </w:p>
          <w:p w14:paraId="1DD5BA00" w14:textId="77777777" w:rsidR="00926938" w:rsidRDefault="00AD4706" w:rsidP="00473439">
            <w:pPr>
              <w:spacing w:after="0" w:line="240" w:lineRule="auto"/>
              <w:jc w:val="left"/>
              <w:rPr>
                <w:sz w:val="16"/>
                <w:szCs w:val="16"/>
              </w:rPr>
            </w:pPr>
            <w:r w:rsidRPr="007E5DEC">
              <w:rPr>
                <w:sz w:val="16"/>
                <w:szCs w:val="16"/>
              </w:rPr>
              <w:t>84 (62.2%)</w:t>
            </w:r>
          </w:p>
          <w:p w14:paraId="51CAA453" w14:textId="77777777" w:rsidR="00926938" w:rsidRDefault="00AD4706" w:rsidP="00473439">
            <w:pPr>
              <w:spacing w:after="0" w:line="240" w:lineRule="auto"/>
              <w:jc w:val="left"/>
              <w:rPr>
                <w:sz w:val="16"/>
                <w:szCs w:val="16"/>
              </w:rPr>
            </w:pPr>
            <w:r w:rsidRPr="007E5DEC">
              <w:rPr>
                <w:sz w:val="16"/>
                <w:szCs w:val="16"/>
              </w:rPr>
              <w:t>702 (50.8%)</w:t>
            </w:r>
          </w:p>
          <w:p w14:paraId="62A6939C" w14:textId="77777777" w:rsidR="00926938" w:rsidRDefault="00AD4706" w:rsidP="00473439">
            <w:pPr>
              <w:spacing w:after="0" w:line="240" w:lineRule="auto"/>
              <w:jc w:val="left"/>
              <w:rPr>
                <w:sz w:val="16"/>
                <w:szCs w:val="16"/>
              </w:rPr>
            </w:pPr>
            <w:r w:rsidRPr="007E5DEC">
              <w:rPr>
                <w:sz w:val="16"/>
                <w:szCs w:val="16"/>
              </w:rPr>
              <w:t>4 (36.4%)</w:t>
            </w:r>
          </w:p>
          <w:p w14:paraId="61B48AED" w14:textId="660ED8F8" w:rsidR="00926938" w:rsidRDefault="007E5DEC" w:rsidP="00473439">
            <w:pPr>
              <w:spacing w:after="0" w:line="240" w:lineRule="auto"/>
              <w:jc w:val="left"/>
              <w:rPr>
                <w:sz w:val="16"/>
                <w:szCs w:val="16"/>
              </w:rPr>
            </w:pPr>
            <w:r w:rsidRPr="007E5DEC">
              <w:rPr>
                <w:sz w:val="16"/>
                <w:szCs w:val="16"/>
              </w:rPr>
              <w:t>329 (49.3%)</w:t>
            </w:r>
          </w:p>
          <w:p w14:paraId="579099AE" w14:textId="717647FC" w:rsidR="007E5DEC" w:rsidRPr="007E5DEC" w:rsidRDefault="007E5DEC" w:rsidP="00473439">
            <w:pPr>
              <w:spacing w:after="0" w:line="240" w:lineRule="auto"/>
              <w:jc w:val="left"/>
              <w:rPr>
                <w:sz w:val="16"/>
                <w:szCs w:val="16"/>
              </w:rPr>
            </w:pPr>
            <w:r w:rsidRPr="007E5DEC">
              <w:rPr>
                <w:sz w:val="16"/>
                <w:szCs w:val="16"/>
              </w:rPr>
              <w:t>42 (51.9%)</w:t>
            </w:r>
          </w:p>
        </w:tc>
        <w:tc>
          <w:tcPr>
            <w:tcW w:w="721" w:type="pct"/>
            <w:tcBorders>
              <w:top w:val="single" w:sz="4" w:space="0" w:color="000000"/>
              <w:left w:val="nil"/>
              <w:bottom w:val="nil"/>
              <w:right w:val="nil"/>
            </w:tcBorders>
            <w:tcMar>
              <w:top w:w="23" w:type="dxa"/>
              <w:left w:w="23" w:type="dxa"/>
              <w:bottom w:w="23" w:type="dxa"/>
              <w:right w:w="23" w:type="dxa"/>
            </w:tcMar>
          </w:tcPr>
          <w:p w14:paraId="71951BA7" w14:textId="77777777" w:rsidR="00005665" w:rsidRDefault="00AD4706" w:rsidP="00473439">
            <w:pPr>
              <w:spacing w:after="0" w:line="240" w:lineRule="auto"/>
              <w:jc w:val="left"/>
              <w:rPr>
                <w:sz w:val="16"/>
                <w:szCs w:val="16"/>
              </w:rPr>
            </w:pPr>
            <w:r w:rsidRPr="007E5DEC">
              <w:rPr>
                <w:sz w:val="16"/>
                <w:szCs w:val="16"/>
              </w:rPr>
              <w:t>1 (0%)</w:t>
            </w:r>
          </w:p>
          <w:p w14:paraId="1CD02987" w14:textId="77777777" w:rsidR="00005665" w:rsidRDefault="00AD4706" w:rsidP="00473439">
            <w:pPr>
              <w:spacing w:after="0" w:line="240" w:lineRule="auto"/>
              <w:jc w:val="left"/>
              <w:rPr>
                <w:sz w:val="16"/>
                <w:szCs w:val="16"/>
              </w:rPr>
            </w:pPr>
            <w:r w:rsidRPr="007E5DEC">
              <w:rPr>
                <w:sz w:val="16"/>
                <w:szCs w:val="16"/>
              </w:rPr>
              <w:t>175 (6.6%)</w:t>
            </w:r>
          </w:p>
          <w:p w14:paraId="418A3FAC" w14:textId="77777777" w:rsidR="00005665" w:rsidRDefault="00AD4706" w:rsidP="00473439">
            <w:pPr>
              <w:spacing w:after="0" w:line="240" w:lineRule="auto"/>
              <w:jc w:val="left"/>
              <w:rPr>
                <w:sz w:val="16"/>
                <w:szCs w:val="16"/>
              </w:rPr>
            </w:pPr>
            <w:r w:rsidRPr="007E5DEC">
              <w:rPr>
                <w:sz w:val="16"/>
                <w:szCs w:val="16"/>
              </w:rPr>
              <w:t>114 (4.3%)</w:t>
            </w:r>
          </w:p>
          <w:p w14:paraId="3CD882D7" w14:textId="77777777" w:rsidR="00005665" w:rsidRDefault="00AD4706" w:rsidP="00473439">
            <w:pPr>
              <w:spacing w:after="0" w:line="240" w:lineRule="auto"/>
              <w:jc w:val="left"/>
              <w:rPr>
                <w:sz w:val="16"/>
                <w:szCs w:val="16"/>
              </w:rPr>
            </w:pPr>
            <w:r w:rsidRPr="007E5DEC">
              <w:rPr>
                <w:sz w:val="16"/>
                <w:szCs w:val="16"/>
              </w:rPr>
              <w:t>70 (2.7%)</w:t>
            </w:r>
          </w:p>
          <w:p w14:paraId="457BE6B1" w14:textId="77777777" w:rsidR="00005665" w:rsidRDefault="00AD4706" w:rsidP="00473439">
            <w:pPr>
              <w:spacing w:after="0" w:line="240" w:lineRule="auto"/>
              <w:jc w:val="left"/>
              <w:rPr>
                <w:sz w:val="16"/>
                <w:szCs w:val="16"/>
              </w:rPr>
            </w:pPr>
            <w:r w:rsidRPr="007E5DEC">
              <w:rPr>
                <w:sz w:val="16"/>
                <w:szCs w:val="16"/>
              </w:rPr>
              <w:t>135 (5.1%)</w:t>
            </w:r>
          </w:p>
          <w:p w14:paraId="71DDEAF0" w14:textId="77777777" w:rsidR="00005665" w:rsidRDefault="00AD4706" w:rsidP="00473439">
            <w:pPr>
              <w:spacing w:after="0" w:line="240" w:lineRule="auto"/>
              <w:jc w:val="left"/>
              <w:rPr>
                <w:sz w:val="16"/>
                <w:szCs w:val="16"/>
              </w:rPr>
            </w:pPr>
            <w:r w:rsidRPr="007E5DEC">
              <w:rPr>
                <w:sz w:val="16"/>
                <w:szCs w:val="16"/>
              </w:rPr>
              <w:t>1382</w:t>
            </w:r>
            <w:r w:rsidR="005D08BB" w:rsidRPr="007E5DEC">
              <w:rPr>
                <w:sz w:val="16"/>
                <w:szCs w:val="16"/>
              </w:rPr>
              <w:t xml:space="preserve"> </w:t>
            </w:r>
            <w:r w:rsidRPr="007E5DEC">
              <w:rPr>
                <w:sz w:val="16"/>
                <w:szCs w:val="16"/>
              </w:rPr>
              <w:t>(52.4%)</w:t>
            </w:r>
          </w:p>
          <w:p w14:paraId="10976538" w14:textId="77777777" w:rsidR="00005665" w:rsidRDefault="00AD4706" w:rsidP="00473439">
            <w:pPr>
              <w:spacing w:after="0" w:line="240" w:lineRule="auto"/>
              <w:jc w:val="left"/>
              <w:rPr>
                <w:sz w:val="16"/>
                <w:szCs w:val="16"/>
              </w:rPr>
            </w:pPr>
            <w:r w:rsidRPr="007E5DEC">
              <w:rPr>
                <w:sz w:val="16"/>
                <w:szCs w:val="16"/>
              </w:rPr>
              <w:t>11 (0.4%)</w:t>
            </w:r>
          </w:p>
          <w:p w14:paraId="3DB9EEEA" w14:textId="77777777" w:rsidR="00005665" w:rsidRDefault="007E5DEC" w:rsidP="00473439">
            <w:pPr>
              <w:spacing w:after="0" w:line="240" w:lineRule="auto"/>
              <w:jc w:val="left"/>
              <w:rPr>
                <w:sz w:val="16"/>
                <w:szCs w:val="16"/>
              </w:rPr>
            </w:pPr>
            <w:r w:rsidRPr="007E5DEC">
              <w:rPr>
                <w:sz w:val="16"/>
                <w:szCs w:val="16"/>
              </w:rPr>
              <w:t>667 (25.3%)</w:t>
            </w:r>
          </w:p>
          <w:p w14:paraId="4B974799" w14:textId="1B12DD21" w:rsidR="007E5DEC" w:rsidRPr="007E5DEC" w:rsidRDefault="007E5DEC" w:rsidP="00473439">
            <w:pPr>
              <w:spacing w:after="0" w:line="240" w:lineRule="auto"/>
              <w:jc w:val="left"/>
              <w:rPr>
                <w:sz w:val="16"/>
                <w:szCs w:val="16"/>
              </w:rPr>
            </w:pPr>
            <w:r w:rsidRPr="007E5DEC">
              <w:rPr>
                <w:sz w:val="16"/>
                <w:szCs w:val="16"/>
              </w:rPr>
              <w:t>81 (3.1%)</w:t>
            </w:r>
          </w:p>
        </w:tc>
      </w:tr>
      <w:tr w:rsidR="001D274C" w:rsidRPr="007E5DEC" w14:paraId="26FBB59D" w14:textId="77777777" w:rsidTr="00663225">
        <w:trPr>
          <w:trHeight w:val="20"/>
          <w:tblCellSpacing w:w="11" w:type="dxa"/>
          <w:jc w:val="center"/>
        </w:trPr>
        <w:tc>
          <w:tcPr>
            <w:tcW w:w="990" w:type="pct"/>
            <w:tcBorders>
              <w:top w:val="single" w:sz="4" w:space="0" w:color="000000"/>
              <w:left w:val="nil"/>
              <w:bottom w:val="single" w:sz="8" w:space="0" w:color="auto"/>
              <w:right w:val="nil"/>
            </w:tcBorders>
            <w:tcMar>
              <w:top w:w="23" w:type="dxa"/>
              <w:left w:w="23" w:type="dxa"/>
              <w:bottom w:w="23" w:type="dxa"/>
              <w:right w:w="23" w:type="dxa"/>
            </w:tcMar>
          </w:tcPr>
          <w:p w14:paraId="4B218F8C" w14:textId="77777777" w:rsidR="00CD3E2C" w:rsidRPr="007E5DEC" w:rsidRDefault="00AD4706" w:rsidP="00473439">
            <w:pPr>
              <w:spacing w:after="0" w:line="240" w:lineRule="auto"/>
              <w:jc w:val="left"/>
              <w:rPr>
                <w:sz w:val="16"/>
                <w:szCs w:val="16"/>
              </w:rPr>
            </w:pPr>
            <w:r w:rsidRPr="007E5DEC">
              <w:rPr>
                <w:sz w:val="16"/>
                <w:szCs w:val="16"/>
              </w:rPr>
              <w:t>Neonate, 7 CODs</w:t>
            </w:r>
          </w:p>
          <w:p w14:paraId="618CD4BC" w14:textId="77777777" w:rsidR="00CD3E2C" w:rsidRPr="007E5DEC" w:rsidRDefault="00AD4706" w:rsidP="00473439">
            <w:pPr>
              <w:spacing w:after="0" w:line="240" w:lineRule="auto"/>
              <w:jc w:val="left"/>
              <w:rPr>
                <w:sz w:val="16"/>
                <w:szCs w:val="16"/>
              </w:rPr>
            </w:pPr>
            <w:r w:rsidRPr="007E5DEC">
              <w:rPr>
                <w:sz w:val="16"/>
                <w:szCs w:val="16"/>
              </w:rPr>
              <w:t>(n=477, 6.9%)</w:t>
            </w:r>
          </w:p>
          <w:p w14:paraId="72CA1932" w14:textId="77777777" w:rsidR="00CD3E2C" w:rsidRPr="007E5DEC" w:rsidRDefault="00AD4706" w:rsidP="00473439">
            <w:pPr>
              <w:spacing w:after="0" w:line="240" w:lineRule="auto"/>
              <w:jc w:val="left"/>
              <w:rPr>
                <w:sz w:val="16"/>
                <w:szCs w:val="16"/>
              </w:rPr>
            </w:pPr>
            <w:r w:rsidRPr="007E5DEC">
              <w:rPr>
                <w:sz w:val="16"/>
                <w:szCs w:val="16"/>
              </w:rPr>
              <w:t>Neonate Female</w:t>
            </w:r>
          </w:p>
          <w:p w14:paraId="61D25820" w14:textId="77777777" w:rsidR="00A96B4A" w:rsidRDefault="00AD4706" w:rsidP="00473439">
            <w:pPr>
              <w:spacing w:after="0" w:line="240" w:lineRule="auto"/>
              <w:jc w:val="left"/>
              <w:rPr>
                <w:sz w:val="16"/>
                <w:szCs w:val="16"/>
              </w:rPr>
            </w:pPr>
            <w:r w:rsidRPr="007E5DEC">
              <w:rPr>
                <w:sz w:val="16"/>
                <w:szCs w:val="16"/>
              </w:rPr>
              <w:t>(n=227, 47.6%)</w:t>
            </w:r>
          </w:p>
          <w:p w14:paraId="4E357864" w14:textId="33731AA7" w:rsidR="00CD3E2C" w:rsidRPr="007E5DEC" w:rsidRDefault="00AD4706" w:rsidP="00473439">
            <w:pPr>
              <w:spacing w:after="0" w:line="240" w:lineRule="auto"/>
              <w:jc w:val="left"/>
              <w:rPr>
                <w:sz w:val="16"/>
                <w:szCs w:val="16"/>
              </w:rPr>
            </w:pPr>
            <w:r w:rsidRPr="007E5DEC">
              <w:rPr>
                <w:sz w:val="16"/>
                <w:szCs w:val="16"/>
              </w:rPr>
              <w:t>Neonate Male</w:t>
            </w:r>
          </w:p>
          <w:p w14:paraId="74587D73" w14:textId="77777777" w:rsidR="00CD3E2C" w:rsidRPr="007E5DEC" w:rsidRDefault="00AD4706" w:rsidP="00473439">
            <w:pPr>
              <w:spacing w:after="0" w:line="240" w:lineRule="auto"/>
              <w:jc w:val="left"/>
              <w:rPr>
                <w:sz w:val="16"/>
                <w:szCs w:val="16"/>
              </w:rPr>
            </w:pPr>
            <w:r w:rsidRPr="007E5DEC">
              <w:rPr>
                <w:sz w:val="16"/>
                <w:szCs w:val="16"/>
              </w:rPr>
              <w:t>(n=250, 52.4%)</w:t>
            </w:r>
          </w:p>
        </w:tc>
        <w:tc>
          <w:tcPr>
            <w:tcW w:w="1964" w:type="pct"/>
            <w:tcBorders>
              <w:top w:val="single" w:sz="4" w:space="0" w:color="000000"/>
              <w:left w:val="nil"/>
              <w:bottom w:val="single" w:sz="8" w:space="0" w:color="auto"/>
              <w:right w:val="nil"/>
            </w:tcBorders>
            <w:tcMar>
              <w:top w:w="23" w:type="dxa"/>
              <w:left w:w="23" w:type="dxa"/>
              <w:bottom w:w="23" w:type="dxa"/>
              <w:right w:w="23" w:type="dxa"/>
            </w:tcMar>
          </w:tcPr>
          <w:p w14:paraId="01D19EEA" w14:textId="35E5150E" w:rsidR="00CD3E2C" w:rsidRPr="007E5DEC" w:rsidRDefault="00AD4706" w:rsidP="00473439">
            <w:pPr>
              <w:spacing w:after="0" w:line="240" w:lineRule="auto"/>
              <w:jc w:val="left"/>
              <w:rPr>
                <w:sz w:val="16"/>
                <w:szCs w:val="16"/>
              </w:rPr>
            </w:pPr>
            <w:r w:rsidRPr="007E5DEC">
              <w:rPr>
                <w:sz w:val="16"/>
                <w:szCs w:val="16"/>
              </w:rPr>
              <w:t xml:space="preserve">Birth Asphyxia </w:t>
            </w:r>
            <w:r w:rsidR="007C6086">
              <w:rPr>
                <w:sz w:val="16"/>
                <w:szCs w:val="16"/>
              </w:rPr>
              <w:t>a</w:t>
            </w:r>
            <w:r w:rsidRPr="007E5DEC">
              <w:rPr>
                <w:sz w:val="16"/>
                <w:szCs w:val="16"/>
              </w:rPr>
              <w:t>nd Birth Trauma</w:t>
            </w:r>
          </w:p>
          <w:p w14:paraId="61CA2D54" w14:textId="77777777" w:rsidR="00CD3E2C" w:rsidRPr="007E5DEC" w:rsidRDefault="00AD4706" w:rsidP="00473439">
            <w:pPr>
              <w:spacing w:after="0" w:line="240" w:lineRule="auto"/>
              <w:jc w:val="left"/>
              <w:rPr>
                <w:sz w:val="16"/>
                <w:szCs w:val="16"/>
              </w:rPr>
            </w:pPr>
            <w:r w:rsidRPr="007E5DEC">
              <w:rPr>
                <w:sz w:val="16"/>
                <w:szCs w:val="16"/>
              </w:rPr>
              <w:t>Congenital Anomalies</w:t>
            </w:r>
          </w:p>
          <w:p w14:paraId="2439E3CF" w14:textId="77777777" w:rsidR="00CD3E2C" w:rsidRPr="007E5DEC" w:rsidRDefault="00AD4706" w:rsidP="00473439">
            <w:pPr>
              <w:spacing w:after="0" w:line="240" w:lineRule="auto"/>
              <w:jc w:val="left"/>
              <w:rPr>
                <w:sz w:val="16"/>
                <w:szCs w:val="16"/>
              </w:rPr>
            </w:pPr>
            <w:r w:rsidRPr="007E5DEC">
              <w:rPr>
                <w:sz w:val="16"/>
                <w:szCs w:val="16"/>
              </w:rPr>
              <w:t>Ill-Defined</w:t>
            </w:r>
          </w:p>
          <w:p w14:paraId="5BE54314" w14:textId="77777777" w:rsidR="00CD3E2C" w:rsidRPr="007E5DEC" w:rsidRDefault="00AD4706" w:rsidP="00473439">
            <w:pPr>
              <w:spacing w:after="0" w:line="240" w:lineRule="auto"/>
              <w:jc w:val="left"/>
              <w:rPr>
                <w:sz w:val="16"/>
                <w:szCs w:val="16"/>
              </w:rPr>
            </w:pPr>
            <w:r w:rsidRPr="007E5DEC">
              <w:rPr>
                <w:sz w:val="16"/>
                <w:szCs w:val="16"/>
              </w:rPr>
              <w:t>Neonatal Infections</w:t>
            </w:r>
          </w:p>
          <w:p w14:paraId="054B5007" w14:textId="77777777" w:rsidR="00CD3E2C" w:rsidRPr="007E5DEC" w:rsidRDefault="00AD4706" w:rsidP="00473439">
            <w:pPr>
              <w:spacing w:after="0" w:line="240" w:lineRule="auto"/>
              <w:jc w:val="left"/>
              <w:rPr>
                <w:sz w:val="16"/>
                <w:szCs w:val="16"/>
              </w:rPr>
            </w:pPr>
            <w:r w:rsidRPr="007E5DEC">
              <w:rPr>
                <w:sz w:val="16"/>
                <w:szCs w:val="16"/>
              </w:rPr>
              <w:t>Other</w:t>
            </w:r>
          </w:p>
          <w:p w14:paraId="3549D663" w14:textId="77777777" w:rsidR="00CD3E2C" w:rsidRPr="007E5DEC" w:rsidRDefault="00AD4706" w:rsidP="00473439">
            <w:pPr>
              <w:spacing w:after="0" w:line="240" w:lineRule="auto"/>
              <w:jc w:val="left"/>
              <w:rPr>
                <w:sz w:val="16"/>
                <w:szCs w:val="16"/>
              </w:rPr>
            </w:pPr>
            <w:r w:rsidRPr="007E5DEC">
              <w:rPr>
                <w:sz w:val="16"/>
                <w:szCs w:val="16"/>
              </w:rPr>
              <w:t>Prematurity And Low Birthweight</w:t>
            </w:r>
          </w:p>
          <w:p w14:paraId="6CB2767E" w14:textId="77777777" w:rsidR="00CD3E2C" w:rsidRPr="007E5DEC" w:rsidRDefault="00AD4706" w:rsidP="00473439">
            <w:pPr>
              <w:spacing w:after="0" w:line="240" w:lineRule="auto"/>
              <w:jc w:val="left"/>
              <w:rPr>
                <w:sz w:val="16"/>
                <w:szCs w:val="16"/>
              </w:rPr>
            </w:pPr>
            <w:r w:rsidRPr="007E5DEC">
              <w:rPr>
                <w:sz w:val="16"/>
                <w:szCs w:val="16"/>
              </w:rPr>
              <w:t>Stillbirth</w:t>
            </w:r>
          </w:p>
        </w:tc>
        <w:tc>
          <w:tcPr>
            <w:tcW w:w="622" w:type="pct"/>
            <w:tcBorders>
              <w:top w:val="single" w:sz="4" w:space="0" w:color="000000"/>
              <w:left w:val="nil"/>
              <w:bottom w:val="single" w:sz="8" w:space="0" w:color="auto"/>
              <w:right w:val="nil"/>
            </w:tcBorders>
            <w:tcMar>
              <w:top w:w="23" w:type="dxa"/>
              <w:left w:w="23" w:type="dxa"/>
              <w:bottom w:w="23" w:type="dxa"/>
              <w:right w:w="23" w:type="dxa"/>
            </w:tcMar>
          </w:tcPr>
          <w:p w14:paraId="14B24E58" w14:textId="77777777" w:rsidR="00DA6917" w:rsidRPr="007E5DEC" w:rsidRDefault="00AD4706" w:rsidP="00473439">
            <w:pPr>
              <w:spacing w:after="0" w:line="240" w:lineRule="auto"/>
              <w:jc w:val="left"/>
              <w:rPr>
                <w:sz w:val="16"/>
                <w:szCs w:val="16"/>
              </w:rPr>
            </w:pPr>
            <w:r w:rsidRPr="007E5DEC">
              <w:rPr>
                <w:sz w:val="16"/>
                <w:szCs w:val="16"/>
              </w:rPr>
              <w:t>38 (36.9%)</w:t>
            </w:r>
          </w:p>
          <w:p w14:paraId="1578BA82" w14:textId="2C495799" w:rsidR="00CD3E2C" w:rsidRPr="007E5DEC" w:rsidRDefault="00AD4706" w:rsidP="00473439">
            <w:pPr>
              <w:spacing w:after="0" w:line="240" w:lineRule="auto"/>
              <w:jc w:val="left"/>
              <w:rPr>
                <w:sz w:val="16"/>
                <w:szCs w:val="16"/>
              </w:rPr>
            </w:pPr>
            <w:r w:rsidRPr="007E5DEC">
              <w:rPr>
                <w:sz w:val="16"/>
                <w:szCs w:val="16"/>
              </w:rPr>
              <w:t>2 (100%)</w:t>
            </w:r>
          </w:p>
          <w:p w14:paraId="5397D4EF" w14:textId="77777777" w:rsidR="00CD3E2C" w:rsidRPr="007E5DEC" w:rsidRDefault="00AD4706" w:rsidP="00473439">
            <w:pPr>
              <w:spacing w:after="0" w:line="240" w:lineRule="auto"/>
              <w:jc w:val="left"/>
              <w:rPr>
                <w:sz w:val="16"/>
                <w:szCs w:val="16"/>
              </w:rPr>
            </w:pPr>
            <w:r w:rsidRPr="007E5DEC">
              <w:rPr>
                <w:sz w:val="16"/>
                <w:szCs w:val="16"/>
              </w:rPr>
              <w:t>11 (47.8%)</w:t>
            </w:r>
          </w:p>
          <w:p w14:paraId="03711857" w14:textId="77777777" w:rsidR="00DA6917" w:rsidRPr="007E5DEC" w:rsidRDefault="00AD4706" w:rsidP="00473439">
            <w:pPr>
              <w:spacing w:after="0" w:line="240" w:lineRule="auto"/>
              <w:jc w:val="left"/>
              <w:rPr>
                <w:sz w:val="16"/>
                <w:szCs w:val="16"/>
              </w:rPr>
            </w:pPr>
            <w:r w:rsidRPr="007E5DEC">
              <w:rPr>
                <w:sz w:val="16"/>
                <w:szCs w:val="16"/>
              </w:rPr>
              <w:t>49 (49.5%)</w:t>
            </w:r>
          </w:p>
          <w:p w14:paraId="02D0A826" w14:textId="5E0BBD7C" w:rsidR="00CD3E2C" w:rsidRPr="007E5DEC" w:rsidRDefault="00DA6917" w:rsidP="00473439">
            <w:pPr>
              <w:spacing w:after="0" w:line="240" w:lineRule="auto"/>
              <w:jc w:val="left"/>
              <w:rPr>
                <w:sz w:val="16"/>
                <w:szCs w:val="16"/>
              </w:rPr>
            </w:pPr>
            <w:r w:rsidRPr="007E5DEC">
              <w:rPr>
                <w:sz w:val="16"/>
                <w:szCs w:val="16"/>
              </w:rPr>
              <w:t>2 (40%)</w:t>
            </w:r>
          </w:p>
          <w:p w14:paraId="19CF6CAF" w14:textId="77777777" w:rsidR="00CD3E2C" w:rsidRPr="007E5DEC" w:rsidRDefault="00AD4706" w:rsidP="00473439">
            <w:pPr>
              <w:spacing w:after="0" w:line="240" w:lineRule="auto"/>
              <w:jc w:val="left"/>
              <w:rPr>
                <w:sz w:val="16"/>
                <w:szCs w:val="16"/>
              </w:rPr>
            </w:pPr>
            <w:r w:rsidRPr="007E5DEC">
              <w:rPr>
                <w:sz w:val="16"/>
                <w:szCs w:val="16"/>
              </w:rPr>
              <w:t>39 (53.4%)</w:t>
            </w:r>
          </w:p>
          <w:p w14:paraId="458935DD" w14:textId="77777777" w:rsidR="00CD3E2C" w:rsidRPr="007E5DEC" w:rsidRDefault="00AD4706" w:rsidP="00473439">
            <w:pPr>
              <w:spacing w:after="0" w:line="240" w:lineRule="auto"/>
              <w:jc w:val="left"/>
              <w:rPr>
                <w:sz w:val="16"/>
                <w:szCs w:val="16"/>
              </w:rPr>
            </w:pPr>
            <w:r w:rsidRPr="007E5DEC">
              <w:rPr>
                <w:sz w:val="16"/>
                <w:szCs w:val="16"/>
              </w:rPr>
              <w:t>86 (50%)</w:t>
            </w:r>
          </w:p>
        </w:tc>
        <w:tc>
          <w:tcPr>
            <w:tcW w:w="630" w:type="pct"/>
            <w:tcBorders>
              <w:top w:val="single" w:sz="4" w:space="0" w:color="000000"/>
              <w:left w:val="nil"/>
              <w:bottom w:val="single" w:sz="8" w:space="0" w:color="auto"/>
              <w:right w:val="nil"/>
            </w:tcBorders>
            <w:tcMar>
              <w:top w:w="23" w:type="dxa"/>
              <w:left w:w="23" w:type="dxa"/>
              <w:bottom w:w="23" w:type="dxa"/>
              <w:right w:w="23" w:type="dxa"/>
            </w:tcMar>
          </w:tcPr>
          <w:p w14:paraId="3BE44A49" w14:textId="77777777" w:rsidR="00CD3E2C" w:rsidRPr="007E5DEC" w:rsidRDefault="00AD4706" w:rsidP="00473439">
            <w:pPr>
              <w:spacing w:after="0" w:line="240" w:lineRule="auto"/>
              <w:jc w:val="left"/>
              <w:rPr>
                <w:sz w:val="16"/>
                <w:szCs w:val="16"/>
              </w:rPr>
            </w:pPr>
            <w:r w:rsidRPr="007E5DEC">
              <w:rPr>
                <w:sz w:val="16"/>
                <w:szCs w:val="16"/>
              </w:rPr>
              <w:t>65 (63.1%) N/A</w:t>
            </w:r>
          </w:p>
          <w:p w14:paraId="400294AE" w14:textId="77777777" w:rsidR="00CD3E2C" w:rsidRPr="007E5DEC" w:rsidRDefault="00AD4706" w:rsidP="00473439">
            <w:pPr>
              <w:spacing w:after="0" w:line="240" w:lineRule="auto"/>
              <w:jc w:val="left"/>
              <w:rPr>
                <w:sz w:val="16"/>
                <w:szCs w:val="16"/>
              </w:rPr>
            </w:pPr>
            <w:r w:rsidRPr="007E5DEC">
              <w:rPr>
                <w:sz w:val="16"/>
                <w:szCs w:val="16"/>
              </w:rPr>
              <w:t>12 (52.2%)</w:t>
            </w:r>
          </w:p>
          <w:p w14:paraId="0D225811" w14:textId="77777777" w:rsidR="00DA6917" w:rsidRPr="007E5DEC" w:rsidRDefault="00AD4706" w:rsidP="00473439">
            <w:pPr>
              <w:spacing w:after="0" w:line="240" w:lineRule="auto"/>
              <w:jc w:val="left"/>
              <w:rPr>
                <w:sz w:val="16"/>
                <w:szCs w:val="16"/>
              </w:rPr>
            </w:pPr>
            <w:r w:rsidRPr="007E5DEC">
              <w:rPr>
                <w:sz w:val="16"/>
                <w:szCs w:val="16"/>
              </w:rPr>
              <w:t>50 (50.5%)</w:t>
            </w:r>
          </w:p>
          <w:p w14:paraId="3E0EBFF6" w14:textId="7EAEA5FA" w:rsidR="00CD3E2C" w:rsidRPr="007E5DEC" w:rsidRDefault="00DA6917" w:rsidP="00473439">
            <w:pPr>
              <w:spacing w:after="0" w:line="240" w:lineRule="auto"/>
              <w:jc w:val="left"/>
              <w:rPr>
                <w:sz w:val="16"/>
                <w:szCs w:val="16"/>
              </w:rPr>
            </w:pPr>
            <w:r w:rsidRPr="007E5DEC">
              <w:rPr>
                <w:sz w:val="16"/>
                <w:szCs w:val="16"/>
              </w:rPr>
              <w:t>3 (60%)</w:t>
            </w:r>
          </w:p>
          <w:p w14:paraId="56E717A8" w14:textId="77777777" w:rsidR="00CD3E2C" w:rsidRPr="007E5DEC" w:rsidRDefault="00AD4706" w:rsidP="00473439">
            <w:pPr>
              <w:spacing w:after="0" w:line="240" w:lineRule="auto"/>
              <w:jc w:val="left"/>
              <w:rPr>
                <w:sz w:val="16"/>
                <w:szCs w:val="16"/>
              </w:rPr>
            </w:pPr>
            <w:r w:rsidRPr="007E5DEC">
              <w:rPr>
                <w:sz w:val="16"/>
                <w:szCs w:val="16"/>
              </w:rPr>
              <w:t>34 (46.6%)</w:t>
            </w:r>
          </w:p>
          <w:p w14:paraId="7A837952" w14:textId="77777777" w:rsidR="00CD3E2C" w:rsidRPr="007E5DEC" w:rsidRDefault="00AD4706" w:rsidP="00473439">
            <w:pPr>
              <w:spacing w:after="0" w:line="240" w:lineRule="auto"/>
              <w:jc w:val="left"/>
              <w:rPr>
                <w:sz w:val="16"/>
                <w:szCs w:val="16"/>
              </w:rPr>
            </w:pPr>
            <w:r w:rsidRPr="007E5DEC">
              <w:rPr>
                <w:sz w:val="16"/>
                <w:szCs w:val="16"/>
              </w:rPr>
              <w:t>86 (50%)</w:t>
            </w:r>
          </w:p>
        </w:tc>
        <w:tc>
          <w:tcPr>
            <w:tcW w:w="721" w:type="pct"/>
            <w:tcBorders>
              <w:top w:val="single" w:sz="4" w:space="0" w:color="000000"/>
              <w:left w:val="nil"/>
              <w:bottom w:val="single" w:sz="8" w:space="0" w:color="auto"/>
              <w:right w:val="nil"/>
            </w:tcBorders>
            <w:tcMar>
              <w:top w:w="23" w:type="dxa"/>
              <w:left w:w="23" w:type="dxa"/>
              <w:bottom w:w="23" w:type="dxa"/>
              <w:right w:w="23" w:type="dxa"/>
            </w:tcMar>
          </w:tcPr>
          <w:p w14:paraId="20D23135" w14:textId="77777777" w:rsidR="00CD3E2C" w:rsidRPr="007E5DEC" w:rsidRDefault="00AD4706" w:rsidP="00473439">
            <w:pPr>
              <w:spacing w:after="0" w:line="240" w:lineRule="auto"/>
              <w:jc w:val="left"/>
              <w:rPr>
                <w:sz w:val="16"/>
                <w:szCs w:val="16"/>
              </w:rPr>
            </w:pPr>
            <w:r w:rsidRPr="007E5DEC">
              <w:rPr>
                <w:sz w:val="16"/>
                <w:szCs w:val="16"/>
              </w:rPr>
              <w:t>103 (21.6%)</w:t>
            </w:r>
          </w:p>
          <w:p w14:paraId="3AB67FD1" w14:textId="77777777" w:rsidR="00CD3E2C" w:rsidRPr="007E5DEC" w:rsidRDefault="00AD4706" w:rsidP="00473439">
            <w:pPr>
              <w:spacing w:after="0" w:line="240" w:lineRule="auto"/>
              <w:jc w:val="left"/>
              <w:rPr>
                <w:sz w:val="16"/>
                <w:szCs w:val="16"/>
              </w:rPr>
            </w:pPr>
            <w:r w:rsidRPr="007E5DEC">
              <w:rPr>
                <w:sz w:val="16"/>
                <w:szCs w:val="16"/>
              </w:rPr>
              <w:t>2 (0.4%)</w:t>
            </w:r>
          </w:p>
          <w:p w14:paraId="06524C4C" w14:textId="77777777" w:rsidR="00CD3E2C" w:rsidRPr="007E5DEC" w:rsidRDefault="00AD4706" w:rsidP="00473439">
            <w:pPr>
              <w:spacing w:after="0" w:line="240" w:lineRule="auto"/>
              <w:jc w:val="left"/>
              <w:rPr>
                <w:sz w:val="16"/>
                <w:szCs w:val="16"/>
              </w:rPr>
            </w:pPr>
            <w:r w:rsidRPr="007E5DEC">
              <w:rPr>
                <w:sz w:val="16"/>
                <w:szCs w:val="16"/>
              </w:rPr>
              <w:t>23 (4.8%)</w:t>
            </w:r>
          </w:p>
          <w:p w14:paraId="10D1AF48" w14:textId="77777777" w:rsidR="00DA6917" w:rsidRPr="007E5DEC" w:rsidRDefault="00AD4706" w:rsidP="00473439">
            <w:pPr>
              <w:spacing w:after="0" w:line="240" w:lineRule="auto"/>
              <w:jc w:val="left"/>
              <w:rPr>
                <w:sz w:val="16"/>
                <w:szCs w:val="16"/>
              </w:rPr>
            </w:pPr>
            <w:r w:rsidRPr="007E5DEC">
              <w:rPr>
                <w:sz w:val="16"/>
                <w:szCs w:val="16"/>
              </w:rPr>
              <w:t>99 (20.8%)</w:t>
            </w:r>
          </w:p>
          <w:p w14:paraId="1E45AB25" w14:textId="538E2FEE" w:rsidR="00CD3E2C" w:rsidRPr="007E5DEC" w:rsidRDefault="00AD4706" w:rsidP="00473439">
            <w:pPr>
              <w:spacing w:after="0" w:line="240" w:lineRule="auto"/>
              <w:jc w:val="left"/>
              <w:rPr>
                <w:sz w:val="16"/>
                <w:szCs w:val="16"/>
              </w:rPr>
            </w:pPr>
            <w:r w:rsidRPr="007E5DEC">
              <w:rPr>
                <w:sz w:val="16"/>
                <w:szCs w:val="16"/>
              </w:rPr>
              <w:t>5</w:t>
            </w:r>
            <w:r w:rsidR="00DA6917" w:rsidRPr="007E5DEC">
              <w:rPr>
                <w:sz w:val="16"/>
                <w:szCs w:val="16"/>
              </w:rPr>
              <w:t xml:space="preserve"> </w:t>
            </w:r>
            <w:r w:rsidRPr="007E5DEC">
              <w:rPr>
                <w:sz w:val="16"/>
                <w:szCs w:val="16"/>
              </w:rPr>
              <w:t>(1%)</w:t>
            </w:r>
          </w:p>
          <w:p w14:paraId="71C3725F" w14:textId="77777777" w:rsidR="00CD3E2C" w:rsidRPr="007E5DEC" w:rsidRDefault="00AD4706" w:rsidP="00473439">
            <w:pPr>
              <w:spacing w:after="0" w:line="240" w:lineRule="auto"/>
              <w:jc w:val="left"/>
              <w:rPr>
                <w:sz w:val="16"/>
                <w:szCs w:val="16"/>
              </w:rPr>
            </w:pPr>
            <w:r w:rsidRPr="007E5DEC">
              <w:rPr>
                <w:sz w:val="16"/>
                <w:szCs w:val="16"/>
              </w:rPr>
              <w:t>73 (15.3%)</w:t>
            </w:r>
          </w:p>
          <w:p w14:paraId="72078EBC" w14:textId="77777777" w:rsidR="00CD3E2C" w:rsidRPr="007E5DEC" w:rsidRDefault="00AD4706" w:rsidP="00473439">
            <w:pPr>
              <w:spacing w:after="0" w:line="240" w:lineRule="auto"/>
              <w:jc w:val="left"/>
              <w:rPr>
                <w:sz w:val="16"/>
                <w:szCs w:val="16"/>
              </w:rPr>
            </w:pPr>
            <w:r w:rsidRPr="007E5DEC">
              <w:rPr>
                <w:sz w:val="16"/>
                <w:szCs w:val="16"/>
              </w:rPr>
              <w:t>172 (36.1%)</w:t>
            </w:r>
          </w:p>
        </w:tc>
      </w:tr>
    </w:tbl>
    <w:p w14:paraId="564C7E0D" w14:textId="0EBC8DE7" w:rsidR="00CD3E2C" w:rsidRDefault="00AD4706" w:rsidP="009A3616">
      <w:pPr>
        <w:pStyle w:val="Heading3"/>
        <w:numPr>
          <w:ilvl w:val="0"/>
          <w:numId w:val="0"/>
        </w:numPr>
      </w:pPr>
      <w:r>
        <w:t>B.2.1</w:t>
      </w:r>
      <w:r w:rsidR="00620F13">
        <w:tab/>
      </w:r>
      <w:r>
        <w:t>Input Data and Preprocessing</w:t>
      </w:r>
    </w:p>
    <w:p w14:paraId="4F8C8F1D" w14:textId="5D7F99CE" w:rsidR="0018395D" w:rsidRDefault="00AD4706" w:rsidP="009A3616">
      <w:r>
        <w:t xml:space="preserve">For GPT-3.5 and GPT-4, 6939 text prompts were generated for each physician agreed record as input to instruct the models to assign CODs based on the open </w:t>
      </w:r>
      <w:r w:rsidRPr="00C17E82">
        <w:t>narratives</w:t>
      </w:r>
      <w:r>
        <w:t>. Two types of text prompts were used: user prompts and system prompts. System</w:t>
      </w:r>
      <w:r w:rsidR="0018395D">
        <w:t xml:space="preserve"> prompts contained textual instructions to assign the role of a physician ICD-10 coder with expertise in Sierra Leone. The following system prompt was used:</w:t>
      </w:r>
    </w:p>
    <w:p w14:paraId="5E5B35EF" w14:textId="77777777" w:rsidR="0018395D" w:rsidRPr="00BB4B9F" w:rsidRDefault="0018395D" w:rsidP="007C7C97">
      <w:pPr>
        <w:ind w:left="720"/>
        <w:rPr>
          <w:i/>
          <w:iCs/>
          <w:szCs w:val="20"/>
        </w:rPr>
      </w:pPr>
      <w:r w:rsidRPr="00BB4B9F">
        <w:rPr>
          <w:rFonts w:ascii="Calibri" w:eastAsia="Calibri" w:hAnsi="Calibri" w:cs="Calibri"/>
          <w:i/>
          <w:iCs/>
          <w:szCs w:val="20"/>
        </w:rPr>
        <w:t>You are a physician with expertise in determining underlying causes of death in Sierra Leone by assigning the most probable</w:t>
      </w:r>
      <w:r w:rsidR="0037737F" w:rsidRPr="00BB4B9F">
        <w:rPr>
          <w:rFonts w:ascii="Calibri" w:eastAsia="Calibri" w:hAnsi="Calibri" w:cs="Calibri"/>
          <w:i/>
          <w:iCs/>
          <w:szCs w:val="20"/>
        </w:rPr>
        <w:t xml:space="preserve"> </w:t>
      </w:r>
      <w:r w:rsidRPr="00BB4B9F">
        <w:rPr>
          <w:rFonts w:ascii="Calibri" w:eastAsia="Calibri" w:hAnsi="Calibri" w:cs="Calibri"/>
          <w:i/>
          <w:iCs/>
          <w:szCs w:val="20"/>
        </w:rPr>
        <w:t>ICD−10 code for each death using verbal autopsy narratives. Return only the ICD−10 code without description. E. g. A00. If there are multiple ICD−10 codes, show one code per line.</w:t>
      </w:r>
    </w:p>
    <w:p w14:paraId="7AC7B72C" w14:textId="6D035E2F" w:rsidR="0072607B" w:rsidRDefault="0018395D" w:rsidP="009A3616">
      <w:r>
        <w:t xml:space="preserve">User prompts contained textual instructions to perform coding of VA records based on the age, sex, and narrative of the deceased. The following template was used to generate user prompts for each record, where </w:t>
      </w:r>
      <w:r>
        <w:rPr>
          <w:rFonts w:ascii="Calibri" w:eastAsia="Calibri" w:hAnsi="Calibri" w:cs="Calibri"/>
        </w:rPr>
        <w:t xml:space="preserve">&lt;age&gt; </w:t>
      </w:r>
      <w:r>
        <w:t xml:space="preserve">and </w:t>
      </w:r>
      <w:r>
        <w:rPr>
          <w:rFonts w:ascii="Calibri" w:eastAsia="Calibri" w:hAnsi="Calibri" w:cs="Calibri"/>
        </w:rPr>
        <w:t xml:space="preserve">&lt;sex&gt; </w:t>
      </w:r>
      <w:r>
        <w:t xml:space="preserve">from the questionnaire, and </w:t>
      </w:r>
      <w:r>
        <w:rPr>
          <w:rFonts w:ascii="Calibri" w:eastAsia="Calibri" w:hAnsi="Calibri" w:cs="Calibri"/>
        </w:rPr>
        <w:t xml:space="preserve">&lt;narrative&gt; </w:t>
      </w:r>
      <w:r>
        <w:t>from the narratives, were replaced with values from the data:</w:t>
      </w:r>
    </w:p>
    <w:p w14:paraId="4C4738E0" w14:textId="12CD24CB" w:rsidR="0072607B" w:rsidRPr="00CA666B" w:rsidRDefault="0018395D" w:rsidP="00CA666B">
      <w:pPr>
        <w:ind w:left="720"/>
        <w:rPr>
          <w:rFonts w:ascii="Calibri" w:hAnsi="Calibri" w:cs="Calibri"/>
          <w:i/>
          <w:iCs/>
          <w:szCs w:val="20"/>
        </w:rPr>
      </w:pPr>
      <w:r w:rsidRPr="00BB4B9F">
        <w:rPr>
          <w:rFonts w:ascii="Calibri" w:eastAsia="Calibri" w:hAnsi="Calibri" w:cs="Calibri"/>
          <w:i/>
          <w:iCs/>
          <w:szCs w:val="20"/>
        </w:rPr>
        <w:lastRenderedPageBreak/>
        <w:t>Determine the underlying cause of death and provide the most probable ICD−10 code for a verbal autopsy narrative</w:t>
      </w:r>
      <w:r w:rsidR="0037737F" w:rsidRPr="00BB4B9F">
        <w:rPr>
          <w:rFonts w:ascii="Calibri" w:eastAsia="Calibri" w:hAnsi="Calibri" w:cs="Calibri"/>
          <w:i/>
          <w:iCs/>
          <w:szCs w:val="20"/>
        </w:rPr>
        <w:t xml:space="preserve"> </w:t>
      </w:r>
      <w:r w:rsidRPr="00BB4B9F">
        <w:rPr>
          <w:rFonts w:ascii="Calibri" w:eastAsia="Calibri" w:hAnsi="Calibri" w:cs="Calibri"/>
          <w:i/>
          <w:iCs/>
          <w:szCs w:val="20"/>
        </w:rPr>
        <w:t xml:space="preserve">of a </w:t>
      </w:r>
      <w:r w:rsidRPr="00BB4B9F">
        <w:rPr>
          <w:rFonts w:ascii="Calibri" w:hAnsi="Calibri" w:cs="Calibri"/>
          <w:i/>
          <w:iCs/>
          <w:szCs w:val="20"/>
        </w:rPr>
        <w:t>&lt;</w:t>
      </w:r>
      <w:r w:rsidRPr="00BB4B9F">
        <w:rPr>
          <w:rFonts w:ascii="Calibri" w:eastAsia="Calibri" w:hAnsi="Calibri" w:cs="Calibri"/>
          <w:i/>
          <w:iCs/>
          <w:szCs w:val="20"/>
        </w:rPr>
        <w:t>age</w:t>
      </w:r>
      <w:r w:rsidRPr="00BB4B9F">
        <w:rPr>
          <w:rFonts w:ascii="Calibri" w:hAnsi="Calibri" w:cs="Calibri"/>
          <w:i/>
          <w:iCs/>
          <w:szCs w:val="20"/>
        </w:rPr>
        <w:t xml:space="preserve">&gt; </w:t>
      </w:r>
      <w:r w:rsidRPr="00BB4B9F">
        <w:rPr>
          <w:rFonts w:ascii="Calibri" w:eastAsia="Calibri" w:hAnsi="Calibri" w:cs="Calibri"/>
          <w:i/>
          <w:iCs/>
          <w:szCs w:val="20"/>
        </w:rPr>
        <w:t xml:space="preserve">years old </w:t>
      </w:r>
      <w:r w:rsidRPr="00BB4B9F">
        <w:rPr>
          <w:rFonts w:ascii="Calibri" w:hAnsi="Calibri" w:cs="Calibri"/>
          <w:i/>
          <w:iCs/>
          <w:szCs w:val="20"/>
        </w:rPr>
        <w:t>&lt;</w:t>
      </w:r>
      <w:r w:rsidRPr="00BB4B9F">
        <w:rPr>
          <w:rFonts w:ascii="Calibri" w:eastAsia="Calibri" w:hAnsi="Calibri" w:cs="Calibri"/>
          <w:i/>
          <w:iCs/>
          <w:szCs w:val="20"/>
        </w:rPr>
        <w:t>sex</w:t>
      </w:r>
      <w:r w:rsidRPr="00BB4B9F">
        <w:rPr>
          <w:rFonts w:ascii="Calibri" w:hAnsi="Calibri" w:cs="Calibri"/>
          <w:i/>
          <w:iCs/>
          <w:szCs w:val="20"/>
        </w:rPr>
        <w:t xml:space="preserve">&gt; </w:t>
      </w:r>
      <w:r w:rsidRPr="00BB4B9F">
        <w:rPr>
          <w:rFonts w:ascii="Calibri" w:eastAsia="Calibri" w:hAnsi="Calibri" w:cs="Calibri"/>
          <w:i/>
          <w:iCs/>
          <w:szCs w:val="20"/>
        </w:rPr>
        <w:t xml:space="preserve">death in Sierra Leone: </w:t>
      </w:r>
      <w:r w:rsidRPr="00BB4B9F">
        <w:rPr>
          <w:rFonts w:ascii="Calibri" w:hAnsi="Calibri" w:cs="Calibri"/>
          <w:i/>
          <w:iCs/>
          <w:szCs w:val="20"/>
        </w:rPr>
        <w:t>&lt;</w:t>
      </w:r>
      <w:r w:rsidRPr="00BB4B9F">
        <w:rPr>
          <w:rFonts w:ascii="Calibri" w:eastAsia="Calibri" w:hAnsi="Calibri" w:cs="Calibri"/>
          <w:i/>
          <w:iCs/>
          <w:szCs w:val="20"/>
        </w:rPr>
        <w:t>narrative</w:t>
      </w:r>
      <w:r w:rsidRPr="00BB4B9F">
        <w:rPr>
          <w:rFonts w:ascii="Calibri" w:hAnsi="Calibri" w:cs="Calibri"/>
          <w:i/>
          <w:iCs/>
          <w:szCs w:val="20"/>
        </w:rPr>
        <w:t>&gt;</w:t>
      </w:r>
    </w:p>
    <w:p w14:paraId="61C85076" w14:textId="173F05BB" w:rsidR="00500156" w:rsidRDefault="00500156" w:rsidP="009A3616">
      <w:r>
        <w:t xml:space="preserve">For InterVA-5 and </w:t>
      </w:r>
      <w:proofErr w:type="spellStart"/>
      <w:r>
        <w:t>InSilicoVA</w:t>
      </w:r>
      <w:proofErr w:type="spellEnd"/>
      <w:r>
        <w:t xml:space="preserve">, the standardized questionnaire data from the HEAL-SL EVA were first converted into 2016 World </w:t>
      </w:r>
      <w:r w:rsidRPr="00500156">
        <w:t xml:space="preserve">Health Organization (WHO) VA questionnaire revision 1.5.1 Open Data Kit (ODK) format </w:t>
      </w:r>
      <w:r w:rsidRPr="00500156">
        <w:fldChar w:fldCharType="begin"/>
      </w:r>
      <w:r w:rsidR="004B119E">
        <w:instrText xml:space="preserve"> ADDIN ZOTERO_ITEM CSL_CITATION {"citationID":"00000055","properties":{"unsorted":false,"formattedCitation":"[79, 80]","plainCitation":"[79, 80]","noteIndex":0},"citationItems":[{"id":2704,"uris":["http://zotero.org/users/6749620/items/GD6ZFPJW"],"itemData":{"id":2704,"type":"webpage","abstract":"Publications of the World Health Organization","language":"en","title":"ODK for verbal autopsy: A quick guide","title-short":"ODK for verbal autopsy","URL":"https://www.who.int/publications/m/item/odk-for-verbal-autopsy--a-quick-guide","author":[{"literal":"World Health Organization"}],"accessed":{"date-parts":[["2024",1,24]]},"issued":{"date-parts":[["2022"]]},"citation-key":"worldhealthorganizationODKVerbalAutopsy2022"},"prefix":""},{"id":2592,"uris":["http://zotero.org/users/6749620/items/RD3U84K3"],"itemData":{"id":2592,"type":"software","abstract":"Powerful forms to collect the data you need wherever it is. Join the researchers, field teams, and other professionals using ODK to collect data that matters.","title":"ODK - Collect data anywhere","URL":"https://getodk.org","author":[{"literal":"Nafundi"}],"accessed":{"date-parts":[["2024",1,10]]},"issued":{"date-parts":[["2023"]]},"citation-key":"nafundiODKCollectData2023"},"prefix":""}],"schema":"https://github.com/citation-style-language/schema/raw/master/csl-citation.json"} </w:instrText>
      </w:r>
      <w:r w:rsidRPr="00500156">
        <w:fldChar w:fldCharType="separate"/>
      </w:r>
      <w:r w:rsidR="004B119E">
        <w:t>[79, 80]</w:t>
      </w:r>
      <w:r w:rsidRPr="00500156">
        <w:fldChar w:fldCharType="end"/>
      </w:r>
      <w:r w:rsidRPr="00500156">
        <w:t xml:space="preserve"> consisting of 526 variables </w:t>
      </w:r>
      <w:r w:rsidRPr="00500156">
        <w:fldChar w:fldCharType="begin"/>
      </w:r>
      <w:r w:rsidR="004B119E">
        <w:instrText xml:space="preserve"> ADDIN ZOTERO_ITEM CSL_CITATION {"citationID":"00000056","properties":{"unsorted":false,"formattedCitation":"[81]","plainCitation":"[81]","noteIndex":0},"citationItems":[{"id":2706,"uris":["http://zotero.org/users/6749620/items/ZGTAVBVF"],"itemData":{"id":2706,"type":"software","abstract":"Release 1.1 including extended hints","publisher":"Swiss Tropical and Public Health Institute","title":"Release ODK 2016 WHO VA instrument 1.5.1 SwissTPH/WHO-VA","URL":"https://github.com/SwissTPH/WHO-VA/releases/tag/1.5%2C1","version":"1.5.1","author":[{"family":"DiPasquale","given":"Aurelio"},{"family":"Maire","given":"Nicolas"},{"family":"Bratschi","given":"Martin"}],"accessed":{"date-parts":[["2024",1,24]]},"issued":{"date-parts":[["2016"]]},"citation-key":"dipasqualeReleaseODK20162016"},"prefix":""}],"schema":"https://github.com/citation-style-language/schema/raw/master/csl-citation.json"} </w:instrText>
      </w:r>
      <w:r w:rsidRPr="00500156">
        <w:fldChar w:fldCharType="separate"/>
      </w:r>
      <w:r w:rsidR="004B119E">
        <w:t>[81]</w:t>
      </w:r>
      <w:r w:rsidRPr="00500156">
        <w:fldChar w:fldCharType="end"/>
      </w:r>
      <w:r w:rsidRPr="00500156">
        <w:t xml:space="preserve">, followed by further conversion into </w:t>
      </w:r>
      <w:proofErr w:type="spellStart"/>
      <w:r w:rsidRPr="00500156">
        <w:t>OpenVA</w:t>
      </w:r>
      <w:proofErr w:type="spellEnd"/>
      <w:r w:rsidRPr="00500156">
        <w:t xml:space="preserve"> format </w:t>
      </w:r>
      <w:r w:rsidRPr="00500156">
        <w:fldChar w:fldCharType="begin"/>
      </w:r>
      <w:r w:rsidR="004B119E">
        <w:instrText xml:space="preserve"> ADDIN ZOTERO_ITEM CSL_CITATION {"citationID":"00000057","properties":{"unsorted":false,"formattedCitation":"[41]","plainCitation":"[41]","noteIndex":0},"citationItems":[{"id":2596,"uris":["http://zotero.org/users/6749620/items/9K6D3V3X"],"itemData":{"id":2596,"type":"article-journal","abstract":"Verbal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rsidRPr="00500156">
        <w:fldChar w:fldCharType="separate"/>
      </w:r>
      <w:r w:rsidR="004B119E">
        <w:t>[41]</w:t>
      </w:r>
      <w:r w:rsidRPr="00500156">
        <w:fldChar w:fldCharType="end"/>
      </w:r>
      <w:r w:rsidRPr="00500156">
        <w:t xml:space="preserve"> consisting of 353 variables </w:t>
      </w:r>
      <w:r w:rsidRPr="00500156">
        <w:fldChar w:fldCharType="begin"/>
      </w:r>
      <w:r w:rsidR="004B119E">
        <w:instrText xml:space="preserve"> ADDIN ZOTERO_ITEM CSL_CITATION {"citationID":"00000058","properties":{"unsorted":false,"formattedCitation":"[82]","plainCitation":"[82]","noteIndex":0},"citationItems":[{"id":2708,"uris":["http://zotero.org/users/6749620/items/PGB6BLS6"],"itemData":{"id":2708,"type":"document","license":"GPL-3","note":"Column descriptions for the OpenVA format shown in Appendix 1 of the User Guide.","title":"InterVA-5.1 User Guide","URL":"http://www.byass.uk/interva/products","author":[{"family":"Byass","given":"Peter"}],"accessed":{"date-parts":[["2024",1,25]]},"issued":{"date-parts":[["2020",4]]},"citation-key":"byassInterVA5UserGuide2020"},"prefix":""}],"schema":"https://github.com/citation-style-language/schema/raw/master/csl-citation.json"} </w:instrText>
      </w:r>
      <w:r w:rsidRPr="00500156">
        <w:fldChar w:fldCharType="separate"/>
      </w:r>
      <w:r w:rsidR="004B119E">
        <w:t>[82]</w:t>
      </w:r>
      <w:r w:rsidRPr="00500156">
        <w:fldChar w:fldCharType="end"/>
      </w:r>
      <w:r w:rsidRPr="00500156">
        <w:t xml:space="preserve"> using the </w:t>
      </w:r>
      <w:proofErr w:type="spellStart"/>
      <w:r w:rsidRPr="00500156">
        <w:t>pyCrossVA</w:t>
      </w:r>
      <w:proofErr w:type="spellEnd"/>
      <w:r w:rsidRPr="00500156">
        <w:t xml:space="preserve"> version 0.97 Python package </w:t>
      </w:r>
      <w:r w:rsidRPr="00500156">
        <w:fldChar w:fldCharType="begin"/>
      </w:r>
      <w:r w:rsidR="004B119E">
        <w:instrText xml:space="preserve"> ADDIN ZOTERO_ITEM CSL_CITATION {"citationID":"00000059","properties":{"unsorted":false,"formattedCitation":"[83]","plainCitation":"[83]","noteIndex":0},"citationItems":[{"id":2594,"uris":["http://zotero.org/users/6749620/items/YZX52E9C"],"itemData":{"id":2594,"type":"software","genre":"Python","license":"GNU General Public License v3","medium":"OS Independent","source":"PyPI","title":"pycrossva: Prepare data from WHO and PHRMC instruments for verbal autopsy algorithms","title-short":"pycrossva","URL":"https://pypi.org/project/pycrossva/","version":"0.97","author":[{"family":"Thomas","given":"Jason"},{"literal":"ekarpinskiMITRE"},{"literal":"pkmitre"},{"literal":"owentrigueros"},{"family":"Choi","given":"Peter"},{"family":"Chu","given":"Yue"}],"accessed":{"date-parts":[["2024",1,10]]},"citation-key":"thomasPycrossvaPrepareData"},"prefix":""}],"schema":"https://github.com/citation-style-language/schema/raw/master/csl-citation.json"} </w:instrText>
      </w:r>
      <w:r w:rsidRPr="00500156">
        <w:fldChar w:fldCharType="separate"/>
      </w:r>
      <w:r w:rsidR="004B119E">
        <w:t>[83]</w:t>
      </w:r>
      <w:r w:rsidRPr="00500156">
        <w:fldChar w:fldCharType="end"/>
      </w:r>
      <w:r w:rsidRPr="00500156">
        <w:t xml:space="preserve">. The 6939 records were all converted into </w:t>
      </w:r>
      <w:proofErr w:type="spellStart"/>
      <w:r w:rsidRPr="00500156">
        <w:t>OpenVA</w:t>
      </w:r>
      <w:proofErr w:type="spellEnd"/>
      <w:r w:rsidRPr="00500156">
        <w:t xml:space="preserve"> formatted records for InterVA-5 and </w:t>
      </w:r>
      <w:proofErr w:type="spellStart"/>
      <w:r w:rsidRPr="00500156">
        <w:t>InSilicoVA</w:t>
      </w:r>
      <w:proofErr w:type="spellEnd"/>
      <w:r w:rsidRPr="00500156">
        <w:t>.</w:t>
      </w:r>
    </w:p>
    <w:p w14:paraId="69A15E9E" w14:textId="77777777" w:rsidR="00CD3E2C" w:rsidRDefault="00AD4706" w:rsidP="009A3616">
      <w:pPr>
        <w:pStyle w:val="TableCaption"/>
      </w:pPr>
      <w:r>
        <w:rPr>
          <w:b/>
        </w:rPr>
        <w:t xml:space="preserve">Table B5 </w:t>
      </w:r>
      <w:r>
        <w:t>Study data by age range.</w:t>
      </w:r>
    </w:p>
    <w:tbl>
      <w:tblPr>
        <w:tblStyle w:val="TableGrid"/>
        <w:tblW w:w="5000" w:type="pct"/>
        <w:jc w:val="center"/>
        <w:tblCellSpacing w:w="11" w:type="dxa"/>
        <w:tblInd w:w="0" w:type="dxa"/>
        <w:tblCellMar>
          <w:top w:w="24" w:type="dxa"/>
          <w:left w:w="23" w:type="dxa"/>
          <w:bottom w:w="24" w:type="dxa"/>
          <w:right w:w="23" w:type="dxa"/>
        </w:tblCellMar>
        <w:tblLook w:val="04A0" w:firstRow="1" w:lastRow="0" w:firstColumn="1" w:lastColumn="0" w:noHBand="0" w:noVBand="1"/>
      </w:tblPr>
      <w:tblGrid>
        <w:gridCol w:w="3244"/>
        <w:gridCol w:w="1461"/>
        <w:gridCol w:w="1422"/>
        <w:gridCol w:w="1516"/>
        <w:gridCol w:w="1383"/>
      </w:tblGrid>
      <w:tr w:rsidR="00EA4F76" w14:paraId="3CD39592" w14:textId="77777777" w:rsidTr="008C62BF">
        <w:trPr>
          <w:trHeight w:val="20"/>
          <w:tblCellSpacing w:w="11" w:type="dxa"/>
          <w:jc w:val="center"/>
        </w:trPr>
        <w:tc>
          <w:tcPr>
            <w:tcW w:w="1771" w:type="pct"/>
            <w:tcBorders>
              <w:top w:val="single" w:sz="8" w:space="0" w:color="auto"/>
              <w:left w:val="nil"/>
              <w:right w:val="nil"/>
            </w:tcBorders>
          </w:tcPr>
          <w:p w14:paraId="6EB7D133" w14:textId="77777777" w:rsidR="00CD3E2C" w:rsidRDefault="00AD4706" w:rsidP="00F73808">
            <w:pPr>
              <w:spacing w:after="0" w:line="240" w:lineRule="auto"/>
              <w:jc w:val="left"/>
            </w:pPr>
            <w:r>
              <w:rPr>
                <w:sz w:val="16"/>
              </w:rPr>
              <w:t>Age Group</w:t>
            </w:r>
          </w:p>
        </w:tc>
        <w:tc>
          <w:tcPr>
            <w:tcW w:w="794" w:type="pct"/>
            <w:tcBorders>
              <w:top w:val="single" w:sz="8" w:space="0" w:color="auto"/>
              <w:left w:val="nil"/>
              <w:right w:val="nil"/>
            </w:tcBorders>
          </w:tcPr>
          <w:p w14:paraId="1CE190C2" w14:textId="77777777" w:rsidR="00CD3E2C" w:rsidRDefault="00AD4706" w:rsidP="00F73808">
            <w:pPr>
              <w:spacing w:after="0" w:line="240" w:lineRule="auto"/>
              <w:jc w:val="left"/>
            </w:pPr>
            <w:r>
              <w:rPr>
                <w:sz w:val="16"/>
              </w:rPr>
              <w:t>Age Range</w:t>
            </w:r>
          </w:p>
        </w:tc>
        <w:tc>
          <w:tcPr>
            <w:tcW w:w="772" w:type="pct"/>
            <w:tcBorders>
              <w:top w:val="single" w:sz="8" w:space="0" w:color="auto"/>
              <w:left w:val="nil"/>
              <w:right w:val="nil"/>
            </w:tcBorders>
          </w:tcPr>
          <w:p w14:paraId="147B264A" w14:textId="77777777" w:rsidR="00CD3E2C" w:rsidRDefault="00AD4706" w:rsidP="00F73808">
            <w:pPr>
              <w:spacing w:after="0" w:line="240" w:lineRule="auto"/>
              <w:jc w:val="left"/>
            </w:pPr>
            <w:r>
              <w:rPr>
                <w:sz w:val="16"/>
              </w:rPr>
              <w:t>Female</w:t>
            </w:r>
          </w:p>
        </w:tc>
        <w:tc>
          <w:tcPr>
            <w:tcW w:w="824" w:type="pct"/>
            <w:tcBorders>
              <w:top w:val="single" w:sz="8" w:space="0" w:color="auto"/>
              <w:left w:val="nil"/>
              <w:right w:val="nil"/>
            </w:tcBorders>
          </w:tcPr>
          <w:p w14:paraId="5378A71E" w14:textId="77777777" w:rsidR="00CD3E2C" w:rsidRDefault="00AD4706" w:rsidP="00F73808">
            <w:pPr>
              <w:spacing w:after="0" w:line="240" w:lineRule="auto"/>
              <w:jc w:val="left"/>
            </w:pPr>
            <w:r>
              <w:rPr>
                <w:sz w:val="16"/>
              </w:rPr>
              <w:t>Male</w:t>
            </w:r>
          </w:p>
        </w:tc>
        <w:tc>
          <w:tcPr>
            <w:tcW w:w="745" w:type="pct"/>
            <w:tcBorders>
              <w:top w:val="single" w:sz="8" w:space="0" w:color="auto"/>
              <w:left w:val="nil"/>
              <w:right w:val="nil"/>
            </w:tcBorders>
          </w:tcPr>
          <w:p w14:paraId="56B0199E" w14:textId="77777777" w:rsidR="00CD3E2C" w:rsidRDefault="00AD4706" w:rsidP="00F73808">
            <w:pPr>
              <w:spacing w:after="0" w:line="240" w:lineRule="auto"/>
              <w:jc w:val="left"/>
            </w:pPr>
            <w:r>
              <w:rPr>
                <w:sz w:val="16"/>
              </w:rPr>
              <w:t>Total</w:t>
            </w:r>
          </w:p>
        </w:tc>
      </w:tr>
      <w:tr w:rsidR="00EA4F76" w14:paraId="5B9DA014" w14:textId="77777777" w:rsidTr="008C62BF">
        <w:trPr>
          <w:trHeight w:val="20"/>
          <w:tblCellSpacing w:w="11" w:type="dxa"/>
          <w:jc w:val="center"/>
        </w:trPr>
        <w:tc>
          <w:tcPr>
            <w:tcW w:w="1771" w:type="pct"/>
            <w:tcBorders>
              <w:top w:val="single" w:sz="4" w:space="0" w:color="auto"/>
              <w:left w:val="nil"/>
              <w:bottom w:val="single" w:sz="4" w:space="0" w:color="000000"/>
              <w:right w:val="nil"/>
            </w:tcBorders>
          </w:tcPr>
          <w:p w14:paraId="771A2D20" w14:textId="77777777" w:rsidR="00EA4F76" w:rsidRDefault="00EA4F76" w:rsidP="00F73808">
            <w:pPr>
              <w:spacing w:after="0" w:line="240" w:lineRule="auto"/>
              <w:jc w:val="left"/>
            </w:pPr>
            <w:r>
              <w:rPr>
                <w:sz w:val="16"/>
              </w:rPr>
              <w:t>Adult (n=3826, 55.1%)</w:t>
            </w:r>
          </w:p>
          <w:p w14:paraId="424219D0" w14:textId="77777777" w:rsidR="00EA4F76" w:rsidRDefault="00EA4F76" w:rsidP="00F73808">
            <w:pPr>
              <w:spacing w:after="0" w:line="240" w:lineRule="auto"/>
              <w:jc w:val="left"/>
            </w:pPr>
            <w:r>
              <w:rPr>
                <w:sz w:val="16"/>
              </w:rPr>
              <w:t>Adult Female (n=1681, 43.9%)</w:t>
            </w:r>
          </w:p>
          <w:p w14:paraId="7FDE0434" w14:textId="7CE51DB2" w:rsidR="00EA4F76" w:rsidRDefault="00EA4F76" w:rsidP="00F73808">
            <w:pPr>
              <w:spacing w:after="0" w:line="240" w:lineRule="auto"/>
              <w:jc w:val="left"/>
              <w:rPr>
                <w:sz w:val="16"/>
              </w:rPr>
            </w:pPr>
            <w:r>
              <w:rPr>
                <w:sz w:val="16"/>
              </w:rPr>
              <w:t>Adult Male (n=2145, 56.1%)</w:t>
            </w:r>
          </w:p>
        </w:tc>
        <w:tc>
          <w:tcPr>
            <w:tcW w:w="794" w:type="pct"/>
            <w:tcBorders>
              <w:top w:val="single" w:sz="4" w:space="0" w:color="auto"/>
              <w:left w:val="nil"/>
              <w:bottom w:val="single" w:sz="4" w:space="0" w:color="000000"/>
              <w:right w:val="nil"/>
            </w:tcBorders>
          </w:tcPr>
          <w:p w14:paraId="55CF90E3" w14:textId="77777777" w:rsidR="00D90804" w:rsidRPr="00D90804" w:rsidRDefault="00D90804" w:rsidP="00F73808">
            <w:pPr>
              <w:spacing w:after="0" w:line="240" w:lineRule="auto"/>
              <w:jc w:val="left"/>
              <w:rPr>
                <w:sz w:val="16"/>
              </w:rPr>
            </w:pPr>
            <w:r w:rsidRPr="00D90804">
              <w:rPr>
                <w:sz w:val="16"/>
              </w:rPr>
              <w:t>12-14 Years</w:t>
            </w:r>
          </w:p>
          <w:p w14:paraId="16F62E9B" w14:textId="77777777" w:rsidR="00D90804" w:rsidRPr="00D90804" w:rsidRDefault="00D90804" w:rsidP="00F73808">
            <w:pPr>
              <w:spacing w:after="0" w:line="240" w:lineRule="auto"/>
              <w:jc w:val="left"/>
              <w:rPr>
                <w:sz w:val="16"/>
              </w:rPr>
            </w:pPr>
            <w:r w:rsidRPr="00D90804">
              <w:rPr>
                <w:sz w:val="16"/>
              </w:rPr>
              <w:t>15-19 Years</w:t>
            </w:r>
          </w:p>
          <w:p w14:paraId="7D66B77D" w14:textId="77777777" w:rsidR="00D90804" w:rsidRPr="00D90804" w:rsidRDefault="00D90804" w:rsidP="00F73808">
            <w:pPr>
              <w:spacing w:after="0" w:line="240" w:lineRule="auto"/>
              <w:jc w:val="left"/>
              <w:rPr>
                <w:sz w:val="16"/>
              </w:rPr>
            </w:pPr>
            <w:r w:rsidRPr="00D90804">
              <w:rPr>
                <w:sz w:val="16"/>
              </w:rPr>
              <w:t>20-24 Years</w:t>
            </w:r>
          </w:p>
          <w:p w14:paraId="689A25AD" w14:textId="77777777" w:rsidR="00D90804" w:rsidRPr="00D90804" w:rsidRDefault="00D90804" w:rsidP="00F73808">
            <w:pPr>
              <w:spacing w:after="0" w:line="240" w:lineRule="auto"/>
              <w:jc w:val="left"/>
              <w:rPr>
                <w:sz w:val="16"/>
              </w:rPr>
            </w:pPr>
            <w:r w:rsidRPr="00D90804">
              <w:rPr>
                <w:sz w:val="16"/>
              </w:rPr>
              <w:t>25-29 Years</w:t>
            </w:r>
          </w:p>
          <w:p w14:paraId="7CA45402" w14:textId="77777777" w:rsidR="00D90804" w:rsidRPr="00D90804" w:rsidRDefault="00D90804" w:rsidP="00F73808">
            <w:pPr>
              <w:spacing w:after="0" w:line="240" w:lineRule="auto"/>
              <w:jc w:val="left"/>
              <w:rPr>
                <w:sz w:val="16"/>
              </w:rPr>
            </w:pPr>
            <w:r w:rsidRPr="00D90804">
              <w:rPr>
                <w:sz w:val="16"/>
              </w:rPr>
              <w:t>30-34 Years</w:t>
            </w:r>
          </w:p>
          <w:p w14:paraId="4737BBB9" w14:textId="77777777" w:rsidR="00D90804" w:rsidRPr="00D90804" w:rsidRDefault="00D90804" w:rsidP="00F73808">
            <w:pPr>
              <w:spacing w:after="0" w:line="240" w:lineRule="auto"/>
              <w:jc w:val="left"/>
              <w:rPr>
                <w:sz w:val="16"/>
              </w:rPr>
            </w:pPr>
            <w:r w:rsidRPr="00D90804">
              <w:rPr>
                <w:sz w:val="16"/>
              </w:rPr>
              <w:t>35-39 Years</w:t>
            </w:r>
          </w:p>
          <w:p w14:paraId="402990BB" w14:textId="77777777" w:rsidR="00D90804" w:rsidRPr="00D90804" w:rsidRDefault="00D90804" w:rsidP="00F73808">
            <w:pPr>
              <w:spacing w:after="0" w:line="240" w:lineRule="auto"/>
              <w:jc w:val="left"/>
              <w:rPr>
                <w:sz w:val="16"/>
              </w:rPr>
            </w:pPr>
            <w:r w:rsidRPr="00D90804">
              <w:rPr>
                <w:sz w:val="16"/>
              </w:rPr>
              <w:t>40-44 Years</w:t>
            </w:r>
          </w:p>
          <w:p w14:paraId="15A23EB0" w14:textId="77777777" w:rsidR="00D90804" w:rsidRPr="00D90804" w:rsidRDefault="00D90804" w:rsidP="00F73808">
            <w:pPr>
              <w:spacing w:after="0" w:line="240" w:lineRule="auto"/>
              <w:jc w:val="left"/>
              <w:rPr>
                <w:sz w:val="16"/>
              </w:rPr>
            </w:pPr>
            <w:r w:rsidRPr="00D90804">
              <w:rPr>
                <w:sz w:val="16"/>
              </w:rPr>
              <w:t>45-49 Years</w:t>
            </w:r>
          </w:p>
          <w:p w14:paraId="0C4B96DF" w14:textId="77777777" w:rsidR="00D90804" w:rsidRPr="00D90804" w:rsidRDefault="00D90804" w:rsidP="00F73808">
            <w:pPr>
              <w:spacing w:after="0" w:line="240" w:lineRule="auto"/>
              <w:jc w:val="left"/>
              <w:rPr>
                <w:sz w:val="16"/>
              </w:rPr>
            </w:pPr>
            <w:r w:rsidRPr="00D90804">
              <w:rPr>
                <w:sz w:val="16"/>
              </w:rPr>
              <w:t>50-54 Years</w:t>
            </w:r>
          </w:p>
          <w:p w14:paraId="4AE78D94" w14:textId="77777777" w:rsidR="00D90804" w:rsidRPr="00D90804" w:rsidRDefault="00D90804" w:rsidP="00F73808">
            <w:pPr>
              <w:spacing w:after="0" w:line="240" w:lineRule="auto"/>
              <w:jc w:val="left"/>
              <w:rPr>
                <w:sz w:val="16"/>
              </w:rPr>
            </w:pPr>
            <w:r w:rsidRPr="00D90804">
              <w:rPr>
                <w:sz w:val="16"/>
              </w:rPr>
              <w:t>55-59 Years</w:t>
            </w:r>
          </w:p>
          <w:p w14:paraId="302F32D2" w14:textId="77777777" w:rsidR="00D90804" w:rsidRPr="00D90804" w:rsidRDefault="00D90804" w:rsidP="00F73808">
            <w:pPr>
              <w:spacing w:after="0" w:line="240" w:lineRule="auto"/>
              <w:jc w:val="left"/>
              <w:rPr>
                <w:sz w:val="16"/>
              </w:rPr>
            </w:pPr>
            <w:r w:rsidRPr="00D90804">
              <w:rPr>
                <w:sz w:val="16"/>
              </w:rPr>
              <w:t>60-64 Years</w:t>
            </w:r>
          </w:p>
          <w:p w14:paraId="03543A87" w14:textId="1DBD63C7" w:rsidR="00EA4F76" w:rsidRDefault="00D90804" w:rsidP="00F73808">
            <w:pPr>
              <w:spacing w:after="0" w:line="240" w:lineRule="auto"/>
              <w:jc w:val="left"/>
              <w:rPr>
                <w:sz w:val="16"/>
              </w:rPr>
            </w:pPr>
            <w:r w:rsidRPr="00D90804">
              <w:rPr>
                <w:sz w:val="16"/>
              </w:rPr>
              <w:t>65-69 Years</w:t>
            </w:r>
          </w:p>
        </w:tc>
        <w:tc>
          <w:tcPr>
            <w:tcW w:w="772" w:type="pct"/>
            <w:tcBorders>
              <w:top w:val="single" w:sz="4" w:space="0" w:color="auto"/>
              <w:left w:val="nil"/>
              <w:bottom w:val="single" w:sz="4" w:space="0" w:color="000000"/>
              <w:right w:val="nil"/>
            </w:tcBorders>
          </w:tcPr>
          <w:p w14:paraId="0A2B8427" w14:textId="77777777" w:rsidR="00D90804" w:rsidRPr="00D90804" w:rsidRDefault="00D90804" w:rsidP="00F73808">
            <w:pPr>
              <w:spacing w:after="0" w:line="240" w:lineRule="auto"/>
              <w:jc w:val="left"/>
              <w:rPr>
                <w:sz w:val="16"/>
              </w:rPr>
            </w:pPr>
            <w:r w:rsidRPr="00D90804">
              <w:rPr>
                <w:sz w:val="16"/>
              </w:rPr>
              <w:t>51 (37.8%)</w:t>
            </w:r>
          </w:p>
          <w:p w14:paraId="42797681" w14:textId="77777777" w:rsidR="00D90804" w:rsidRPr="00D90804" w:rsidRDefault="00D90804" w:rsidP="00F73808">
            <w:pPr>
              <w:spacing w:after="0" w:line="240" w:lineRule="auto"/>
              <w:jc w:val="left"/>
              <w:rPr>
                <w:sz w:val="16"/>
              </w:rPr>
            </w:pPr>
            <w:r w:rsidRPr="00D90804">
              <w:rPr>
                <w:sz w:val="16"/>
              </w:rPr>
              <w:t>115 (42.8%)</w:t>
            </w:r>
          </w:p>
          <w:p w14:paraId="48C3FE64" w14:textId="77777777" w:rsidR="00D90804" w:rsidRPr="00D90804" w:rsidRDefault="00D90804" w:rsidP="00F73808">
            <w:pPr>
              <w:spacing w:after="0" w:line="240" w:lineRule="auto"/>
              <w:jc w:val="left"/>
              <w:rPr>
                <w:sz w:val="16"/>
              </w:rPr>
            </w:pPr>
            <w:r w:rsidRPr="00D90804">
              <w:rPr>
                <w:sz w:val="16"/>
              </w:rPr>
              <w:t>146 (53.1%)</w:t>
            </w:r>
          </w:p>
          <w:p w14:paraId="22031FC4" w14:textId="77777777" w:rsidR="00D90804" w:rsidRPr="00D90804" w:rsidRDefault="00D90804" w:rsidP="00F73808">
            <w:pPr>
              <w:spacing w:after="0" w:line="240" w:lineRule="auto"/>
              <w:jc w:val="left"/>
              <w:rPr>
                <w:sz w:val="16"/>
              </w:rPr>
            </w:pPr>
            <w:r w:rsidRPr="00D90804">
              <w:rPr>
                <w:sz w:val="16"/>
              </w:rPr>
              <w:t>159 (45.2%)</w:t>
            </w:r>
          </w:p>
          <w:p w14:paraId="6CE66915" w14:textId="77777777" w:rsidR="00D90804" w:rsidRPr="00D90804" w:rsidRDefault="00D90804" w:rsidP="00F73808">
            <w:pPr>
              <w:spacing w:after="0" w:line="240" w:lineRule="auto"/>
              <w:jc w:val="left"/>
              <w:rPr>
                <w:sz w:val="16"/>
              </w:rPr>
            </w:pPr>
            <w:r w:rsidRPr="00D90804">
              <w:rPr>
                <w:sz w:val="16"/>
              </w:rPr>
              <w:t>174 (50.9%)</w:t>
            </w:r>
          </w:p>
          <w:p w14:paraId="5E5A4463" w14:textId="77777777" w:rsidR="00D90804" w:rsidRPr="00D90804" w:rsidRDefault="00D90804" w:rsidP="00F73808">
            <w:pPr>
              <w:spacing w:after="0" w:line="240" w:lineRule="auto"/>
              <w:jc w:val="left"/>
              <w:rPr>
                <w:sz w:val="16"/>
              </w:rPr>
            </w:pPr>
            <w:r w:rsidRPr="00D90804">
              <w:rPr>
                <w:sz w:val="16"/>
              </w:rPr>
              <w:t>153 (45.4%)</w:t>
            </w:r>
          </w:p>
          <w:p w14:paraId="47FE6A3F" w14:textId="77777777" w:rsidR="00D90804" w:rsidRPr="00D90804" w:rsidRDefault="00D90804" w:rsidP="00F73808">
            <w:pPr>
              <w:spacing w:after="0" w:line="240" w:lineRule="auto"/>
              <w:jc w:val="left"/>
              <w:rPr>
                <w:sz w:val="16"/>
              </w:rPr>
            </w:pPr>
            <w:r w:rsidRPr="00D90804">
              <w:rPr>
                <w:sz w:val="16"/>
              </w:rPr>
              <w:t>134 (42%)</w:t>
            </w:r>
          </w:p>
          <w:p w14:paraId="063EDC64" w14:textId="77777777" w:rsidR="00D90804" w:rsidRPr="00D90804" w:rsidRDefault="00D90804" w:rsidP="00F73808">
            <w:pPr>
              <w:spacing w:after="0" w:line="240" w:lineRule="auto"/>
              <w:jc w:val="left"/>
              <w:rPr>
                <w:sz w:val="16"/>
              </w:rPr>
            </w:pPr>
            <w:r w:rsidRPr="00D90804">
              <w:rPr>
                <w:sz w:val="16"/>
              </w:rPr>
              <w:t>148 (47%)</w:t>
            </w:r>
          </w:p>
          <w:p w14:paraId="34999237" w14:textId="77777777" w:rsidR="00D90804" w:rsidRPr="00D90804" w:rsidRDefault="00D90804" w:rsidP="00F73808">
            <w:pPr>
              <w:spacing w:after="0" w:line="240" w:lineRule="auto"/>
              <w:jc w:val="left"/>
              <w:rPr>
                <w:sz w:val="16"/>
              </w:rPr>
            </w:pPr>
            <w:r w:rsidRPr="00D90804">
              <w:rPr>
                <w:sz w:val="16"/>
              </w:rPr>
              <w:t>134 (39.6%)</w:t>
            </w:r>
          </w:p>
          <w:p w14:paraId="028B1011" w14:textId="77777777" w:rsidR="00D90804" w:rsidRPr="00D90804" w:rsidRDefault="00D90804" w:rsidP="00F73808">
            <w:pPr>
              <w:spacing w:after="0" w:line="240" w:lineRule="auto"/>
              <w:jc w:val="left"/>
              <w:rPr>
                <w:sz w:val="16"/>
              </w:rPr>
            </w:pPr>
            <w:r w:rsidRPr="00D90804">
              <w:rPr>
                <w:sz w:val="16"/>
              </w:rPr>
              <w:t>96 (37.6%)</w:t>
            </w:r>
          </w:p>
          <w:p w14:paraId="2BF4059D" w14:textId="77777777" w:rsidR="00D90804" w:rsidRPr="00D90804" w:rsidRDefault="00D90804" w:rsidP="00F73808">
            <w:pPr>
              <w:spacing w:after="0" w:line="240" w:lineRule="auto"/>
              <w:jc w:val="left"/>
              <w:rPr>
                <w:sz w:val="16"/>
              </w:rPr>
            </w:pPr>
            <w:r w:rsidRPr="00D90804">
              <w:rPr>
                <w:sz w:val="16"/>
              </w:rPr>
              <w:t>128 (40.8%)</w:t>
            </w:r>
          </w:p>
          <w:p w14:paraId="5155F547" w14:textId="4B881CAC" w:rsidR="00EA4F76" w:rsidRDefault="00D90804" w:rsidP="00F73808">
            <w:pPr>
              <w:spacing w:after="0" w:line="240" w:lineRule="auto"/>
              <w:jc w:val="left"/>
              <w:rPr>
                <w:sz w:val="16"/>
              </w:rPr>
            </w:pPr>
            <w:r w:rsidRPr="00D90804">
              <w:rPr>
                <w:sz w:val="16"/>
              </w:rPr>
              <w:t>243 (42.3%)</w:t>
            </w:r>
          </w:p>
        </w:tc>
        <w:tc>
          <w:tcPr>
            <w:tcW w:w="824" w:type="pct"/>
            <w:tcBorders>
              <w:top w:val="single" w:sz="4" w:space="0" w:color="auto"/>
              <w:left w:val="nil"/>
              <w:bottom w:val="single" w:sz="4" w:space="0" w:color="000000"/>
              <w:right w:val="nil"/>
            </w:tcBorders>
          </w:tcPr>
          <w:p w14:paraId="2144BA48" w14:textId="77777777" w:rsidR="00D90804" w:rsidRPr="00D90804" w:rsidRDefault="00D90804" w:rsidP="00F73808">
            <w:pPr>
              <w:spacing w:after="0" w:line="240" w:lineRule="auto"/>
              <w:jc w:val="left"/>
              <w:rPr>
                <w:sz w:val="16"/>
              </w:rPr>
            </w:pPr>
            <w:r w:rsidRPr="00D90804">
              <w:rPr>
                <w:sz w:val="16"/>
              </w:rPr>
              <w:t>84 (62.2%)</w:t>
            </w:r>
          </w:p>
          <w:p w14:paraId="64AB1F11" w14:textId="77777777" w:rsidR="00D90804" w:rsidRPr="00D90804" w:rsidRDefault="00D90804" w:rsidP="00F73808">
            <w:pPr>
              <w:spacing w:after="0" w:line="240" w:lineRule="auto"/>
              <w:jc w:val="left"/>
              <w:rPr>
                <w:sz w:val="16"/>
              </w:rPr>
            </w:pPr>
            <w:r w:rsidRPr="00D90804">
              <w:rPr>
                <w:sz w:val="16"/>
              </w:rPr>
              <w:t>154 (57.2%)</w:t>
            </w:r>
          </w:p>
          <w:p w14:paraId="13D3B0E3" w14:textId="77777777" w:rsidR="00D90804" w:rsidRPr="00D90804" w:rsidRDefault="00D90804" w:rsidP="00F73808">
            <w:pPr>
              <w:spacing w:after="0" w:line="240" w:lineRule="auto"/>
              <w:jc w:val="left"/>
              <w:rPr>
                <w:sz w:val="16"/>
              </w:rPr>
            </w:pPr>
            <w:r w:rsidRPr="00D90804">
              <w:rPr>
                <w:sz w:val="16"/>
              </w:rPr>
              <w:t>129 (46.9%)</w:t>
            </w:r>
          </w:p>
          <w:p w14:paraId="3B35A28C" w14:textId="77777777" w:rsidR="00D90804" w:rsidRPr="00D90804" w:rsidRDefault="00D90804" w:rsidP="00F73808">
            <w:pPr>
              <w:spacing w:after="0" w:line="240" w:lineRule="auto"/>
              <w:jc w:val="left"/>
              <w:rPr>
                <w:sz w:val="16"/>
              </w:rPr>
            </w:pPr>
            <w:r w:rsidRPr="00D90804">
              <w:rPr>
                <w:sz w:val="16"/>
              </w:rPr>
              <w:t>193 (54.8%)</w:t>
            </w:r>
          </w:p>
          <w:p w14:paraId="13A9A38A" w14:textId="77777777" w:rsidR="00D90804" w:rsidRPr="00D90804" w:rsidRDefault="00D90804" w:rsidP="00F73808">
            <w:pPr>
              <w:spacing w:after="0" w:line="240" w:lineRule="auto"/>
              <w:jc w:val="left"/>
              <w:rPr>
                <w:sz w:val="16"/>
              </w:rPr>
            </w:pPr>
            <w:r w:rsidRPr="00D90804">
              <w:rPr>
                <w:sz w:val="16"/>
              </w:rPr>
              <w:t>168 (49.1%)</w:t>
            </w:r>
          </w:p>
          <w:p w14:paraId="6DF38DF7" w14:textId="77777777" w:rsidR="00D90804" w:rsidRPr="00D90804" w:rsidRDefault="00D90804" w:rsidP="00F73808">
            <w:pPr>
              <w:spacing w:after="0" w:line="240" w:lineRule="auto"/>
              <w:jc w:val="left"/>
              <w:rPr>
                <w:sz w:val="16"/>
              </w:rPr>
            </w:pPr>
            <w:r w:rsidRPr="00D90804">
              <w:rPr>
                <w:sz w:val="16"/>
              </w:rPr>
              <w:t>184 (54.6%)</w:t>
            </w:r>
          </w:p>
          <w:p w14:paraId="339A3CB6" w14:textId="77777777" w:rsidR="00D90804" w:rsidRPr="00D90804" w:rsidRDefault="00D90804" w:rsidP="00F73808">
            <w:pPr>
              <w:spacing w:after="0" w:line="240" w:lineRule="auto"/>
              <w:jc w:val="left"/>
              <w:rPr>
                <w:sz w:val="16"/>
              </w:rPr>
            </w:pPr>
            <w:r w:rsidRPr="00D90804">
              <w:rPr>
                <w:sz w:val="16"/>
              </w:rPr>
              <w:t>185 (58%)</w:t>
            </w:r>
          </w:p>
          <w:p w14:paraId="3F17CEE2" w14:textId="77777777" w:rsidR="00D90804" w:rsidRPr="00D90804" w:rsidRDefault="00D90804" w:rsidP="00F73808">
            <w:pPr>
              <w:spacing w:after="0" w:line="240" w:lineRule="auto"/>
              <w:jc w:val="left"/>
              <w:rPr>
                <w:sz w:val="16"/>
              </w:rPr>
            </w:pPr>
            <w:r w:rsidRPr="00D90804">
              <w:rPr>
                <w:sz w:val="16"/>
              </w:rPr>
              <w:t>167 (53%)</w:t>
            </w:r>
          </w:p>
          <w:p w14:paraId="0F6899DC" w14:textId="77777777" w:rsidR="00D90804" w:rsidRPr="00D90804" w:rsidRDefault="00D90804" w:rsidP="00F73808">
            <w:pPr>
              <w:spacing w:after="0" w:line="240" w:lineRule="auto"/>
              <w:jc w:val="left"/>
              <w:rPr>
                <w:sz w:val="16"/>
              </w:rPr>
            </w:pPr>
            <w:r w:rsidRPr="00D90804">
              <w:rPr>
                <w:sz w:val="16"/>
              </w:rPr>
              <w:t>204 (60.4%)</w:t>
            </w:r>
          </w:p>
          <w:p w14:paraId="3AE333A9" w14:textId="77777777" w:rsidR="00D90804" w:rsidRPr="00D90804" w:rsidRDefault="00D90804" w:rsidP="00F73808">
            <w:pPr>
              <w:spacing w:after="0" w:line="240" w:lineRule="auto"/>
              <w:jc w:val="left"/>
              <w:rPr>
                <w:sz w:val="16"/>
              </w:rPr>
            </w:pPr>
            <w:r w:rsidRPr="00D90804">
              <w:rPr>
                <w:sz w:val="16"/>
              </w:rPr>
              <w:t>159 (62.4%)</w:t>
            </w:r>
          </w:p>
          <w:p w14:paraId="3941B0B6" w14:textId="77777777" w:rsidR="00D90804" w:rsidRPr="00D90804" w:rsidRDefault="00D90804" w:rsidP="00F73808">
            <w:pPr>
              <w:spacing w:after="0" w:line="240" w:lineRule="auto"/>
              <w:jc w:val="left"/>
              <w:rPr>
                <w:sz w:val="16"/>
              </w:rPr>
            </w:pPr>
            <w:r w:rsidRPr="00D90804">
              <w:rPr>
                <w:sz w:val="16"/>
              </w:rPr>
              <w:t>186 (59.2%)</w:t>
            </w:r>
          </w:p>
          <w:p w14:paraId="69AF9363" w14:textId="2825198C" w:rsidR="00EA4F76" w:rsidRDefault="00D90804" w:rsidP="00F73808">
            <w:pPr>
              <w:spacing w:after="0" w:line="240" w:lineRule="auto"/>
              <w:jc w:val="left"/>
              <w:rPr>
                <w:sz w:val="16"/>
              </w:rPr>
            </w:pPr>
            <w:r w:rsidRPr="00D90804">
              <w:rPr>
                <w:sz w:val="16"/>
              </w:rPr>
              <w:t>332 (57.7%)</w:t>
            </w:r>
          </w:p>
        </w:tc>
        <w:tc>
          <w:tcPr>
            <w:tcW w:w="745" w:type="pct"/>
            <w:tcBorders>
              <w:top w:val="single" w:sz="4" w:space="0" w:color="auto"/>
              <w:left w:val="nil"/>
              <w:bottom w:val="single" w:sz="4" w:space="0" w:color="000000"/>
              <w:right w:val="nil"/>
            </w:tcBorders>
          </w:tcPr>
          <w:p w14:paraId="30ECBB8B" w14:textId="77777777" w:rsidR="00D90804" w:rsidRPr="00D90804" w:rsidRDefault="00D90804" w:rsidP="00F73808">
            <w:pPr>
              <w:spacing w:after="0" w:line="240" w:lineRule="auto"/>
              <w:jc w:val="left"/>
              <w:rPr>
                <w:sz w:val="16"/>
              </w:rPr>
            </w:pPr>
            <w:r w:rsidRPr="00D90804">
              <w:rPr>
                <w:sz w:val="16"/>
              </w:rPr>
              <w:t>135 (3.5%)</w:t>
            </w:r>
          </w:p>
          <w:p w14:paraId="04E37E2B" w14:textId="77777777" w:rsidR="00D90804" w:rsidRPr="00D90804" w:rsidRDefault="00D90804" w:rsidP="00F73808">
            <w:pPr>
              <w:spacing w:after="0" w:line="240" w:lineRule="auto"/>
              <w:jc w:val="left"/>
              <w:rPr>
                <w:sz w:val="16"/>
              </w:rPr>
            </w:pPr>
            <w:r w:rsidRPr="00D90804">
              <w:rPr>
                <w:sz w:val="16"/>
              </w:rPr>
              <w:t>269 (7%)</w:t>
            </w:r>
          </w:p>
          <w:p w14:paraId="266BF3B7" w14:textId="77777777" w:rsidR="00D90804" w:rsidRPr="00D90804" w:rsidRDefault="00D90804" w:rsidP="00F73808">
            <w:pPr>
              <w:spacing w:after="0" w:line="240" w:lineRule="auto"/>
              <w:jc w:val="left"/>
              <w:rPr>
                <w:sz w:val="16"/>
              </w:rPr>
            </w:pPr>
            <w:r w:rsidRPr="00D90804">
              <w:rPr>
                <w:sz w:val="16"/>
              </w:rPr>
              <w:t>275 (7.2%)</w:t>
            </w:r>
          </w:p>
          <w:p w14:paraId="167180E2" w14:textId="77777777" w:rsidR="00D90804" w:rsidRPr="00D90804" w:rsidRDefault="00D90804" w:rsidP="00F73808">
            <w:pPr>
              <w:spacing w:after="0" w:line="240" w:lineRule="auto"/>
              <w:jc w:val="left"/>
              <w:rPr>
                <w:sz w:val="16"/>
              </w:rPr>
            </w:pPr>
            <w:r w:rsidRPr="00D90804">
              <w:rPr>
                <w:sz w:val="16"/>
              </w:rPr>
              <w:t>352 (9.2%)</w:t>
            </w:r>
          </w:p>
          <w:p w14:paraId="1B6A29EE" w14:textId="77777777" w:rsidR="00D90804" w:rsidRPr="00D90804" w:rsidRDefault="00D90804" w:rsidP="00F73808">
            <w:pPr>
              <w:spacing w:after="0" w:line="240" w:lineRule="auto"/>
              <w:jc w:val="left"/>
              <w:rPr>
                <w:sz w:val="16"/>
              </w:rPr>
            </w:pPr>
            <w:r w:rsidRPr="00D90804">
              <w:rPr>
                <w:sz w:val="16"/>
              </w:rPr>
              <w:t>342 (8.9%)</w:t>
            </w:r>
          </w:p>
          <w:p w14:paraId="52D76268" w14:textId="77777777" w:rsidR="00D90804" w:rsidRPr="00D90804" w:rsidRDefault="00D90804" w:rsidP="00F73808">
            <w:pPr>
              <w:spacing w:after="0" w:line="240" w:lineRule="auto"/>
              <w:jc w:val="left"/>
              <w:rPr>
                <w:sz w:val="16"/>
              </w:rPr>
            </w:pPr>
            <w:r w:rsidRPr="00D90804">
              <w:rPr>
                <w:sz w:val="16"/>
              </w:rPr>
              <w:t>337 (8.8%)</w:t>
            </w:r>
          </w:p>
          <w:p w14:paraId="2BE70C8B" w14:textId="77777777" w:rsidR="00D90804" w:rsidRPr="00D90804" w:rsidRDefault="00D90804" w:rsidP="00F73808">
            <w:pPr>
              <w:spacing w:after="0" w:line="240" w:lineRule="auto"/>
              <w:jc w:val="left"/>
              <w:rPr>
                <w:sz w:val="16"/>
              </w:rPr>
            </w:pPr>
            <w:r w:rsidRPr="00D90804">
              <w:rPr>
                <w:sz w:val="16"/>
              </w:rPr>
              <w:t>319 (8.3%)</w:t>
            </w:r>
          </w:p>
          <w:p w14:paraId="59D90563" w14:textId="77777777" w:rsidR="00D90804" w:rsidRPr="00D90804" w:rsidRDefault="00D90804" w:rsidP="00F73808">
            <w:pPr>
              <w:spacing w:after="0" w:line="240" w:lineRule="auto"/>
              <w:jc w:val="left"/>
              <w:rPr>
                <w:sz w:val="16"/>
              </w:rPr>
            </w:pPr>
            <w:r w:rsidRPr="00D90804">
              <w:rPr>
                <w:sz w:val="16"/>
              </w:rPr>
              <w:t>315 (8.2%)</w:t>
            </w:r>
          </w:p>
          <w:p w14:paraId="75B09F72" w14:textId="77777777" w:rsidR="00D90804" w:rsidRPr="00D90804" w:rsidRDefault="00D90804" w:rsidP="00F73808">
            <w:pPr>
              <w:spacing w:after="0" w:line="240" w:lineRule="auto"/>
              <w:jc w:val="left"/>
              <w:rPr>
                <w:sz w:val="16"/>
              </w:rPr>
            </w:pPr>
            <w:r w:rsidRPr="00D90804">
              <w:rPr>
                <w:sz w:val="16"/>
              </w:rPr>
              <w:t>338 (8.8%)</w:t>
            </w:r>
          </w:p>
          <w:p w14:paraId="13E1DB9E" w14:textId="77777777" w:rsidR="00D90804" w:rsidRPr="00D90804" w:rsidRDefault="00D90804" w:rsidP="00F73808">
            <w:pPr>
              <w:spacing w:after="0" w:line="240" w:lineRule="auto"/>
              <w:jc w:val="left"/>
              <w:rPr>
                <w:sz w:val="16"/>
              </w:rPr>
            </w:pPr>
            <w:r w:rsidRPr="00D90804">
              <w:rPr>
                <w:sz w:val="16"/>
              </w:rPr>
              <w:t>255 (6.7%)</w:t>
            </w:r>
          </w:p>
          <w:p w14:paraId="5AB2F1F9" w14:textId="77777777" w:rsidR="00D90804" w:rsidRPr="00D90804" w:rsidRDefault="00D90804" w:rsidP="00F73808">
            <w:pPr>
              <w:spacing w:after="0" w:line="240" w:lineRule="auto"/>
              <w:jc w:val="left"/>
              <w:rPr>
                <w:sz w:val="16"/>
              </w:rPr>
            </w:pPr>
            <w:r w:rsidRPr="00D90804">
              <w:rPr>
                <w:sz w:val="16"/>
              </w:rPr>
              <w:t>314 (8.2%)</w:t>
            </w:r>
          </w:p>
          <w:p w14:paraId="0FB631B5" w14:textId="1DF9B26E" w:rsidR="00EA4F76" w:rsidRDefault="00D90804" w:rsidP="00F73808">
            <w:pPr>
              <w:spacing w:after="0" w:line="240" w:lineRule="auto"/>
              <w:jc w:val="left"/>
              <w:rPr>
                <w:sz w:val="16"/>
              </w:rPr>
            </w:pPr>
            <w:r w:rsidRPr="00D90804">
              <w:rPr>
                <w:sz w:val="16"/>
              </w:rPr>
              <w:t>575 (15%)</w:t>
            </w:r>
          </w:p>
        </w:tc>
      </w:tr>
      <w:tr w:rsidR="00EA4F76" w14:paraId="4718D20A" w14:textId="77777777" w:rsidTr="008C62BF">
        <w:trPr>
          <w:trHeight w:val="20"/>
          <w:tblCellSpacing w:w="11" w:type="dxa"/>
          <w:jc w:val="center"/>
        </w:trPr>
        <w:tc>
          <w:tcPr>
            <w:tcW w:w="1771" w:type="pct"/>
            <w:tcBorders>
              <w:left w:val="nil"/>
              <w:right w:val="nil"/>
            </w:tcBorders>
          </w:tcPr>
          <w:p w14:paraId="4EB13314" w14:textId="77777777" w:rsidR="00EA4F76" w:rsidRDefault="00EA4F76" w:rsidP="00F73808">
            <w:pPr>
              <w:spacing w:after="0" w:line="240" w:lineRule="auto"/>
              <w:jc w:val="left"/>
            </w:pPr>
            <w:r>
              <w:rPr>
                <w:sz w:val="16"/>
              </w:rPr>
              <w:t>Child (n=2636, 38%)</w:t>
            </w:r>
          </w:p>
          <w:p w14:paraId="7F0154F0" w14:textId="77777777" w:rsidR="00EA4F76" w:rsidRDefault="00EA4F76" w:rsidP="00F73808">
            <w:pPr>
              <w:spacing w:after="0" w:line="240" w:lineRule="auto"/>
              <w:jc w:val="left"/>
            </w:pPr>
            <w:r>
              <w:rPr>
                <w:sz w:val="16"/>
              </w:rPr>
              <w:t>Child Female (n=1290, 48.9%)</w:t>
            </w:r>
          </w:p>
          <w:p w14:paraId="0D85D2BC" w14:textId="712470BF" w:rsidR="00EA4F76" w:rsidRDefault="00EA4F76" w:rsidP="00F73808">
            <w:pPr>
              <w:spacing w:after="0" w:line="240" w:lineRule="auto"/>
              <w:jc w:val="left"/>
              <w:rPr>
                <w:sz w:val="16"/>
              </w:rPr>
            </w:pPr>
            <w:r>
              <w:rPr>
                <w:sz w:val="16"/>
              </w:rPr>
              <w:t>Child Male (n=1346, 51.1%)</w:t>
            </w:r>
          </w:p>
        </w:tc>
        <w:tc>
          <w:tcPr>
            <w:tcW w:w="794" w:type="pct"/>
            <w:tcBorders>
              <w:left w:val="nil"/>
              <w:right w:val="nil"/>
            </w:tcBorders>
          </w:tcPr>
          <w:p w14:paraId="68CC8261" w14:textId="77777777" w:rsidR="006814B4" w:rsidRPr="006814B4" w:rsidRDefault="006814B4" w:rsidP="00F73808">
            <w:pPr>
              <w:spacing w:after="0" w:line="240" w:lineRule="auto"/>
              <w:jc w:val="left"/>
              <w:rPr>
                <w:sz w:val="16"/>
              </w:rPr>
            </w:pPr>
            <w:r w:rsidRPr="006814B4">
              <w:rPr>
                <w:sz w:val="16"/>
              </w:rPr>
              <w:t>1-5 Months</w:t>
            </w:r>
          </w:p>
          <w:p w14:paraId="08B2B7E8" w14:textId="77777777" w:rsidR="006814B4" w:rsidRPr="006814B4" w:rsidRDefault="006814B4" w:rsidP="00F73808">
            <w:pPr>
              <w:spacing w:after="0" w:line="240" w:lineRule="auto"/>
              <w:jc w:val="left"/>
              <w:rPr>
                <w:sz w:val="16"/>
              </w:rPr>
            </w:pPr>
            <w:r w:rsidRPr="006814B4">
              <w:rPr>
                <w:sz w:val="16"/>
              </w:rPr>
              <w:t>6-11 Months</w:t>
            </w:r>
          </w:p>
          <w:p w14:paraId="4B45EBA3" w14:textId="77777777" w:rsidR="006814B4" w:rsidRPr="006814B4" w:rsidRDefault="006814B4" w:rsidP="00F73808">
            <w:pPr>
              <w:spacing w:after="0" w:line="240" w:lineRule="auto"/>
              <w:jc w:val="left"/>
              <w:rPr>
                <w:sz w:val="16"/>
              </w:rPr>
            </w:pPr>
            <w:r w:rsidRPr="006814B4">
              <w:rPr>
                <w:sz w:val="16"/>
              </w:rPr>
              <w:t>1-5 Years</w:t>
            </w:r>
          </w:p>
          <w:p w14:paraId="61F2243A" w14:textId="546DBA6F" w:rsidR="00EA4F76" w:rsidRDefault="006814B4" w:rsidP="00F73808">
            <w:pPr>
              <w:spacing w:after="0" w:line="240" w:lineRule="auto"/>
              <w:jc w:val="left"/>
              <w:rPr>
                <w:sz w:val="16"/>
              </w:rPr>
            </w:pPr>
            <w:r w:rsidRPr="006814B4">
              <w:rPr>
                <w:sz w:val="16"/>
              </w:rPr>
              <w:t>6-11 Years</w:t>
            </w:r>
          </w:p>
        </w:tc>
        <w:tc>
          <w:tcPr>
            <w:tcW w:w="772" w:type="pct"/>
            <w:tcBorders>
              <w:left w:val="nil"/>
              <w:right w:val="nil"/>
            </w:tcBorders>
          </w:tcPr>
          <w:p w14:paraId="58A4B394" w14:textId="77777777" w:rsidR="00B225B1" w:rsidRPr="00B225B1" w:rsidRDefault="00B225B1" w:rsidP="00F73808">
            <w:pPr>
              <w:spacing w:after="0" w:line="240" w:lineRule="auto"/>
              <w:jc w:val="left"/>
              <w:rPr>
                <w:sz w:val="16"/>
              </w:rPr>
            </w:pPr>
            <w:r w:rsidRPr="00B225B1">
              <w:rPr>
                <w:sz w:val="16"/>
              </w:rPr>
              <w:t>146 (47.4%)</w:t>
            </w:r>
          </w:p>
          <w:p w14:paraId="418A2C20" w14:textId="77777777" w:rsidR="00B225B1" w:rsidRPr="00B225B1" w:rsidRDefault="00B225B1" w:rsidP="00F73808">
            <w:pPr>
              <w:spacing w:after="0" w:line="240" w:lineRule="auto"/>
              <w:jc w:val="left"/>
              <w:rPr>
                <w:sz w:val="16"/>
              </w:rPr>
            </w:pPr>
            <w:r w:rsidRPr="00B225B1">
              <w:rPr>
                <w:sz w:val="16"/>
              </w:rPr>
              <w:t>160 (50.8%)</w:t>
            </w:r>
          </w:p>
          <w:p w14:paraId="6CCBAF06" w14:textId="77777777" w:rsidR="00B225B1" w:rsidRPr="00B225B1" w:rsidRDefault="00B225B1" w:rsidP="00F73808">
            <w:pPr>
              <w:spacing w:after="0" w:line="240" w:lineRule="auto"/>
              <w:jc w:val="left"/>
              <w:rPr>
                <w:sz w:val="16"/>
              </w:rPr>
            </w:pPr>
            <w:r w:rsidRPr="00B225B1">
              <w:rPr>
                <w:sz w:val="16"/>
              </w:rPr>
              <w:t>822 (50.3%)</w:t>
            </w:r>
          </w:p>
          <w:p w14:paraId="2164AC2D" w14:textId="5D066C7E" w:rsidR="00EA4F76" w:rsidRDefault="00B225B1" w:rsidP="00F73808">
            <w:pPr>
              <w:spacing w:after="0" w:line="240" w:lineRule="auto"/>
              <w:jc w:val="left"/>
              <w:rPr>
                <w:sz w:val="16"/>
              </w:rPr>
            </w:pPr>
            <w:r w:rsidRPr="00B225B1">
              <w:rPr>
                <w:sz w:val="16"/>
              </w:rPr>
              <w:t>162 (42.6%)</w:t>
            </w:r>
          </w:p>
        </w:tc>
        <w:tc>
          <w:tcPr>
            <w:tcW w:w="824" w:type="pct"/>
            <w:tcBorders>
              <w:left w:val="nil"/>
              <w:right w:val="nil"/>
            </w:tcBorders>
          </w:tcPr>
          <w:p w14:paraId="4273AB28" w14:textId="77777777" w:rsidR="00B225B1" w:rsidRPr="00B225B1" w:rsidRDefault="00B225B1" w:rsidP="00F73808">
            <w:pPr>
              <w:spacing w:after="0" w:line="240" w:lineRule="auto"/>
              <w:jc w:val="left"/>
              <w:rPr>
                <w:sz w:val="16"/>
              </w:rPr>
            </w:pPr>
            <w:r w:rsidRPr="00B225B1">
              <w:rPr>
                <w:sz w:val="16"/>
              </w:rPr>
              <w:t>162 (52.6%)</w:t>
            </w:r>
          </w:p>
          <w:p w14:paraId="6A79F1D3" w14:textId="77777777" w:rsidR="00B225B1" w:rsidRPr="00B225B1" w:rsidRDefault="00B225B1" w:rsidP="00F73808">
            <w:pPr>
              <w:spacing w:after="0" w:line="240" w:lineRule="auto"/>
              <w:jc w:val="left"/>
              <w:rPr>
                <w:sz w:val="16"/>
              </w:rPr>
            </w:pPr>
            <w:r w:rsidRPr="00B225B1">
              <w:rPr>
                <w:sz w:val="16"/>
              </w:rPr>
              <w:t>155 (49.2%)</w:t>
            </w:r>
          </w:p>
          <w:p w14:paraId="633F29C1" w14:textId="77777777" w:rsidR="00B225B1" w:rsidRPr="00B225B1" w:rsidRDefault="00B225B1" w:rsidP="00F73808">
            <w:pPr>
              <w:spacing w:after="0" w:line="240" w:lineRule="auto"/>
              <w:jc w:val="left"/>
              <w:rPr>
                <w:sz w:val="16"/>
              </w:rPr>
            </w:pPr>
            <w:r w:rsidRPr="00B225B1">
              <w:rPr>
                <w:sz w:val="16"/>
              </w:rPr>
              <w:t>811 (49.7%)</w:t>
            </w:r>
          </w:p>
          <w:p w14:paraId="2E2DEB6D" w14:textId="0931C5DB" w:rsidR="00EA4F76" w:rsidRDefault="00B225B1" w:rsidP="00F73808">
            <w:pPr>
              <w:spacing w:after="0" w:line="240" w:lineRule="auto"/>
              <w:jc w:val="left"/>
              <w:rPr>
                <w:sz w:val="16"/>
              </w:rPr>
            </w:pPr>
            <w:r w:rsidRPr="00B225B1">
              <w:rPr>
                <w:sz w:val="16"/>
              </w:rPr>
              <w:t>218 (57.4%)</w:t>
            </w:r>
          </w:p>
        </w:tc>
        <w:tc>
          <w:tcPr>
            <w:tcW w:w="745" w:type="pct"/>
            <w:tcBorders>
              <w:left w:val="nil"/>
              <w:right w:val="nil"/>
            </w:tcBorders>
          </w:tcPr>
          <w:p w14:paraId="47707186" w14:textId="77777777" w:rsidR="00B225B1" w:rsidRPr="00B225B1" w:rsidRDefault="00B225B1" w:rsidP="00F73808">
            <w:pPr>
              <w:spacing w:after="0" w:line="240" w:lineRule="auto"/>
              <w:jc w:val="left"/>
              <w:rPr>
                <w:sz w:val="16"/>
              </w:rPr>
            </w:pPr>
            <w:r w:rsidRPr="00B225B1">
              <w:rPr>
                <w:sz w:val="16"/>
              </w:rPr>
              <w:t>308 (11.7%)</w:t>
            </w:r>
          </w:p>
          <w:p w14:paraId="3FBFFED1" w14:textId="77777777" w:rsidR="00B225B1" w:rsidRPr="00B225B1" w:rsidRDefault="00B225B1" w:rsidP="00F73808">
            <w:pPr>
              <w:spacing w:after="0" w:line="240" w:lineRule="auto"/>
              <w:jc w:val="left"/>
              <w:rPr>
                <w:sz w:val="16"/>
              </w:rPr>
            </w:pPr>
            <w:r w:rsidRPr="00B225B1">
              <w:rPr>
                <w:sz w:val="16"/>
              </w:rPr>
              <w:t>315 (11.9%)</w:t>
            </w:r>
          </w:p>
          <w:p w14:paraId="439F694C" w14:textId="77777777" w:rsidR="00B225B1" w:rsidRPr="00B225B1" w:rsidRDefault="00B225B1" w:rsidP="00F73808">
            <w:pPr>
              <w:spacing w:after="0" w:line="240" w:lineRule="auto"/>
              <w:jc w:val="left"/>
              <w:rPr>
                <w:sz w:val="16"/>
              </w:rPr>
            </w:pPr>
            <w:r w:rsidRPr="00B225B1">
              <w:rPr>
                <w:sz w:val="16"/>
              </w:rPr>
              <w:t>1633 (61.9%)</w:t>
            </w:r>
          </w:p>
          <w:p w14:paraId="32AD8D77" w14:textId="55976C7D" w:rsidR="00EA4F76" w:rsidRDefault="00B225B1" w:rsidP="00F73808">
            <w:pPr>
              <w:spacing w:after="0" w:line="240" w:lineRule="auto"/>
              <w:jc w:val="left"/>
              <w:rPr>
                <w:sz w:val="16"/>
              </w:rPr>
            </w:pPr>
            <w:r w:rsidRPr="00B225B1">
              <w:rPr>
                <w:sz w:val="16"/>
              </w:rPr>
              <w:t>380 (14.4%)</w:t>
            </w:r>
          </w:p>
        </w:tc>
      </w:tr>
      <w:tr w:rsidR="00EA4F76" w14:paraId="72DBB0AC" w14:textId="77777777" w:rsidTr="008C62BF">
        <w:trPr>
          <w:trHeight w:val="20"/>
          <w:tblCellSpacing w:w="11" w:type="dxa"/>
          <w:jc w:val="center"/>
        </w:trPr>
        <w:tc>
          <w:tcPr>
            <w:tcW w:w="1771" w:type="pct"/>
            <w:tcBorders>
              <w:top w:val="single" w:sz="6" w:space="0" w:color="000000"/>
              <w:left w:val="nil"/>
              <w:bottom w:val="single" w:sz="8" w:space="0" w:color="auto"/>
              <w:right w:val="nil"/>
            </w:tcBorders>
          </w:tcPr>
          <w:p w14:paraId="09EBAB72" w14:textId="77777777" w:rsidR="00EA4F76" w:rsidRDefault="00EA4F76" w:rsidP="00F73808">
            <w:pPr>
              <w:spacing w:after="0" w:line="240" w:lineRule="auto"/>
              <w:jc w:val="left"/>
            </w:pPr>
            <w:r>
              <w:rPr>
                <w:sz w:val="16"/>
              </w:rPr>
              <w:t>Neonate (n=477, 6.9%)</w:t>
            </w:r>
          </w:p>
          <w:p w14:paraId="311CD95B" w14:textId="77777777" w:rsidR="00EA4F76" w:rsidRDefault="00EA4F76" w:rsidP="00F73808">
            <w:pPr>
              <w:spacing w:after="0" w:line="240" w:lineRule="auto"/>
              <w:jc w:val="left"/>
            </w:pPr>
            <w:r>
              <w:rPr>
                <w:sz w:val="16"/>
              </w:rPr>
              <w:t>Neonate Female (n=227, 47.6%)</w:t>
            </w:r>
          </w:p>
          <w:p w14:paraId="6955A497" w14:textId="3ACB4097" w:rsidR="00EA4F76" w:rsidRDefault="00EA4F76" w:rsidP="00F73808">
            <w:pPr>
              <w:spacing w:after="0" w:line="240" w:lineRule="auto"/>
              <w:jc w:val="left"/>
              <w:rPr>
                <w:sz w:val="16"/>
              </w:rPr>
            </w:pPr>
            <w:r>
              <w:rPr>
                <w:sz w:val="16"/>
              </w:rPr>
              <w:t>Neonate Male (n=250, 52.4%)</w:t>
            </w:r>
          </w:p>
        </w:tc>
        <w:tc>
          <w:tcPr>
            <w:tcW w:w="794" w:type="pct"/>
            <w:tcBorders>
              <w:top w:val="single" w:sz="6" w:space="0" w:color="000000"/>
              <w:left w:val="nil"/>
              <w:bottom w:val="single" w:sz="8" w:space="0" w:color="auto"/>
              <w:right w:val="nil"/>
            </w:tcBorders>
          </w:tcPr>
          <w:p w14:paraId="4F4D567E" w14:textId="77777777" w:rsidR="006814B4" w:rsidRPr="006814B4" w:rsidRDefault="006814B4" w:rsidP="00F73808">
            <w:pPr>
              <w:spacing w:after="0" w:line="240" w:lineRule="auto"/>
              <w:jc w:val="left"/>
              <w:rPr>
                <w:sz w:val="16"/>
              </w:rPr>
            </w:pPr>
            <w:r w:rsidRPr="006814B4">
              <w:rPr>
                <w:sz w:val="16"/>
              </w:rPr>
              <w:t>0-6 Days</w:t>
            </w:r>
          </w:p>
          <w:p w14:paraId="15982D7E" w14:textId="64FC0E84" w:rsidR="00EA4F76" w:rsidRDefault="006814B4" w:rsidP="00F73808">
            <w:pPr>
              <w:spacing w:after="0" w:line="240" w:lineRule="auto"/>
              <w:jc w:val="left"/>
              <w:rPr>
                <w:sz w:val="16"/>
              </w:rPr>
            </w:pPr>
            <w:r w:rsidRPr="006814B4">
              <w:rPr>
                <w:sz w:val="16"/>
              </w:rPr>
              <w:t>7-27 Days</w:t>
            </w:r>
          </w:p>
        </w:tc>
        <w:tc>
          <w:tcPr>
            <w:tcW w:w="772" w:type="pct"/>
            <w:tcBorders>
              <w:top w:val="single" w:sz="6" w:space="0" w:color="000000"/>
              <w:left w:val="nil"/>
              <w:bottom w:val="single" w:sz="8" w:space="0" w:color="auto"/>
              <w:right w:val="nil"/>
            </w:tcBorders>
          </w:tcPr>
          <w:p w14:paraId="66E3FAD2" w14:textId="77777777" w:rsidR="006814B4" w:rsidRPr="006814B4" w:rsidRDefault="006814B4" w:rsidP="00F73808">
            <w:pPr>
              <w:spacing w:after="0" w:line="240" w:lineRule="auto"/>
              <w:jc w:val="left"/>
              <w:rPr>
                <w:sz w:val="16"/>
              </w:rPr>
            </w:pPr>
            <w:r w:rsidRPr="006814B4">
              <w:rPr>
                <w:sz w:val="16"/>
              </w:rPr>
              <w:t>184 (46.6%)</w:t>
            </w:r>
          </w:p>
          <w:p w14:paraId="0A15FF30" w14:textId="531A4240" w:rsidR="00EA4F76" w:rsidRDefault="006814B4" w:rsidP="00F73808">
            <w:pPr>
              <w:spacing w:after="0" w:line="240" w:lineRule="auto"/>
              <w:jc w:val="left"/>
              <w:rPr>
                <w:sz w:val="16"/>
              </w:rPr>
            </w:pPr>
            <w:r w:rsidRPr="006814B4">
              <w:rPr>
                <w:sz w:val="16"/>
              </w:rPr>
              <w:t>43 (52.4%)</w:t>
            </w:r>
          </w:p>
        </w:tc>
        <w:tc>
          <w:tcPr>
            <w:tcW w:w="824" w:type="pct"/>
            <w:tcBorders>
              <w:top w:val="single" w:sz="6" w:space="0" w:color="000000"/>
              <w:left w:val="nil"/>
              <w:bottom w:val="single" w:sz="8" w:space="0" w:color="auto"/>
              <w:right w:val="nil"/>
            </w:tcBorders>
          </w:tcPr>
          <w:p w14:paraId="126746FB" w14:textId="77777777" w:rsidR="006814B4" w:rsidRPr="006814B4" w:rsidRDefault="006814B4" w:rsidP="00F73808">
            <w:pPr>
              <w:spacing w:after="0" w:line="240" w:lineRule="auto"/>
              <w:jc w:val="left"/>
              <w:rPr>
                <w:sz w:val="16"/>
              </w:rPr>
            </w:pPr>
            <w:r w:rsidRPr="006814B4">
              <w:rPr>
                <w:sz w:val="16"/>
              </w:rPr>
              <w:t>211 (53.4%)</w:t>
            </w:r>
          </w:p>
          <w:p w14:paraId="08EB81B3" w14:textId="1F1AB3F2" w:rsidR="00EA4F76" w:rsidRDefault="006814B4" w:rsidP="00F73808">
            <w:pPr>
              <w:spacing w:after="0" w:line="240" w:lineRule="auto"/>
              <w:jc w:val="left"/>
              <w:rPr>
                <w:sz w:val="16"/>
              </w:rPr>
            </w:pPr>
            <w:r w:rsidRPr="006814B4">
              <w:rPr>
                <w:sz w:val="16"/>
              </w:rPr>
              <w:t>39 (47.6%)</w:t>
            </w:r>
          </w:p>
        </w:tc>
        <w:tc>
          <w:tcPr>
            <w:tcW w:w="745" w:type="pct"/>
            <w:tcBorders>
              <w:top w:val="single" w:sz="6" w:space="0" w:color="000000"/>
              <w:left w:val="nil"/>
              <w:bottom w:val="single" w:sz="8" w:space="0" w:color="auto"/>
              <w:right w:val="nil"/>
            </w:tcBorders>
          </w:tcPr>
          <w:p w14:paraId="15A7A7FB" w14:textId="77777777" w:rsidR="006814B4" w:rsidRPr="006814B4" w:rsidRDefault="006814B4" w:rsidP="00F73808">
            <w:pPr>
              <w:spacing w:after="0" w:line="240" w:lineRule="auto"/>
              <w:jc w:val="left"/>
              <w:rPr>
                <w:sz w:val="16"/>
              </w:rPr>
            </w:pPr>
            <w:r w:rsidRPr="006814B4">
              <w:rPr>
                <w:sz w:val="16"/>
              </w:rPr>
              <w:t>395 (82.8%)</w:t>
            </w:r>
          </w:p>
          <w:p w14:paraId="4DDB586A" w14:textId="5BE413B6" w:rsidR="00EA4F76" w:rsidRDefault="006814B4" w:rsidP="00F73808">
            <w:pPr>
              <w:spacing w:after="0" w:line="240" w:lineRule="auto"/>
              <w:jc w:val="left"/>
              <w:rPr>
                <w:sz w:val="16"/>
              </w:rPr>
            </w:pPr>
            <w:r w:rsidRPr="006814B4">
              <w:rPr>
                <w:sz w:val="16"/>
              </w:rPr>
              <w:t>82 (17.2%)</w:t>
            </w:r>
          </w:p>
        </w:tc>
      </w:tr>
    </w:tbl>
    <w:p w14:paraId="2EC2CA88" w14:textId="6F3A561B" w:rsidR="00CD3E2C" w:rsidRDefault="00AD4706" w:rsidP="009A3616">
      <w:pPr>
        <w:pStyle w:val="Heading3"/>
        <w:numPr>
          <w:ilvl w:val="0"/>
          <w:numId w:val="0"/>
        </w:numPr>
      </w:pPr>
      <w:r>
        <w:t>B.2.2</w:t>
      </w:r>
      <w:r w:rsidR="00620F13">
        <w:tab/>
      </w:r>
      <w:r>
        <w:t>Models and Parameters</w:t>
      </w:r>
    </w:p>
    <w:p w14:paraId="37D200B8" w14:textId="55B831DE" w:rsidR="00FF67ED" w:rsidRPr="004F0B61" w:rsidRDefault="00FF67ED" w:rsidP="009A3616">
      <w:pPr>
        <w:rPr>
          <w:szCs w:val="20"/>
        </w:rPr>
      </w:pPr>
      <w:r w:rsidRPr="00E343D6">
        <w:rPr>
          <w:szCs w:val="20"/>
        </w:rPr>
        <w:t xml:space="preserve">The GPT-3.5 and GPT-4 Application Programming Interface (API) was accessed using Python version 3.11.4 and used to assign CODs for each record. GPT-3.5 used the </w:t>
      </w:r>
      <w:r w:rsidRPr="009E4A74">
        <w:rPr>
          <w:rStyle w:val="VerbatimChar"/>
          <w:rFonts w:ascii="Cambria" w:hAnsi="Cambria"/>
          <w:i/>
          <w:iCs/>
          <w:sz w:val="20"/>
          <w:szCs w:val="20"/>
        </w:rPr>
        <w:t>gpt-3.5-turbo</w:t>
      </w:r>
      <w:r w:rsidRPr="00E343D6">
        <w:rPr>
          <w:szCs w:val="20"/>
        </w:rPr>
        <w:t xml:space="preserve"> model, while GPT-4 used the </w:t>
      </w:r>
      <w:r w:rsidRPr="009E4A74">
        <w:rPr>
          <w:rStyle w:val="VerbatimChar"/>
          <w:rFonts w:ascii="Cambria" w:hAnsi="Cambria"/>
          <w:i/>
          <w:iCs/>
          <w:sz w:val="20"/>
          <w:szCs w:val="20"/>
        </w:rPr>
        <w:t>gpt-4-0613</w:t>
      </w:r>
      <w:r w:rsidRPr="00E343D6">
        <w:rPr>
          <w:szCs w:val="20"/>
        </w:rPr>
        <w:t xml:space="preserve"> model. The parameter </w:t>
      </w:r>
      <w:r w:rsidRPr="002968BC">
        <w:rPr>
          <w:rStyle w:val="VerbatimChar"/>
          <w:rFonts w:ascii="Cambria" w:hAnsi="Cambria"/>
          <w:i/>
          <w:iCs/>
          <w:sz w:val="20"/>
          <w:szCs w:val="20"/>
        </w:rPr>
        <w:t>temperature</w:t>
      </w:r>
      <w:r w:rsidRPr="00E343D6">
        <w:rPr>
          <w:szCs w:val="20"/>
        </w:rPr>
        <w:t xml:space="preserve"> for GPT-3.5 and GPT-4, representing the sampling temperature ranging from 0 to 2 (default of 1), was set to 0 to produce more deterministic outputs </w:t>
      </w:r>
      <w:r w:rsidRPr="00E343D6">
        <w:rPr>
          <w:szCs w:val="20"/>
        </w:rPr>
        <w:fldChar w:fldCharType="begin"/>
      </w:r>
      <w:r w:rsidR="004B119E">
        <w:rPr>
          <w:szCs w:val="20"/>
        </w:rPr>
        <w:instrText xml:space="preserve"> ADDIN ZOTERO_ITEM CSL_CITATION {"citationID":"00000060","properties":{"unsorted":false,"formattedCitation":"[84]","plainCitation":"[84]","noteIndex":0},"citationItems":[{"id":2709,"uris":["http://zotero.org/users/6749620/items/FBSTJZ9N"],"itemData":{"id":2709,"type":"webpage","abstract":"Explore developer resources, tutorials, API docs, and dynamic examples to get the most out of OpenAI's platform.","language":"en","title":"OpenAI Platform: API Reference (temperature parameter).","URL":"https://platform.openai.com/docs/api-reference/completions/create#completions-create-temperature","author":[{"literal":"OpenAI"}],"accessed":{"date-parts":[["2024",1,26]]},"issued":{"date-parts":[["2024"]]},"citation-key":"openaiOpenAIPlatformAPI2024"},"prefix":""}],"schema":"https://github.com/citation-style-language/schema/raw/master/csl-citation.json"} </w:instrText>
      </w:r>
      <w:r w:rsidRPr="00E343D6">
        <w:rPr>
          <w:szCs w:val="20"/>
        </w:rPr>
        <w:fldChar w:fldCharType="separate"/>
      </w:r>
      <w:r w:rsidR="004B119E">
        <w:rPr>
          <w:noProof/>
          <w:szCs w:val="20"/>
        </w:rPr>
        <w:t>[84]</w:t>
      </w:r>
      <w:r w:rsidRPr="00E343D6">
        <w:rPr>
          <w:szCs w:val="20"/>
        </w:rPr>
        <w:fldChar w:fldCharType="end"/>
      </w:r>
      <w:r w:rsidRPr="00E343D6">
        <w:rPr>
          <w:szCs w:val="20"/>
        </w:rPr>
        <w:t>. Higher values closer to 2 may produce less deterministic outputs, while lower values closer to 0 produce more deterministic outputs.</w:t>
      </w:r>
      <w:r w:rsidR="00056751">
        <w:rPr>
          <w:szCs w:val="20"/>
        </w:rPr>
        <w:t xml:space="preserve"> </w:t>
      </w:r>
      <w:r w:rsidRPr="004F0B61">
        <w:rPr>
          <w:szCs w:val="20"/>
        </w:rPr>
        <w:t xml:space="preserve">The </w:t>
      </w:r>
      <w:proofErr w:type="spellStart"/>
      <w:r w:rsidRPr="004F0B61">
        <w:rPr>
          <w:rStyle w:val="VerbatimChar"/>
          <w:rFonts w:ascii="Cambria" w:hAnsi="Cambria"/>
          <w:i/>
          <w:iCs/>
          <w:sz w:val="20"/>
          <w:szCs w:val="20"/>
        </w:rPr>
        <w:t>openVA</w:t>
      </w:r>
      <w:proofErr w:type="spellEnd"/>
      <w:r w:rsidRPr="004F0B61">
        <w:rPr>
          <w:szCs w:val="20"/>
        </w:rPr>
        <w:t xml:space="preserve"> R package was used to run InterVA-5 and </w:t>
      </w:r>
      <w:proofErr w:type="spellStart"/>
      <w:r w:rsidRPr="004F0B61">
        <w:rPr>
          <w:szCs w:val="20"/>
        </w:rPr>
        <w:t>InSilicoVA</w:t>
      </w:r>
      <w:proofErr w:type="spellEnd"/>
      <w:r w:rsidRPr="004F0B61">
        <w:rPr>
          <w:szCs w:val="20"/>
        </w:rPr>
        <w:t xml:space="preserve"> models to assign CODs for each record in R version 4.3.1. The </w:t>
      </w:r>
      <w:proofErr w:type="spellStart"/>
      <w:r w:rsidRPr="004F0B61">
        <w:rPr>
          <w:rStyle w:val="VerbatimChar"/>
          <w:rFonts w:ascii="Cambria" w:hAnsi="Cambria"/>
          <w:i/>
          <w:iCs/>
          <w:sz w:val="20"/>
          <w:szCs w:val="20"/>
        </w:rPr>
        <w:t>openVA</w:t>
      </w:r>
      <w:proofErr w:type="spellEnd"/>
      <w:r w:rsidRPr="004F0B61">
        <w:rPr>
          <w:szCs w:val="20"/>
        </w:rPr>
        <w:t xml:space="preserve"> package version 1.1.1 used dependent packages </w:t>
      </w:r>
      <w:r w:rsidRPr="004F0B61">
        <w:rPr>
          <w:rStyle w:val="VerbatimChar"/>
          <w:rFonts w:ascii="Cambria" w:hAnsi="Cambria"/>
          <w:sz w:val="20"/>
          <w:szCs w:val="20"/>
        </w:rPr>
        <w:t>InterVA5</w:t>
      </w:r>
      <w:r w:rsidRPr="004F0B61">
        <w:rPr>
          <w:szCs w:val="20"/>
        </w:rPr>
        <w:t xml:space="preserve"> version 1.1.3 and </w:t>
      </w:r>
      <w:proofErr w:type="spellStart"/>
      <w:r w:rsidRPr="004F0B61">
        <w:rPr>
          <w:rStyle w:val="VerbatimChar"/>
          <w:rFonts w:ascii="Cambria" w:hAnsi="Cambria"/>
          <w:sz w:val="20"/>
          <w:szCs w:val="20"/>
        </w:rPr>
        <w:t>InSilicoVA</w:t>
      </w:r>
      <w:proofErr w:type="spellEnd"/>
      <w:r w:rsidRPr="004F0B61">
        <w:rPr>
          <w:szCs w:val="20"/>
        </w:rPr>
        <w:t xml:space="preserve"> version 1.4.0. The </w:t>
      </w:r>
      <w:proofErr w:type="spellStart"/>
      <w:r w:rsidRPr="004F0B61">
        <w:rPr>
          <w:rStyle w:val="VerbatimChar"/>
          <w:rFonts w:ascii="Cambria" w:hAnsi="Cambria"/>
          <w:i/>
          <w:iCs/>
          <w:sz w:val="20"/>
          <w:szCs w:val="20"/>
        </w:rPr>
        <w:t>Nsim</w:t>
      </w:r>
      <w:proofErr w:type="spellEnd"/>
      <w:r w:rsidRPr="004F0B61">
        <w:rPr>
          <w:szCs w:val="20"/>
        </w:rPr>
        <w:t xml:space="preserve"> (number of iterations to run) parameter </w:t>
      </w:r>
      <w:r w:rsidRPr="004F0B61">
        <w:rPr>
          <w:szCs w:val="20"/>
        </w:rPr>
        <w:fldChar w:fldCharType="begin"/>
      </w:r>
      <w:r w:rsidR="004B119E">
        <w:rPr>
          <w:szCs w:val="20"/>
        </w:rPr>
        <w:instrText xml:space="preserve"> ADDIN ZOTERO_ITEM CSL_CITATION {"citationID":"00000061","properties":{"unsorted":false,"formattedCitation":"[85]","plainCitation":"[85]","noteIndex":0},"citationItems":[{"id":2711,"uris":["http://zotero.org/users/6749620/items/UNZTHC6N"],"itemData":{"id":2711,"type":"software","abstract":"Computes individual causes of death and population cause-specific mortality fractions using the 'InSilicoVA' algorithm from McCormick et al. (2016) &lt;doi:10.1080/01621459.2016.1152191&gt;. It uses data derived from verbal autopsy (VA) interviews, in a format similar to the input of the widely used 'InterVA' method. This package provides general model fitting and customization for 'InSilicoVA' algorithm and basic graphical visualization of the output.","license":"GPL-2","source":"R-Packages","title":"InSilicoVA: Probabilistic Verbal Autopsy Coding with 'InSilicoVA' Algorithm","title-short":"InSilicoVA","URL":"https://cran.r-project.org/package=InSilicoVA","version":"1.4.0","author":[{"family":"Li","given":"Zehang Richard"},{"family":"McCormick","given":"Tyler"},{"family":"Clark","given":"Sam"}],"accessed":{"date-parts":[["2024",1,26]]},"issued":{"date-parts":[["2022",9,29]]},"citation-key":"liInSilicoVAProbabilisticVerbal2022"},"prefix":""}],"schema":"https://github.com/citation-style-language/schema/raw/master/csl-citation.json"} </w:instrText>
      </w:r>
      <w:r w:rsidRPr="004F0B61">
        <w:rPr>
          <w:szCs w:val="20"/>
        </w:rPr>
        <w:fldChar w:fldCharType="separate"/>
      </w:r>
      <w:r w:rsidR="004B119E">
        <w:rPr>
          <w:noProof/>
          <w:szCs w:val="20"/>
        </w:rPr>
        <w:t>[85]</w:t>
      </w:r>
      <w:r w:rsidRPr="004F0B61">
        <w:rPr>
          <w:szCs w:val="20"/>
        </w:rPr>
        <w:fldChar w:fldCharType="end"/>
      </w:r>
      <w:r w:rsidRPr="004F0B61">
        <w:rPr>
          <w:szCs w:val="20"/>
        </w:rPr>
        <w:t xml:space="preserve"> for </w:t>
      </w:r>
      <w:proofErr w:type="spellStart"/>
      <w:r w:rsidRPr="004F0B61">
        <w:rPr>
          <w:szCs w:val="20"/>
        </w:rPr>
        <w:t>InSilicoVA</w:t>
      </w:r>
      <w:proofErr w:type="spellEnd"/>
      <w:r w:rsidRPr="004F0B61">
        <w:rPr>
          <w:szCs w:val="20"/>
        </w:rPr>
        <w:t xml:space="preserve"> was set to 9500, while the </w:t>
      </w:r>
      <w:r w:rsidRPr="004F0B61">
        <w:rPr>
          <w:rStyle w:val="VerbatimChar"/>
          <w:rFonts w:ascii="Cambria" w:hAnsi="Cambria"/>
          <w:sz w:val="20"/>
          <w:szCs w:val="20"/>
        </w:rPr>
        <w:t>HIV</w:t>
      </w:r>
      <w:r w:rsidRPr="004F0B61">
        <w:rPr>
          <w:szCs w:val="20"/>
        </w:rPr>
        <w:t xml:space="preserve"> (level of prevalence of human immunodeficiency virus) and </w:t>
      </w:r>
      <w:r w:rsidRPr="004F0B61">
        <w:rPr>
          <w:rStyle w:val="VerbatimChar"/>
          <w:rFonts w:ascii="Cambria" w:hAnsi="Cambria"/>
          <w:sz w:val="20"/>
          <w:szCs w:val="20"/>
        </w:rPr>
        <w:t>Malaria</w:t>
      </w:r>
      <w:r w:rsidRPr="004F0B61">
        <w:rPr>
          <w:szCs w:val="20"/>
        </w:rPr>
        <w:t xml:space="preserve"> (level of prevalence of Malaria) parameters </w:t>
      </w:r>
      <w:r w:rsidRPr="004F0B61">
        <w:rPr>
          <w:szCs w:val="20"/>
        </w:rPr>
        <w:fldChar w:fldCharType="begin"/>
      </w:r>
      <w:r w:rsidR="004B119E">
        <w:rPr>
          <w:szCs w:val="20"/>
        </w:rPr>
        <w:instrText xml:space="preserve"> ADDIN ZOTERO_ITEM CSL_CITATION {"citationID":"00000062","properties":{"unsorted":false,"formattedCitation":"[86]","plainCitation":"[86]","noteIndex":0},"citationItems":[{"id":2712,"uris":["http://zotero.org/users/6749620/items/INHUNZC5"],"itemData":{"id":2712,"type":"software","abstract":"Provides an R version of the 'InterVA5' software (&lt;http://www.byass.uk/interva/&gt;) for coding cause of death from verbal autopsies. It also provides simple graphical representation of individual and population level statistics.","license":"GPL-3","source":"R-Packages","title":"InterVA5: Replicate and Analyse 'InterVA5'","title-short":"InterVA5","URL":"https://cran.r-project.org/package=InterVA5","version":"1.1.3","author":[{"family":"Thomas","given":"Jason"},{"family":"Li","given":"Zehang"},{"family":"Byass","given":"Peter"},{"family":"McCormick","given":"Tyler"},{"family":"Boyas","given":"Matthew"},{"family":"Clark","given":"Sam"}],"accessed":{"date-parts":[["2024",1,26]]},"issued":{"date-parts":[["2021",7,21]]},"citation-key":"thomasInterVA5ReplicateAnalyse2021"},"prefix":""}],"schema":"https://github.com/citation-style-language/schema/raw/master/csl-citation.json"} </w:instrText>
      </w:r>
      <w:r w:rsidRPr="004F0B61">
        <w:rPr>
          <w:szCs w:val="20"/>
        </w:rPr>
        <w:fldChar w:fldCharType="separate"/>
      </w:r>
      <w:r w:rsidR="004B119E">
        <w:rPr>
          <w:noProof/>
          <w:szCs w:val="20"/>
        </w:rPr>
        <w:t>[86]</w:t>
      </w:r>
      <w:r w:rsidRPr="004F0B61">
        <w:rPr>
          <w:szCs w:val="20"/>
        </w:rPr>
        <w:fldChar w:fldCharType="end"/>
      </w:r>
      <w:r w:rsidRPr="004F0B61">
        <w:rPr>
          <w:szCs w:val="20"/>
        </w:rPr>
        <w:t xml:space="preserve"> for InterVA-5 were both set to </w:t>
      </w:r>
      <w:r w:rsidRPr="004F0B61">
        <w:rPr>
          <w:rStyle w:val="VerbatimChar"/>
          <w:rFonts w:ascii="Cambria" w:hAnsi="Cambria"/>
          <w:i/>
          <w:iCs/>
          <w:sz w:val="20"/>
          <w:szCs w:val="20"/>
        </w:rPr>
        <w:t>h</w:t>
      </w:r>
      <w:r w:rsidRPr="004F0B61">
        <w:rPr>
          <w:szCs w:val="20"/>
        </w:rPr>
        <w:t xml:space="preserve"> (high) reflecting HIV and Malaria disease assumptions in Sierra Leone </w:t>
      </w:r>
      <w:r w:rsidRPr="004F0B61">
        <w:rPr>
          <w:szCs w:val="20"/>
        </w:rPr>
        <w:fldChar w:fldCharType="begin"/>
      </w:r>
      <w:r w:rsidR="004B119E">
        <w:rPr>
          <w:szCs w:val="20"/>
        </w:rPr>
        <w:instrText xml:space="preserve"> ADDIN ZOTERO_ITEM CSL_CITATION {"citationID":"00000063","properties":{"unsorted":false,"formattedCitation":"[87, 88]","plainCitation":"[87, 88]","noteIndex":0},"citationItems":[{"id":2713,"uris":["http://zotero.org/users/6749620/items/Z3E8H5W3"],"itemData":{"id":2713,"type":"article-journal","container-title":"AIDS reviews","issue":"2","source":"Google Scholar","title":"HIV/AIDS in Sierra Leone: Characterizing the Hidden Epidemic.","title-short":"HIV/AIDS in Sierra Leone","URL":"https://www.researchgate.net/profile/George-Yendewa/publication/325996407_HIVAIDS_in_Sierra_Leone_Characterizing_the_Hidden_Epidemic/links/5b843e4f4585151fd136071a/HIV-AIDS-in-Sierra-Leone-Characterizing-the-Hidden-Epidemic.pdf","volume":"20","author":[{"family":"Yendewa","given":"George A."},{"family":"Poveda","given":"Eva"},{"family":"Yendewa","given":"Sahr A."},{"family":"Sahr","given":"Foday"},{"family":"Quiñones-Mateu","given":"Miguel E."},{"family":"Salata","given":"Robert A."}],"accessed":{"date-parts":[["2024",1,26]]},"issued":{"date-parts":[["2018"]]},"citation-key":"yendewaHIVAIDSSierra2018"},"prefix":""},{"id":2716,"uris":["http://zotero.org/users/6749620/items/AKC4AQ6W"],"itemData":{"id":2716,"type":"article-journal","container-title":"The Lancet Infectious Diseases","issue":"7","note":"publisher: Elsevier","page":"825–832","source":"Google Scholar","title":"Malaria morbidity and mortality in Ebola-affected countries caused by decreased health-care capacity, and the potential effect of mitigation strategies: a modelling analysis","title-short":"Malaria morbidity and mortality in Ebola-affected countries caused by decreased health-care capacity, and the potential effect of mitigation strategies","volume":"15","author":[{"family":"Walker","given":"Patrick GT"},{"family":"White","given":"Michael T."},{"family":"Griffin","given":"Jamie T."},{"family":"Reynolds","given":"Alison"},{"family":"Ferguson","given":"Neil M."},{"family":"Ghani","given":"Azra C."}],"issued":{"date-parts":[["2015"]]},"citation-key":"walkerMalariaMorbidityMortality2015"},"prefix":""}],"schema":"https://github.com/citation-style-language/schema/raw/master/csl-citation.json"} </w:instrText>
      </w:r>
      <w:r w:rsidRPr="004F0B61">
        <w:rPr>
          <w:szCs w:val="20"/>
        </w:rPr>
        <w:fldChar w:fldCharType="separate"/>
      </w:r>
      <w:r w:rsidR="004B119E">
        <w:rPr>
          <w:noProof/>
          <w:szCs w:val="20"/>
        </w:rPr>
        <w:t>[87, 88]</w:t>
      </w:r>
      <w:r w:rsidRPr="004F0B61">
        <w:rPr>
          <w:szCs w:val="20"/>
        </w:rPr>
        <w:fldChar w:fldCharType="end"/>
      </w:r>
      <w:r w:rsidRPr="004F0B61">
        <w:rPr>
          <w:szCs w:val="20"/>
        </w:rPr>
        <w:t xml:space="preserve">. Note that the default value of </w:t>
      </w:r>
      <w:proofErr w:type="spellStart"/>
      <w:r w:rsidRPr="004F0B61">
        <w:rPr>
          <w:rStyle w:val="VerbatimChar"/>
          <w:rFonts w:ascii="Cambria" w:hAnsi="Cambria"/>
          <w:i/>
          <w:iCs/>
          <w:sz w:val="20"/>
          <w:szCs w:val="20"/>
        </w:rPr>
        <w:t>Nsim</w:t>
      </w:r>
      <w:proofErr w:type="spellEnd"/>
      <w:r w:rsidRPr="004F0B61">
        <w:rPr>
          <w:rStyle w:val="VerbatimChar"/>
          <w:rFonts w:ascii="Cambria" w:hAnsi="Cambria"/>
          <w:i/>
          <w:iCs/>
          <w:sz w:val="20"/>
          <w:szCs w:val="20"/>
        </w:rPr>
        <w:t>=10000</w:t>
      </w:r>
      <w:r w:rsidRPr="004F0B61">
        <w:rPr>
          <w:szCs w:val="20"/>
        </w:rPr>
        <w:t xml:space="preserve"> </w:t>
      </w:r>
      <w:r w:rsidRPr="004F0B61">
        <w:rPr>
          <w:szCs w:val="20"/>
        </w:rPr>
        <w:lastRenderedPageBreak/>
        <w:t xml:space="preserve">for </w:t>
      </w:r>
      <w:proofErr w:type="spellStart"/>
      <w:r w:rsidRPr="004F0B61">
        <w:rPr>
          <w:szCs w:val="20"/>
        </w:rPr>
        <w:t>InSilicoVA</w:t>
      </w:r>
      <w:proofErr w:type="spellEnd"/>
      <w:r w:rsidRPr="004F0B61">
        <w:rPr>
          <w:szCs w:val="20"/>
        </w:rPr>
        <w:t xml:space="preserve"> ran until 9500 iterations before it stopped due to errors, thus </w:t>
      </w:r>
      <w:proofErr w:type="spellStart"/>
      <w:r w:rsidRPr="004F0B61">
        <w:rPr>
          <w:rStyle w:val="VerbatimChar"/>
          <w:rFonts w:ascii="Cambria" w:hAnsi="Cambria"/>
          <w:i/>
          <w:iCs/>
          <w:sz w:val="20"/>
          <w:szCs w:val="20"/>
        </w:rPr>
        <w:t>Nsim</w:t>
      </w:r>
      <w:proofErr w:type="spellEnd"/>
      <w:r w:rsidRPr="004F0B61">
        <w:rPr>
          <w:rStyle w:val="VerbatimChar"/>
          <w:rFonts w:ascii="Cambria" w:hAnsi="Cambria"/>
          <w:i/>
          <w:iCs/>
          <w:sz w:val="20"/>
          <w:szCs w:val="20"/>
        </w:rPr>
        <w:t>=9500</w:t>
      </w:r>
      <w:r w:rsidRPr="004F0B61">
        <w:rPr>
          <w:szCs w:val="20"/>
        </w:rPr>
        <w:t xml:space="preserve"> was used and ran successfully.</w:t>
      </w:r>
    </w:p>
    <w:p w14:paraId="079D225D" w14:textId="7544E5C0" w:rsidR="00CD3E2C" w:rsidRDefault="00AD4706" w:rsidP="009A3616">
      <w:pPr>
        <w:pStyle w:val="Heading3"/>
        <w:numPr>
          <w:ilvl w:val="0"/>
          <w:numId w:val="0"/>
        </w:numPr>
      </w:pPr>
      <w:r>
        <w:t>B.2.3</w:t>
      </w:r>
      <w:r w:rsidR="00620F13">
        <w:tab/>
      </w:r>
      <w:r>
        <w:t>Output Data and Code Conversion</w:t>
      </w:r>
    </w:p>
    <w:p w14:paraId="25CDC53D" w14:textId="0D13C0F5" w:rsidR="00184BC1" w:rsidRDefault="00184BC1" w:rsidP="009A3616">
      <w:r>
        <w:t xml:space="preserve">Of the 6939 input records, GPT-3.5, GPT-4, InterVA-5, and </w:t>
      </w:r>
      <w:proofErr w:type="spellStart"/>
      <w:r>
        <w:t>InSilicoVA</w:t>
      </w:r>
      <w:proofErr w:type="spellEnd"/>
      <w:r>
        <w:t xml:space="preserve"> were able to assign CODs for 6939 (100%), 6935 (&gt;99%), 6830 </w:t>
      </w:r>
      <w:r w:rsidRPr="00184BC1">
        <w:t xml:space="preserve">(98%), 6830 (98%) records respectively. All 6830 (100%) InterVA-5 and </w:t>
      </w:r>
      <w:proofErr w:type="spellStart"/>
      <w:r w:rsidRPr="00184BC1">
        <w:t>InSilicoVA</w:t>
      </w:r>
      <w:proofErr w:type="spellEnd"/>
      <w:r w:rsidRPr="00184BC1">
        <w:t xml:space="preserve"> records with WHO VA 2016 v1.5 output codes </w:t>
      </w:r>
      <w:r w:rsidRPr="00184BC1">
        <w:fldChar w:fldCharType="begin"/>
      </w:r>
      <w:r w:rsidR="004B119E">
        <w:instrText xml:space="preserve"> ADDIN ZOTERO_ITEM CSL_CITATION {"citationID":"00000064","properties":{"unsorted":false,"formattedCitation":"[53]","plainCitation":"[53]","noteIndex":0},"citationItems":[{"id":2618,"uris":["http://zotero.org/users/6749620/items/IIYGENXN"],"itemData":{"id":2618,"type":"webpage","abstract":"Publications of the World Health Organization","language":"en","title":"Verbal autopsy standards: The 2016 WHO verbal autopsy instrument","title-short":"Verbal autopsy standards","URL":"https://www.who.int/publications/m/item/verbal-autopsy-standards-the-2016-who-verbal-autopsy-instrument","author":[{"literal":"World Health Organization"}],"accessed":{"date-parts":[["2024",1,17]]},"issued":{"date-parts":[["2016"]]},"citation-key":"worldhealthorganizationVerbalAutopsyStandards2016"},"prefix":""}],"schema":"https://github.com/citation-style-language/schema/raw/master/csl-citation.json"} </w:instrText>
      </w:r>
      <w:r w:rsidRPr="00184BC1">
        <w:fldChar w:fldCharType="separate"/>
      </w:r>
      <w:r w:rsidR="004B119E">
        <w:t>[53]</w:t>
      </w:r>
      <w:r w:rsidRPr="00184BC1">
        <w:fldChar w:fldCharType="end"/>
      </w:r>
      <w:r w:rsidRPr="00184BC1">
        <w:t xml:space="preserve"> were converted into ICD-10 codes respectively. After all model outputs were converted to ICD-10 codes, they were further converted to CGHR-10 codes. The 6939 GPT-3.5 and 6935 GPT-4 output records with ICD-10 codes</w:t>
      </w:r>
      <w:r>
        <w:t xml:space="preserve"> were converted into 6930 (&gt;99%) and 6931 (&gt;99) records with CGHR-10 codes, where &lt;1% (9 and 8) records did not have matching CGHR-10 codes respectively. The 6830 InterVA-5 and </w:t>
      </w:r>
      <w:proofErr w:type="spellStart"/>
      <w:r>
        <w:t>InSilicoVA</w:t>
      </w:r>
      <w:proofErr w:type="spellEnd"/>
      <w:r>
        <w:t xml:space="preserve"> records with ICD-10 codes were converted into 6802 (&gt;99%) and 6726 (98%) records with CGHR-10 codes respectively, where 28 (&lt;1%) and 104 (1%) of records could not be converted into CGHR-10 codes.</w:t>
      </w:r>
    </w:p>
    <w:p w14:paraId="29D72102" w14:textId="77777777" w:rsidR="00CD3E2C" w:rsidRDefault="00AD4706" w:rsidP="009A3616">
      <w:pPr>
        <w:pStyle w:val="Heading2"/>
        <w:numPr>
          <w:ilvl w:val="0"/>
          <w:numId w:val="0"/>
        </w:numPr>
      </w:pPr>
      <w:r>
        <w:t>B.3</w:t>
      </w:r>
      <w:r>
        <w:tab/>
        <w:t>Performance Evaluation Details</w:t>
      </w:r>
    </w:p>
    <w:p w14:paraId="2ADC9100" w14:textId="254137F0" w:rsidR="00CD3E2C" w:rsidRDefault="00AD4706" w:rsidP="009A3616">
      <w:r>
        <w:t xml:space="preserve">The </w:t>
      </w:r>
      <w:r w:rsidRPr="00D04613">
        <w:t xml:space="preserve">performance of GPT-3.5, GPT-4, </w:t>
      </w:r>
      <w:proofErr w:type="spellStart"/>
      <w:r w:rsidRPr="00D04613">
        <w:t>InSilicoVA</w:t>
      </w:r>
      <w:proofErr w:type="spellEnd"/>
      <w:r w:rsidRPr="00D04613">
        <w:t xml:space="preserve">, and InterVA-5 models were evaluated with metrics at the population and </w:t>
      </w:r>
      <w:r w:rsidR="00F66029">
        <w:t>individual-level</w:t>
      </w:r>
      <w:r w:rsidRPr="00D04613">
        <w:t xml:space="preserve"> by comparing their CGHR-10</w:t>
      </w:r>
      <w:r w:rsidR="006F3D14" w:rsidRPr="00D04613">
        <w:t xml:space="preserve"> </w:t>
      </w:r>
      <w:r w:rsidRPr="00D04613">
        <w:t xml:space="preserve">COD outputs for 6939 records to physician COD assignments. Section B.3.1 describes CSMF accuracy in detail for evaluating models on the population level, Section B.3.2 describes PCCC for evaluating models on the </w:t>
      </w:r>
      <w:r w:rsidR="00F66029">
        <w:t>individual-level</w:t>
      </w:r>
      <w:r w:rsidRPr="00D04613">
        <w:t xml:space="preserve">. Records that were assigned a COD by physicians, but not by a model </w:t>
      </w:r>
      <w:r w:rsidR="004A492D" w:rsidRPr="00D04613">
        <w:t>were</w:t>
      </w:r>
      <w:r w:rsidR="00C71D93">
        <w:t xml:space="preserve"> considered</w:t>
      </w:r>
      <w:r w:rsidRPr="00D04613">
        <w:t xml:space="preserve"> an incorrect COD assignment by the model. CSMF accuracy and PCCC were calculated for each model overall and by three age groups (adult, child, and neonatal), then further into age and COD for each age group.</w:t>
      </w:r>
    </w:p>
    <w:p w14:paraId="6AB38351" w14:textId="77777777" w:rsidR="00CD3E2C" w:rsidRDefault="00AD4706" w:rsidP="009A3616">
      <w:pPr>
        <w:pStyle w:val="Heading3"/>
        <w:numPr>
          <w:ilvl w:val="0"/>
          <w:numId w:val="0"/>
        </w:numPr>
      </w:pPr>
      <w:r>
        <w:t>B.3.1</w:t>
      </w:r>
      <w:r>
        <w:tab/>
        <w:t>Cause Specific Mortality Fraction (CSMF) Accuracy</w:t>
      </w:r>
    </w:p>
    <w:p w14:paraId="03C19DDC" w14:textId="4BDE0C08" w:rsidR="00CD3E2C" w:rsidRPr="00CC4E79" w:rsidRDefault="00AD4706" w:rsidP="009A3616">
      <w:r>
        <w:t>CS</w:t>
      </w:r>
      <w:r w:rsidRPr="00D04613">
        <w:t xml:space="preserve">MF accuracy measures the performance of models at the population level, comparing distributions of CODs between the physicians and the </w:t>
      </w:r>
      <w:r w:rsidR="003D0C39" w:rsidRPr="00D04613">
        <w:t xml:space="preserve">models </w:t>
      </w:r>
      <w:r w:rsidR="003D0C39" w:rsidRPr="00D04613">
        <w:fldChar w:fldCharType="begin"/>
      </w:r>
      <w:r w:rsidR="004B119E">
        <w:instrText xml:space="preserve"> ADDIN ZOTERO_ITEM CSL_CITATION {"citationID":"00000065","properties":{"unsorted":false,"formattedCitation":"[54]","plainCitation":"[54]","noteIndex":0},"citationItems":[{"id":2620,"uris":["http://zotero.org/users/6749620/items/532V639L"],"itemData":{"id":2620,"type":"article-journal","abstract":"Verbal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rsidR="003D0C39" w:rsidRPr="00D04613">
        <w:fldChar w:fldCharType="separate"/>
      </w:r>
      <w:r w:rsidR="004B119E">
        <w:t>[54]</w:t>
      </w:r>
      <w:r w:rsidR="003D0C39" w:rsidRPr="00D04613">
        <w:fldChar w:fldCharType="end"/>
      </w:r>
      <w:r w:rsidR="003D0C39" w:rsidRPr="00D04613">
        <w:t xml:space="preserve">. </w:t>
      </w:r>
      <w:r w:rsidRPr="00D04613">
        <w:t xml:space="preserve">To calculate CSMF accuracy, </w:t>
      </w:r>
      <m:oMath>
        <m:r>
          <m:rPr>
            <m:nor/>
          </m:rPr>
          <w:rPr>
            <w:rFonts w:ascii="Cambria Math" w:hAnsi="Cambria Math"/>
            <w:i/>
            <w:iCs/>
          </w:rPr>
          <m:t>CSM</m:t>
        </m:r>
        <m:sSub>
          <m:sSubPr>
            <m:ctrlPr>
              <w:rPr>
                <w:rFonts w:ascii="Cambria Math" w:hAnsi="Cambria Math"/>
                <w:i/>
                <w:iCs/>
              </w:rPr>
            </m:ctrlPr>
          </m:sSubPr>
          <m:e>
            <m:r>
              <m:rPr>
                <m:nor/>
              </m:rPr>
              <w:rPr>
                <w:rFonts w:ascii="Cambria Math" w:hAnsi="Cambria Math"/>
                <w:i/>
                <w:iCs/>
              </w:rPr>
              <m:t>F</m:t>
            </m:r>
          </m:e>
          <m:sub>
            <m:r>
              <m:rPr>
                <m:nor/>
              </m:rPr>
              <w:rPr>
                <w:rFonts w:ascii="Cambria Math" w:hAnsi="Cambria Math"/>
                <w:i/>
                <w:iCs/>
              </w:rPr>
              <m:t>j</m:t>
            </m:r>
          </m:sub>
        </m:sSub>
      </m:oMath>
      <w:r w:rsidRPr="00D04613">
        <w:t xml:space="preserve"> was calculated as is the fraction of physician or model records for cause </w:t>
      </w:r>
      <w:r w:rsidRPr="008E660C">
        <w:rPr>
          <w:i/>
          <w:iCs/>
        </w:rPr>
        <w:t>j</w:t>
      </w:r>
      <w:r w:rsidRPr="00D04613">
        <w:t xml:space="preserve">, given by dividing the number of records for cause </w:t>
      </w:r>
      <w:r w:rsidRPr="008E660C">
        <w:rPr>
          <w:i/>
          <w:iCs/>
        </w:rPr>
        <w:t>j</w:t>
      </w:r>
      <w:r w:rsidRPr="00D04613">
        <w:t xml:space="preserve"> with the total number of records as seen in Equation B1. Then, the </w:t>
      </w:r>
      <w:proofErr w:type="spellStart"/>
      <w:r w:rsidRPr="0035318B">
        <w:rPr>
          <w:i/>
          <w:iCs/>
        </w:rPr>
        <w:t>CSMFMaximumError</w:t>
      </w:r>
      <w:proofErr w:type="spellEnd"/>
      <w:r w:rsidRPr="00D04613">
        <w:t xml:space="preserve">, representing the worst possible model, is calculated using Equation B2. Finally, the CSMF accuracy is given by Equation B3, where </w:t>
      </w:r>
      <w:r w:rsidRPr="007D0BE3">
        <w:rPr>
          <w:i/>
          <w:iCs/>
        </w:rPr>
        <w:t>k</w:t>
      </w:r>
      <w:r w:rsidRPr="00D04613">
        <w:t xml:space="preserve"> is the number of causes, </w:t>
      </w:r>
      <w:r w:rsidRPr="007D0BE3">
        <w:rPr>
          <w:i/>
          <w:iCs/>
        </w:rPr>
        <w:t>j</w:t>
      </w:r>
      <w:r w:rsidRPr="00D04613">
        <w:t xml:space="preserve"> is a cause,</w:t>
      </w:r>
      <w:r w:rsidR="005E5FF1">
        <w:t xml:space="preserve"> </w:t>
      </w:r>
      <m:oMath>
        <m:r>
          <w:rPr>
            <w:rFonts w:ascii="Cambria Math" w:hAnsi="Cambria Math"/>
          </w:rPr>
          <m:t>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true</m:t>
            </m:r>
          </m:sup>
        </m:sSubSup>
      </m:oMath>
      <w:r w:rsidR="005E5FF1">
        <w:rPr>
          <w:iCs/>
        </w:rPr>
        <w:t xml:space="preserve"> </w:t>
      </w:r>
      <w:r w:rsidRPr="00D04613">
        <w:t xml:space="preserve">is the true physician CSMF for cause </w:t>
      </w:r>
      <w:r w:rsidRPr="008A588D">
        <w:rPr>
          <w:i/>
          <w:iCs/>
        </w:rPr>
        <w:t>j</w:t>
      </w:r>
      <w:r w:rsidRPr="00D04613">
        <w:t xml:space="preserve">, and </w:t>
      </w:r>
      <m:oMath>
        <m:r>
          <w:rPr>
            <w:rFonts w:ascii="Cambria Math" w:hAnsi="Cambria Math"/>
          </w:rPr>
          <m:t>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pred</m:t>
            </m:r>
          </m:sup>
        </m:sSubSup>
      </m:oMath>
      <w:r w:rsidRPr="00D04613">
        <w:t xml:space="preserve"> </w:t>
      </w:r>
      <w:r w:rsidRPr="00D04613">
        <w:lastRenderedPageBreak/>
        <w:t>is the prediction model CSMF for cause</w:t>
      </w:r>
      <w:r w:rsidR="008A588D">
        <w:t xml:space="preserve"> </w:t>
      </w:r>
      <w:r w:rsidR="008A588D">
        <w:rPr>
          <w:i/>
          <w:iCs/>
        </w:rPr>
        <w:t>j</w:t>
      </w:r>
      <w:r w:rsidRPr="00D04613">
        <w:t>. CSMF accuracy ranges from 0 to 1, where 1 means that the model completely matched the physician COD distribution and 0 means that it did not match the distribution.</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6C69C1" w14:paraId="3D5D2B14" w14:textId="77777777" w:rsidTr="00723AA9">
        <w:tc>
          <w:tcPr>
            <w:tcW w:w="3005" w:type="dxa"/>
          </w:tcPr>
          <w:p w14:paraId="68695DD2" w14:textId="77777777" w:rsidR="006C69C1" w:rsidRDefault="006C69C1" w:rsidP="009A3616">
            <w:pPr>
              <w:spacing w:line="240" w:lineRule="auto"/>
              <w:jc w:val="center"/>
              <w:rPr>
                <w:i/>
                <w:iCs/>
              </w:rPr>
            </w:pPr>
          </w:p>
        </w:tc>
        <w:tc>
          <w:tcPr>
            <w:tcW w:w="3005" w:type="dxa"/>
          </w:tcPr>
          <w:p w14:paraId="2D4130DC" w14:textId="2AE1646F" w:rsidR="006C69C1" w:rsidRDefault="006C69C1" w:rsidP="009A3616">
            <w:pPr>
              <w:spacing w:line="240" w:lineRule="auto"/>
              <w:jc w:val="center"/>
              <w:rPr>
                <w:i/>
                <w:iCs/>
              </w:rPr>
            </w:pPr>
            <m:oMathPara>
              <m:oMath>
                <m:r>
                  <m:rPr>
                    <m:nor/>
                  </m:rPr>
                  <w:rPr>
                    <w:rFonts w:ascii="Cambria Math" w:hAnsi="Cambria Math"/>
                    <w:i/>
                    <w:iCs/>
                  </w:rPr>
                  <m:t>CSM</m:t>
                </m:r>
                <m:sSub>
                  <m:sSubPr>
                    <m:ctrlPr>
                      <w:rPr>
                        <w:rFonts w:ascii="Cambria Math" w:hAnsi="Cambria Math"/>
                        <w:i/>
                        <w:iCs/>
                      </w:rPr>
                    </m:ctrlPr>
                  </m:sSubPr>
                  <m:e>
                    <m:r>
                      <m:rPr>
                        <m:nor/>
                      </m:rPr>
                      <w:rPr>
                        <w:rFonts w:ascii="Cambria Math" w:hAnsi="Cambria Math"/>
                        <w:i/>
                        <w:iCs/>
                      </w:rPr>
                      <m:t>F</m:t>
                    </m:r>
                  </m:e>
                  <m:sub>
                    <m:r>
                      <m:rPr>
                        <m:nor/>
                      </m:rPr>
                      <w:rPr>
                        <w:rFonts w:ascii="Cambria Math" w:hAnsi="Cambria Math"/>
                        <w:i/>
                        <w:iCs/>
                      </w:rPr>
                      <m:t>j</m:t>
                    </m:r>
                  </m:sub>
                </m:sSub>
                <m:r>
                  <w:rPr>
                    <w:rFonts w:ascii="Cambria Math" w:hAnsi="Cambria Math"/>
                  </w:rPr>
                  <m:t>=</m:t>
                </m:r>
                <m:f>
                  <m:fPr>
                    <m:ctrlPr>
                      <w:rPr>
                        <w:rFonts w:ascii="Cambria Math" w:hAnsi="Cambria Math"/>
                        <w:i/>
                        <w:iCs/>
                      </w:rPr>
                    </m:ctrlPr>
                  </m:fPr>
                  <m:num>
                    <m:r>
                      <m:rPr>
                        <m:nor/>
                      </m:rPr>
                      <w:rPr>
                        <w:rFonts w:ascii="Cambria Math" w:hAnsi="Cambria Math"/>
                        <w:i/>
                        <w:iCs/>
                      </w:rPr>
                      <m:t>Record</m:t>
                    </m:r>
                    <m:sSub>
                      <m:sSubPr>
                        <m:ctrlPr>
                          <w:rPr>
                            <w:rFonts w:ascii="Cambria Math" w:hAnsi="Cambria Math"/>
                            <w:i/>
                            <w:iCs/>
                          </w:rPr>
                        </m:ctrlPr>
                      </m:sSubPr>
                      <m:e>
                        <m:r>
                          <m:rPr>
                            <m:nor/>
                          </m:rPr>
                          <w:rPr>
                            <w:rFonts w:ascii="Cambria Math" w:hAnsi="Cambria Math"/>
                            <w:i/>
                            <w:iCs/>
                          </w:rPr>
                          <m:t>s</m:t>
                        </m:r>
                      </m:e>
                      <m:sub>
                        <m:r>
                          <m:rPr>
                            <m:nor/>
                          </m:rPr>
                          <w:rPr>
                            <w:rFonts w:ascii="Cambria Math" w:hAnsi="Cambria Math"/>
                            <w:i/>
                            <w:iCs/>
                          </w:rPr>
                          <m:t>j</m:t>
                        </m:r>
                      </m:sub>
                    </m:sSub>
                  </m:num>
                  <m:den>
                    <m:r>
                      <m:rPr>
                        <m:nor/>
                      </m:rPr>
                      <w:rPr>
                        <w:rFonts w:ascii="Cambria Math" w:hAnsi="Cambria Math"/>
                        <w:i/>
                        <w:iCs/>
                      </w:rPr>
                      <m:t>Records</m:t>
                    </m:r>
                  </m:den>
                </m:f>
              </m:oMath>
            </m:oMathPara>
          </w:p>
        </w:tc>
        <w:tc>
          <w:tcPr>
            <w:tcW w:w="3006" w:type="dxa"/>
          </w:tcPr>
          <w:p w14:paraId="38FC2D28" w14:textId="4052ABD6" w:rsidR="006C69C1" w:rsidRDefault="006C69C1" w:rsidP="009A3616">
            <w:pPr>
              <w:spacing w:line="240" w:lineRule="auto"/>
              <w:jc w:val="right"/>
              <w:rPr>
                <w:i/>
                <w:iCs/>
              </w:rPr>
            </w:pPr>
            <w:r>
              <w:rPr>
                <w:i/>
                <w:iCs/>
              </w:rPr>
              <w:t>(B1)</w:t>
            </w:r>
          </w:p>
        </w:tc>
      </w:tr>
    </w:tbl>
    <w:p w14:paraId="7F46EE7F" w14:textId="79D5C843" w:rsidR="00164B83" w:rsidRPr="0010187A" w:rsidRDefault="00164B83" w:rsidP="009A3616">
      <w:pPr>
        <w:rPr>
          <w:i/>
          <w:iCs/>
          <w:sz w:val="16"/>
          <w:szCs w:val="16"/>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7"/>
        <w:gridCol w:w="5103"/>
        <w:gridCol w:w="1786"/>
      </w:tblGrid>
      <w:tr w:rsidR="005748C7" w14:paraId="4736F30B" w14:textId="77777777" w:rsidTr="00723AA9">
        <w:trPr>
          <w:trHeight w:val="20"/>
        </w:trPr>
        <w:tc>
          <w:tcPr>
            <w:tcW w:w="2117" w:type="dxa"/>
          </w:tcPr>
          <w:p w14:paraId="18802ECC" w14:textId="77777777" w:rsidR="005748C7" w:rsidRDefault="005748C7" w:rsidP="009A3616">
            <w:pPr>
              <w:spacing w:line="240" w:lineRule="auto"/>
              <w:jc w:val="center"/>
              <w:rPr>
                <w:i/>
                <w:iCs/>
              </w:rPr>
            </w:pPr>
          </w:p>
        </w:tc>
        <w:tc>
          <w:tcPr>
            <w:tcW w:w="5103" w:type="dxa"/>
          </w:tcPr>
          <w:p w14:paraId="089002DB" w14:textId="68A0D5E0" w:rsidR="005748C7" w:rsidRDefault="00FC3968" w:rsidP="009A3616">
            <w:pPr>
              <w:spacing w:line="240" w:lineRule="auto"/>
              <w:jc w:val="center"/>
              <w:rPr>
                <w:i/>
                <w:iCs/>
              </w:rPr>
            </w:pPr>
            <m:oMathPara>
              <m:oMath>
                <m:r>
                  <w:rPr>
                    <w:rFonts w:ascii="Cambria Math" w:hAnsi="Cambria Math"/>
                  </w:rPr>
                  <m:t>CSMFMaximumError = 2(1 - Min(CSM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true</m:t>
                    </m:r>
                  </m:sup>
                </m:sSubSup>
                <m:r>
                  <w:rPr>
                    <w:rFonts w:ascii="Cambria Math" w:hAnsi="Cambria Math"/>
                  </w:rPr>
                  <m:t>)</m:t>
                </m:r>
              </m:oMath>
            </m:oMathPara>
          </w:p>
        </w:tc>
        <w:tc>
          <w:tcPr>
            <w:tcW w:w="1786" w:type="dxa"/>
          </w:tcPr>
          <w:p w14:paraId="17CA4E9F" w14:textId="5536AA33" w:rsidR="005748C7" w:rsidRDefault="005748C7" w:rsidP="009A3616">
            <w:pPr>
              <w:spacing w:line="240" w:lineRule="auto"/>
              <w:jc w:val="right"/>
              <w:rPr>
                <w:i/>
                <w:iCs/>
              </w:rPr>
            </w:pPr>
            <w:r>
              <w:rPr>
                <w:i/>
                <w:iCs/>
              </w:rPr>
              <w:t>(B2)</w:t>
            </w:r>
          </w:p>
        </w:tc>
      </w:tr>
    </w:tbl>
    <w:p w14:paraId="4FBFE175" w14:textId="77777777" w:rsidR="005748C7" w:rsidRPr="00723AA9" w:rsidRDefault="005748C7" w:rsidP="009A3616">
      <w:pPr>
        <w:pStyle w:val="Heading3"/>
        <w:numPr>
          <w:ilvl w:val="0"/>
          <w:numId w:val="0"/>
        </w:numPr>
        <w:rPr>
          <w:sz w:val="2"/>
          <w:szCs w:val="2"/>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7"/>
        <w:gridCol w:w="5103"/>
        <w:gridCol w:w="1786"/>
      </w:tblGrid>
      <w:tr w:rsidR="00742075" w14:paraId="48F49CCA" w14:textId="77777777" w:rsidTr="00663851">
        <w:trPr>
          <w:trHeight w:val="824"/>
        </w:trPr>
        <w:tc>
          <w:tcPr>
            <w:tcW w:w="2117" w:type="dxa"/>
          </w:tcPr>
          <w:p w14:paraId="2864D7B3" w14:textId="77777777" w:rsidR="005748C7" w:rsidRDefault="005748C7" w:rsidP="009A3616">
            <w:pPr>
              <w:spacing w:line="240" w:lineRule="auto"/>
              <w:jc w:val="center"/>
              <w:rPr>
                <w:i/>
                <w:iCs/>
              </w:rPr>
            </w:pPr>
          </w:p>
        </w:tc>
        <w:tc>
          <w:tcPr>
            <w:tcW w:w="5103" w:type="dxa"/>
          </w:tcPr>
          <w:p w14:paraId="3FB3A94C" w14:textId="2687520F" w:rsidR="00742075" w:rsidRPr="00742075" w:rsidRDefault="00742075" w:rsidP="009A3616">
            <w:pPr>
              <w:spacing w:line="240" w:lineRule="auto"/>
              <w:jc w:val="center"/>
              <w:rPr>
                <w:i/>
                <w:iCs/>
              </w:rPr>
            </w:pPr>
            <m:oMathPara>
              <m:oMath>
                <m:r>
                  <w:rPr>
                    <w:rFonts w:ascii="Cambria Math" w:hAnsi="Cambria Math"/>
                  </w:rPr>
                  <m:t>CSMFAccuracy=1-</m:t>
                </m:r>
                <m:f>
                  <m:fPr>
                    <m:ctrlPr>
                      <w:rPr>
                        <w:rFonts w:ascii="Cambria Math" w:hAnsi="Cambria Math"/>
                        <w:iCs/>
                      </w:rPr>
                    </m:ctrlPr>
                  </m:fPr>
                  <m:num>
                    <m:nary>
                      <m:naryPr>
                        <m:chr m:val="∑"/>
                        <m:ctrlPr>
                          <w:rPr>
                            <w:rFonts w:ascii="Cambria Math" w:hAnsi="Cambria Math"/>
                            <w:iCs/>
                          </w:rPr>
                        </m:ctrlPr>
                      </m:naryPr>
                      <m:sub>
                        <m:r>
                          <w:rPr>
                            <w:rFonts w:ascii="Cambria Math" w:hAnsi="Cambria Math"/>
                          </w:rPr>
                          <m:t>j=1</m:t>
                        </m:r>
                        <m:ctrlPr>
                          <w:rPr>
                            <w:rFonts w:ascii="Cambria Math" w:hAnsi="Cambria Math"/>
                            <w:i/>
                            <w:iCs/>
                          </w:rPr>
                        </m:ctrlPr>
                      </m:sub>
                      <m:sup>
                        <m:r>
                          <w:rPr>
                            <w:rFonts w:ascii="Cambria Math" w:hAnsi="Cambria Math"/>
                          </w:rPr>
                          <m:t>k</m:t>
                        </m:r>
                        <m:ctrlPr>
                          <w:rPr>
                            <w:rFonts w:ascii="Cambria Math" w:hAnsi="Cambria Math"/>
                            <w:i/>
                            <w:iCs/>
                          </w:rPr>
                        </m:ctrlPr>
                      </m:sup>
                      <m:e>
                        <m:d>
                          <m:dPr>
                            <m:begChr m:val="|"/>
                            <m:endChr m:val="|"/>
                            <m:ctrlPr>
                              <w:rPr>
                                <w:rFonts w:ascii="Cambria Math" w:hAnsi="Cambria Math"/>
                                <w:i/>
                                <w:iCs/>
                              </w:rPr>
                            </m:ctrlPr>
                          </m:dPr>
                          <m:e>
                            <m:r>
                              <w:rPr>
                                <w:rFonts w:ascii="Cambria Math" w:hAnsi="Cambria Math"/>
                              </w:rPr>
                              <m:t>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true</m:t>
                                </m:r>
                              </m:sup>
                            </m:sSubSup>
                            <m:r>
                              <w:rPr>
                                <w:rFonts w:ascii="Cambria Math" w:hAnsi="Cambria Math"/>
                              </w:rPr>
                              <m:t>-CSM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pred</m:t>
                                </m:r>
                              </m:sup>
                            </m:sSubSup>
                          </m:e>
                        </m:d>
                        <m:ctrlPr>
                          <w:rPr>
                            <w:rFonts w:ascii="Cambria Math" w:hAnsi="Cambria Math"/>
                            <w:i/>
                            <w:iCs/>
                          </w:rPr>
                        </m:ctrlPr>
                      </m:e>
                    </m:nary>
                    <m:ctrlPr>
                      <w:rPr>
                        <w:rFonts w:ascii="Cambria Math" w:hAnsi="Cambria Math"/>
                        <w:i/>
                        <w:iCs/>
                      </w:rPr>
                    </m:ctrlPr>
                  </m:num>
                  <m:den>
                    <m:r>
                      <w:rPr>
                        <w:rFonts w:ascii="Cambria Math" w:hAnsi="Cambria Math"/>
                      </w:rPr>
                      <m:t>CSMFMaximumError</m:t>
                    </m:r>
                    <m:ctrlPr>
                      <w:rPr>
                        <w:rFonts w:ascii="Cambria Math" w:hAnsi="Cambria Math"/>
                        <w:i/>
                        <w:iCs/>
                      </w:rPr>
                    </m:ctrlPr>
                  </m:den>
                </m:f>
              </m:oMath>
            </m:oMathPara>
          </w:p>
        </w:tc>
        <w:tc>
          <w:tcPr>
            <w:tcW w:w="1786" w:type="dxa"/>
          </w:tcPr>
          <w:p w14:paraId="6A729615" w14:textId="3C2AD9BB" w:rsidR="005748C7" w:rsidRDefault="005748C7" w:rsidP="009A3616">
            <w:pPr>
              <w:spacing w:line="240" w:lineRule="auto"/>
              <w:jc w:val="right"/>
              <w:rPr>
                <w:i/>
                <w:iCs/>
              </w:rPr>
            </w:pPr>
            <w:r>
              <w:rPr>
                <w:i/>
                <w:iCs/>
              </w:rPr>
              <w:t>(B3)</w:t>
            </w:r>
          </w:p>
        </w:tc>
      </w:tr>
    </w:tbl>
    <w:p w14:paraId="15F94951" w14:textId="5D924723" w:rsidR="009E6DFE" w:rsidRDefault="009E6DFE" w:rsidP="009A3616">
      <w:pPr>
        <w:pStyle w:val="Heading3"/>
        <w:numPr>
          <w:ilvl w:val="0"/>
          <w:numId w:val="0"/>
        </w:numPr>
      </w:pPr>
      <w:r>
        <w:t>B.3.2</w:t>
      </w:r>
      <w:r>
        <w:tab/>
        <w:t>Partial Chance Corrected Concordance (PCCC)</w:t>
      </w:r>
    </w:p>
    <w:p w14:paraId="64D50762" w14:textId="3F537D8F" w:rsidR="00CD3E2C" w:rsidRDefault="00AD4706" w:rsidP="009A3616">
      <w:r>
        <w:t>PCCC mea</w:t>
      </w:r>
      <w:r w:rsidRPr="00D04613">
        <w:t xml:space="preserve">sures the performance of models at the </w:t>
      </w:r>
      <w:r w:rsidR="00F66029">
        <w:t>individual-level</w:t>
      </w:r>
      <w:r w:rsidRPr="00D04613">
        <w:t xml:space="preserve">, comparing COD assignments between the physicians and models on a record by record basis, correcting for COD assignments made purely by </w:t>
      </w:r>
      <w:r w:rsidR="00DE0F42" w:rsidRPr="00D04613">
        <w:t xml:space="preserve">chance </w:t>
      </w:r>
      <w:r w:rsidR="00DE0F42" w:rsidRPr="00D04613">
        <w:fldChar w:fldCharType="begin"/>
      </w:r>
      <w:r w:rsidR="004B119E">
        <w:instrText xml:space="preserve"> ADDIN ZOTERO_ITEM CSL_CITATION {"citationID":"00000066","properties":{"unsorted":false,"formattedCitation":"[54]","plainCitation":"[54]","noteIndex":0},"citationItems":[{"id":2620,"uris":["http://zotero.org/users/6749620/items/532V639L"],"itemData":{"id":2620,"type":"article-journal","abstract":"Verbal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rsidR="00DE0F42" w:rsidRPr="00D04613">
        <w:fldChar w:fldCharType="separate"/>
      </w:r>
      <w:r w:rsidR="004B119E">
        <w:t>[54]</w:t>
      </w:r>
      <w:r w:rsidR="00DE0F42" w:rsidRPr="00D04613">
        <w:fldChar w:fldCharType="end"/>
      </w:r>
      <w:r w:rsidR="00DE0F42" w:rsidRPr="00D04613">
        <w:t xml:space="preserve">. </w:t>
      </w:r>
      <w:r w:rsidRPr="00D04613">
        <w:t xml:space="preserve">PCCC is given by Equation B5, where </w:t>
      </w:r>
      <w:r w:rsidRPr="0047402D">
        <w:rPr>
          <w:i/>
          <w:iCs/>
        </w:rPr>
        <w:t>k</w:t>
      </w:r>
      <w:r w:rsidRPr="00D04613">
        <w:t xml:space="preserve"> is the number of top COD assignments from the model to consider, </w:t>
      </w:r>
      <w:r w:rsidRPr="0047402D">
        <w:rPr>
          <w:i/>
          <w:iCs/>
        </w:rPr>
        <w:t>N</w:t>
      </w:r>
      <w:r w:rsidRPr="00D04613">
        <w:t xml:space="preserve"> is number of causes, and </w:t>
      </w:r>
      <w:r w:rsidRPr="0047402D">
        <w:rPr>
          <w:i/>
          <w:iCs/>
        </w:rPr>
        <w:t>C</w:t>
      </w:r>
      <w:r w:rsidRPr="00D04613">
        <w:t xml:space="preserve"> is fraction of records where the physician COD assignment is one of the top COD assignments from the model. For this study, </w:t>
      </w:r>
      <w:r w:rsidRPr="00CC453C">
        <w:rPr>
          <w:i/>
          <w:iCs/>
        </w:rPr>
        <w:t>k</w:t>
      </w:r>
      <w:r w:rsidRPr="00D04613">
        <w:t xml:space="preserve"> was set to 1, making </w:t>
      </w:r>
      <w:r w:rsidRPr="0047402D">
        <w:rPr>
          <w:i/>
          <w:iCs/>
        </w:rPr>
        <w:t>C</w:t>
      </w:r>
      <w:r w:rsidRPr="00D04613">
        <w:t xml:space="preserve"> equivalent to the fraction of true positives </w:t>
      </w:r>
      <w:r w:rsidRPr="00CC453C">
        <w:rPr>
          <w:i/>
          <w:iCs/>
        </w:rPr>
        <w:t>TP</w:t>
      </w:r>
      <w:r w:rsidRPr="00D04613">
        <w:t xml:space="preserve"> or records</w:t>
      </w:r>
      <w:r w:rsidR="0047402D">
        <w:t xml:space="preserve">, </w:t>
      </w:r>
      <w:r w:rsidRPr="00D04613">
        <w:t>where the physician COD assignment is equal to the model COD assignment as shown in Equation B4. Higher</w:t>
      </w:r>
      <w:r w:rsidR="00BF22B7" w:rsidRPr="00D04613">
        <w:t xml:space="preserve"> </w:t>
      </w:r>
      <w:r w:rsidRPr="00D04613">
        <w:t xml:space="preserve">PCCC values closer to 1 indicate that model COD assignments are similar to physician COD assignments, while values closer to 0 indicate that </w:t>
      </w:r>
      <w:r w:rsidR="00CC453C">
        <w:t>they</w:t>
      </w:r>
      <w:r w:rsidRPr="00D04613">
        <w:t xml:space="preserve"> are not similar to physicians.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6F4E77" w14:paraId="14F76E35" w14:textId="77777777" w:rsidTr="00AD4706">
        <w:tc>
          <w:tcPr>
            <w:tcW w:w="3005" w:type="dxa"/>
            <w:vAlign w:val="center"/>
          </w:tcPr>
          <w:p w14:paraId="72978871" w14:textId="77777777" w:rsidR="006F4E77" w:rsidRDefault="006F4E77" w:rsidP="009A3616">
            <w:pPr>
              <w:jc w:val="center"/>
              <w:rPr>
                <w:i/>
                <w:iCs/>
              </w:rPr>
            </w:pPr>
          </w:p>
        </w:tc>
        <w:tc>
          <w:tcPr>
            <w:tcW w:w="3005" w:type="dxa"/>
            <w:vAlign w:val="center"/>
          </w:tcPr>
          <w:p w14:paraId="3A5A3A2E" w14:textId="605D4B9D" w:rsidR="00E6267F" w:rsidRPr="00E6267F" w:rsidRDefault="00E6267F" w:rsidP="009A3616">
            <w:pPr>
              <w:jc w:val="center"/>
              <w:rPr>
                <w:i/>
                <w:iCs/>
              </w:rPr>
            </w:pPr>
            <m:oMathPara>
              <m:oMath>
                <m:r>
                  <w:rPr>
                    <w:rFonts w:ascii="Cambria Math" w:hAnsi="Cambria Math"/>
                  </w:rPr>
                  <m:t>C=</m:t>
                </m:r>
                <m:f>
                  <m:fPr>
                    <m:ctrlPr>
                      <w:rPr>
                        <w:rFonts w:ascii="Cambria Math" w:hAnsi="Cambria Math"/>
                        <w:iCs/>
                      </w:rPr>
                    </m:ctrlPr>
                  </m:fPr>
                  <m:num>
                    <m:r>
                      <w:rPr>
                        <w:rFonts w:ascii="Cambria Math" w:hAnsi="Cambria Math"/>
                      </w:rPr>
                      <m:t>TP</m:t>
                    </m:r>
                    <m:ctrlPr>
                      <w:rPr>
                        <w:rFonts w:ascii="Cambria Math" w:hAnsi="Cambria Math"/>
                        <w:i/>
                        <w:iCs/>
                      </w:rPr>
                    </m:ctrlPr>
                  </m:num>
                  <m:den>
                    <m:r>
                      <w:rPr>
                        <w:rFonts w:ascii="Cambria Math" w:hAnsi="Cambria Math"/>
                      </w:rPr>
                      <m:t>Records</m:t>
                    </m:r>
                    <m:ctrlPr>
                      <w:rPr>
                        <w:rFonts w:ascii="Cambria Math" w:hAnsi="Cambria Math"/>
                        <w:i/>
                        <w:iCs/>
                      </w:rPr>
                    </m:ctrlPr>
                  </m:den>
                </m:f>
              </m:oMath>
            </m:oMathPara>
          </w:p>
        </w:tc>
        <w:tc>
          <w:tcPr>
            <w:tcW w:w="3006" w:type="dxa"/>
            <w:vAlign w:val="center"/>
          </w:tcPr>
          <w:p w14:paraId="3276DC8A" w14:textId="1B532AAB" w:rsidR="006F4E77" w:rsidRDefault="006F4E77" w:rsidP="009A3616">
            <w:pPr>
              <w:jc w:val="right"/>
              <w:rPr>
                <w:i/>
                <w:iCs/>
              </w:rPr>
            </w:pPr>
            <w:r>
              <w:rPr>
                <w:i/>
                <w:iCs/>
              </w:rPr>
              <w:t>(B</w:t>
            </w:r>
            <w:r w:rsidR="009278C3">
              <w:rPr>
                <w:i/>
                <w:iCs/>
              </w:rPr>
              <w:t>4</w:t>
            </w:r>
            <w:r>
              <w:rPr>
                <w:i/>
                <w:iCs/>
              </w:rPr>
              <w:t>)</w:t>
            </w:r>
          </w:p>
        </w:tc>
      </w:tr>
    </w:tbl>
    <w:p w14:paraId="64FA54E4" w14:textId="77777777" w:rsidR="006F4E77" w:rsidRPr="00293EF8" w:rsidRDefault="006F4E77" w:rsidP="009A3616">
      <w:pPr>
        <w:rPr>
          <w:sz w:val="16"/>
          <w:szCs w:val="16"/>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6F4E77" w14:paraId="6D56DFAB" w14:textId="77777777" w:rsidTr="00AD4706">
        <w:tc>
          <w:tcPr>
            <w:tcW w:w="3005" w:type="dxa"/>
            <w:vAlign w:val="center"/>
          </w:tcPr>
          <w:p w14:paraId="55E3E7D9" w14:textId="77777777" w:rsidR="006F4E77" w:rsidRDefault="006F4E77" w:rsidP="009A3616">
            <w:pPr>
              <w:jc w:val="center"/>
              <w:rPr>
                <w:i/>
                <w:iCs/>
              </w:rPr>
            </w:pPr>
          </w:p>
        </w:tc>
        <w:tc>
          <w:tcPr>
            <w:tcW w:w="3005" w:type="dxa"/>
            <w:vAlign w:val="center"/>
          </w:tcPr>
          <w:p w14:paraId="23426493" w14:textId="5C3BE0EB" w:rsidR="00E6267F" w:rsidRPr="00E6267F" w:rsidRDefault="00E6267F" w:rsidP="009A3616">
            <w:pPr>
              <w:jc w:val="center"/>
              <w:rPr>
                <w:i/>
                <w:iCs/>
              </w:rPr>
            </w:pPr>
            <m:oMathPara>
              <m:oMath>
                <m:r>
                  <w:rPr>
                    <w:rFonts w:ascii="Cambria Math" w:hAnsi="Cambria Math"/>
                  </w:rPr>
                  <m:t>PCCC</m:t>
                </m:r>
                <m:d>
                  <m:dPr>
                    <m:ctrlPr>
                      <w:rPr>
                        <w:rFonts w:ascii="Cambria Math" w:hAnsi="Cambria Math"/>
                        <w:i/>
                        <w:iCs/>
                      </w:rPr>
                    </m:ctrlPr>
                  </m:dPr>
                  <m:e>
                    <m:r>
                      <w:rPr>
                        <w:rFonts w:ascii="Cambria Math" w:hAnsi="Cambria Math"/>
                      </w:rPr>
                      <m:t>k</m:t>
                    </m:r>
                  </m:e>
                </m:d>
                <m:r>
                  <w:rPr>
                    <w:rFonts w:ascii="Cambria Math" w:hAnsi="Cambria Math"/>
                  </w:rPr>
                  <m:t>=</m:t>
                </m:r>
                <m:f>
                  <m:fPr>
                    <m:ctrlPr>
                      <w:rPr>
                        <w:rFonts w:ascii="Cambria Math" w:hAnsi="Cambria Math"/>
                        <w:iCs/>
                      </w:rPr>
                    </m:ctrlPr>
                  </m:fPr>
                  <m:num>
                    <m:r>
                      <w:rPr>
                        <w:rFonts w:ascii="Cambria Math" w:hAnsi="Cambria Math"/>
                      </w:rPr>
                      <m:t>C-</m:t>
                    </m:r>
                    <m:f>
                      <m:fPr>
                        <m:ctrlPr>
                          <w:rPr>
                            <w:rFonts w:ascii="Cambria Math" w:hAnsi="Cambria Math"/>
                            <w:iCs/>
                          </w:rPr>
                        </m:ctrlPr>
                      </m:fPr>
                      <m:num>
                        <m:r>
                          <w:rPr>
                            <w:rFonts w:ascii="Cambria Math" w:hAnsi="Cambria Math"/>
                          </w:rPr>
                          <m:t>k</m:t>
                        </m:r>
                        <m:ctrlPr>
                          <w:rPr>
                            <w:rFonts w:ascii="Cambria Math" w:hAnsi="Cambria Math"/>
                            <w:i/>
                            <w:iCs/>
                          </w:rPr>
                        </m:ctrlPr>
                      </m:num>
                      <m:den>
                        <m:r>
                          <w:rPr>
                            <w:rFonts w:ascii="Cambria Math" w:hAnsi="Cambria Math"/>
                          </w:rPr>
                          <m:t>N</m:t>
                        </m:r>
                        <m:ctrlPr>
                          <w:rPr>
                            <w:rFonts w:ascii="Cambria Math" w:hAnsi="Cambria Math"/>
                            <w:i/>
                            <w:iCs/>
                          </w:rPr>
                        </m:ctrlPr>
                      </m:den>
                    </m:f>
                    <m:ctrlPr>
                      <w:rPr>
                        <w:rFonts w:ascii="Cambria Math" w:hAnsi="Cambria Math"/>
                        <w:i/>
                        <w:iCs/>
                      </w:rPr>
                    </m:ctrlPr>
                  </m:num>
                  <m:den>
                    <m:r>
                      <w:rPr>
                        <w:rFonts w:ascii="Cambria Math" w:hAnsi="Cambria Math"/>
                      </w:rPr>
                      <m:t>1-</m:t>
                    </m:r>
                    <m:f>
                      <m:fPr>
                        <m:ctrlPr>
                          <w:rPr>
                            <w:rFonts w:ascii="Cambria Math" w:hAnsi="Cambria Math"/>
                            <w:iCs/>
                          </w:rPr>
                        </m:ctrlPr>
                      </m:fPr>
                      <m:num>
                        <m:r>
                          <w:rPr>
                            <w:rFonts w:ascii="Cambria Math" w:hAnsi="Cambria Math"/>
                          </w:rPr>
                          <m:t>k</m:t>
                        </m:r>
                        <m:ctrlPr>
                          <w:rPr>
                            <w:rFonts w:ascii="Cambria Math" w:hAnsi="Cambria Math"/>
                            <w:i/>
                            <w:iCs/>
                          </w:rPr>
                        </m:ctrlPr>
                      </m:num>
                      <m:den>
                        <m:r>
                          <w:rPr>
                            <w:rFonts w:ascii="Cambria Math" w:hAnsi="Cambria Math"/>
                          </w:rPr>
                          <m:t>N</m:t>
                        </m:r>
                        <m:ctrlPr>
                          <w:rPr>
                            <w:rFonts w:ascii="Cambria Math" w:hAnsi="Cambria Math"/>
                            <w:i/>
                            <w:iCs/>
                          </w:rPr>
                        </m:ctrlPr>
                      </m:den>
                    </m:f>
                    <m:ctrlPr>
                      <w:rPr>
                        <w:rFonts w:ascii="Cambria Math" w:hAnsi="Cambria Math"/>
                        <w:i/>
                        <w:iCs/>
                      </w:rPr>
                    </m:ctrlPr>
                  </m:den>
                </m:f>
              </m:oMath>
            </m:oMathPara>
          </w:p>
        </w:tc>
        <w:tc>
          <w:tcPr>
            <w:tcW w:w="3006" w:type="dxa"/>
            <w:vAlign w:val="center"/>
          </w:tcPr>
          <w:p w14:paraId="45190EBA" w14:textId="5B7BA00D" w:rsidR="006F4E77" w:rsidRDefault="006F4E77" w:rsidP="009A3616">
            <w:pPr>
              <w:jc w:val="right"/>
              <w:rPr>
                <w:i/>
                <w:iCs/>
              </w:rPr>
            </w:pPr>
            <w:r>
              <w:rPr>
                <w:i/>
                <w:iCs/>
              </w:rPr>
              <w:t>(B</w:t>
            </w:r>
            <w:r w:rsidR="009278C3">
              <w:rPr>
                <w:i/>
                <w:iCs/>
              </w:rPr>
              <w:t>5</w:t>
            </w:r>
            <w:r>
              <w:rPr>
                <w:i/>
                <w:iCs/>
              </w:rPr>
              <w:t>)</w:t>
            </w:r>
          </w:p>
        </w:tc>
      </w:tr>
    </w:tbl>
    <w:p w14:paraId="7B1E1231" w14:textId="77777777" w:rsidR="00CD3E2C" w:rsidRDefault="00AD4706" w:rsidP="009A3616">
      <w:pPr>
        <w:tabs>
          <w:tab w:val="center" w:pos="4412"/>
        </w:tabs>
        <w:spacing w:before="228"/>
        <w:jc w:val="left"/>
      </w:pPr>
      <w:r>
        <w:rPr>
          <w:b/>
          <w:sz w:val="29"/>
        </w:rPr>
        <w:t>Appendix C</w:t>
      </w:r>
      <w:r w:rsidR="00A1642A">
        <w:rPr>
          <w:b/>
          <w:sz w:val="29"/>
        </w:rPr>
        <w:tab/>
      </w:r>
      <w:r>
        <w:rPr>
          <w:b/>
          <w:sz w:val="29"/>
        </w:rPr>
        <w:t>Experiment on Repeated Runs of</w:t>
      </w:r>
      <w:r w:rsidR="00182613">
        <w:rPr>
          <w:b/>
          <w:sz w:val="29"/>
        </w:rPr>
        <w:t xml:space="preserve"> GPT-3.5</w:t>
      </w:r>
    </w:p>
    <w:p w14:paraId="5056B996" w14:textId="1104D52E" w:rsidR="003506FC" w:rsidRDefault="00AD4706" w:rsidP="009A3616">
      <w:r>
        <w:t xml:space="preserve">A short </w:t>
      </w:r>
      <w:r w:rsidRPr="00D04613">
        <w:t xml:space="preserve">experiment was conducted to test the consistency of GPT-3.5 outputs repeated on the same record. 100 records, sampled randomly with approximately equal proportions across age groups, CODs, and survey rounds 1 and 2, were used to test repeated runs of GPT-3.5. Each record from the 100 records was rerun 10 </w:t>
      </w:r>
      <w:r w:rsidRPr="00D04613">
        <w:lastRenderedPageBreak/>
        <w:t>times through GPT3.5, resulting in ten COD outputs per record. The ICD-10 codes were then converted to CGHR-10 codes and tested for consistency, where completely inconsistent results had different ICD-10 or CGHR-10 codes for each of the 10 reruns (1 times+), and completely consistent results had the same ICD-10 or CGHR-10 code for all 10 reruns (10 times), on the same record.</w:t>
      </w:r>
    </w:p>
    <w:p w14:paraId="48001195" w14:textId="18A36B43" w:rsidR="00CD3E2C" w:rsidRPr="00D04613" w:rsidRDefault="00AD4706" w:rsidP="009A3616">
      <w:r>
        <w:t xml:space="preserve">The results are </w:t>
      </w:r>
      <w:r w:rsidRPr="00D04613">
        <w:t>shown in Table C6. For all 100 records, GPT-3.5 assigns the same ICD-10 and CGHR-10 code for the same record 5</w:t>
      </w:r>
      <w:r w:rsidR="006F4E77">
        <w:t>+</w:t>
      </w:r>
      <w:r w:rsidRPr="00D04613">
        <w:t xml:space="preserve"> times out of 10. For 66 and 79 records, GPT-3.5 assigns the same ICD-10 and CGHR-10 code respectively for each record. This number increases to 94 (from 66) and 96 (from 79) when reducing the number of times out of 10 that GPT-3.5 assigns the same ICD-10 and CGHR-10 code respectively. Thus, GPT-3.5 does not always produce the same outputs when repeated on the same record (10 times out of 10), even when the temperature is set to 0, but does so for more than half the records. For most records (more than 90%),</w:t>
      </w:r>
      <w:r w:rsidR="00A27804" w:rsidRPr="00D04613">
        <w:t xml:space="preserve"> </w:t>
      </w:r>
      <w:r w:rsidRPr="00D04613">
        <w:t>GPT-3.5 will produce the same outputs for the same record 7</w:t>
      </w:r>
      <w:r w:rsidR="006F4E77">
        <w:t>+</w:t>
      </w:r>
      <w:r w:rsidRPr="00D04613">
        <w:t xml:space="preserve"> times</w:t>
      </w:r>
      <w:r w:rsidR="006F4E77">
        <w:t xml:space="preserve"> </w:t>
      </w:r>
      <w:r w:rsidRPr="00D04613">
        <w:t>of 10.</w:t>
      </w:r>
    </w:p>
    <w:p w14:paraId="45AF6E73" w14:textId="45BD97BF" w:rsidR="00CD3E2C" w:rsidRPr="0053108A" w:rsidRDefault="00AD4706" w:rsidP="009A3616">
      <w:pPr>
        <w:pStyle w:val="TableCaption"/>
        <w:rPr>
          <w:b/>
        </w:rPr>
      </w:pPr>
      <w:r>
        <w:rPr>
          <w:b/>
        </w:rPr>
        <w:t xml:space="preserve">Table C6 </w:t>
      </w:r>
      <w:r>
        <w:t>Records with same GPT-3.5 outputs based on 10 repeated reruns of 100 records</w:t>
      </w:r>
    </w:p>
    <w:tbl>
      <w:tblPr>
        <w:tblStyle w:val="TableGrid"/>
        <w:tblW w:w="5000" w:type="pct"/>
        <w:jc w:val="center"/>
        <w:tblCellSpacing w:w="11" w:type="dxa"/>
        <w:tblInd w:w="0" w:type="dxa"/>
        <w:tblCellMar>
          <w:top w:w="24" w:type="dxa"/>
          <w:left w:w="23" w:type="dxa"/>
          <w:bottom w:w="23" w:type="dxa"/>
          <w:right w:w="23" w:type="dxa"/>
        </w:tblCellMar>
        <w:tblLook w:val="04A0" w:firstRow="1" w:lastRow="0" w:firstColumn="1" w:lastColumn="0" w:noHBand="0" w:noVBand="1"/>
      </w:tblPr>
      <w:tblGrid>
        <w:gridCol w:w="4577"/>
        <w:gridCol w:w="2253"/>
        <w:gridCol w:w="2196"/>
      </w:tblGrid>
      <w:tr w:rsidR="00CD3E2C" w14:paraId="6874F6F9" w14:textId="77777777" w:rsidTr="00E94356">
        <w:trPr>
          <w:trHeight w:val="20"/>
          <w:tblCellSpacing w:w="11" w:type="dxa"/>
          <w:jc w:val="center"/>
        </w:trPr>
        <w:tc>
          <w:tcPr>
            <w:tcW w:w="2503" w:type="pct"/>
            <w:tcBorders>
              <w:top w:val="single" w:sz="8" w:space="0" w:color="auto"/>
              <w:left w:val="nil"/>
              <w:bottom w:val="single" w:sz="4" w:space="0" w:color="000000"/>
              <w:right w:val="nil"/>
            </w:tcBorders>
          </w:tcPr>
          <w:p w14:paraId="762D0C23" w14:textId="77777777" w:rsidR="00CD3E2C" w:rsidRDefault="00AD4706" w:rsidP="002F3E37">
            <w:pPr>
              <w:spacing w:after="0" w:line="240" w:lineRule="auto"/>
              <w:jc w:val="left"/>
            </w:pPr>
            <w:r>
              <w:rPr>
                <w:sz w:val="16"/>
              </w:rPr>
              <w:t>Times with Same GPT-3.5 Outputs</w:t>
            </w:r>
          </w:p>
        </w:tc>
        <w:tc>
          <w:tcPr>
            <w:tcW w:w="1229" w:type="pct"/>
            <w:tcBorders>
              <w:top w:val="single" w:sz="8" w:space="0" w:color="auto"/>
              <w:left w:val="nil"/>
              <w:bottom w:val="single" w:sz="4" w:space="0" w:color="000000"/>
              <w:right w:val="nil"/>
            </w:tcBorders>
          </w:tcPr>
          <w:p w14:paraId="39379D2A" w14:textId="77777777" w:rsidR="00CD3E2C" w:rsidRDefault="00AD4706" w:rsidP="002F3E37">
            <w:pPr>
              <w:spacing w:after="0" w:line="240" w:lineRule="auto"/>
              <w:jc w:val="left"/>
            </w:pPr>
            <w:r>
              <w:rPr>
                <w:sz w:val="16"/>
              </w:rPr>
              <w:t>ICD-10 Records</w:t>
            </w:r>
          </w:p>
        </w:tc>
        <w:tc>
          <w:tcPr>
            <w:tcW w:w="1191" w:type="pct"/>
            <w:tcBorders>
              <w:top w:val="single" w:sz="8" w:space="0" w:color="auto"/>
              <w:left w:val="nil"/>
              <w:bottom w:val="single" w:sz="4" w:space="0" w:color="000000"/>
              <w:right w:val="nil"/>
            </w:tcBorders>
          </w:tcPr>
          <w:p w14:paraId="2595373D" w14:textId="77777777" w:rsidR="00CD3E2C" w:rsidRDefault="00AD4706" w:rsidP="002F3E37">
            <w:pPr>
              <w:spacing w:after="0" w:line="240" w:lineRule="auto"/>
            </w:pPr>
            <w:r>
              <w:rPr>
                <w:sz w:val="16"/>
              </w:rPr>
              <w:t>CGHR-10 Records</w:t>
            </w:r>
          </w:p>
        </w:tc>
      </w:tr>
      <w:tr w:rsidR="00CD3E2C" w14:paraId="650BE0BC" w14:textId="77777777" w:rsidTr="00E94356">
        <w:trPr>
          <w:trHeight w:val="20"/>
          <w:tblCellSpacing w:w="11" w:type="dxa"/>
          <w:jc w:val="center"/>
        </w:trPr>
        <w:tc>
          <w:tcPr>
            <w:tcW w:w="2503" w:type="pct"/>
            <w:tcBorders>
              <w:left w:val="nil"/>
              <w:bottom w:val="nil"/>
              <w:right w:val="nil"/>
            </w:tcBorders>
          </w:tcPr>
          <w:p w14:paraId="6A33AA29" w14:textId="77777777" w:rsidR="00CD3E2C" w:rsidRDefault="00AD4706" w:rsidP="002F3E37">
            <w:pPr>
              <w:spacing w:after="0" w:line="240" w:lineRule="auto"/>
              <w:jc w:val="left"/>
            </w:pPr>
            <w:r>
              <w:rPr>
                <w:sz w:val="16"/>
              </w:rPr>
              <w:t>1 times+ (inconsistent)</w:t>
            </w:r>
          </w:p>
        </w:tc>
        <w:tc>
          <w:tcPr>
            <w:tcW w:w="1229" w:type="pct"/>
            <w:tcBorders>
              <w:left w:val="nil"/>
              <w:bottom w:val="nil"/>
              <w:right w:val="nil"/>
            </w:tcBorders>
          </w:tcPr>
          <w:p w14:paraId="5B13E2D3" w14:textId="77777777" w:rsidR="00CD3E2C" w:rsidRDefault="00AD4706" w:rsidP="002F3E37">
            <w:pPr>
              <w:spacing w:after="0" w:line="240" w:lineRule="auto"/>
              <w:jc w:val="left"/>
            </w:pPr>
            <w:r>
              <w:rPr>
                <w:sz w:val="16"/>
              </w:rPr>
              <w:t>100</w:t>
            </w:r>
          </w:p>
        </w:tc>
        <w:tc>
          <w:tcPr>
            <w:tcW w:w="1191" w:type="pct"/>
            <w:tcBorders>
              <w:left w:val="nil"/>
              <w:bottom w:val="nil"/>
              <w:right w:val="nil"/>
            </w:tcBorders>
          </w:tcPr>
          <w:p w14:paraId="24F1A321" w14:textId="77777777" w:rsidR="00CD3E2C" w:rsidRDefault="00AD4706" w:rsidP="002F3E37">
            <w:pPr>
              <w:spacing w:after="0" w:line="240" w:lineRule="auto"/>
              <w:jc w:val="left"/>
            </w:pPr>
            <w:r>
              <w:rPr>
                <w:sz w:val="16"/>
              </w:rPr>
              <w:t>100</w:t>
            </w:r>
          </w:p>
        </w:tc>
      </w:tr>
      <w:tr w:rsidR="00CD3E2C" w14:paraId="50E720E2" w14:textId="77777777" w:rsidTr="00E94356">
        <w:trPr>
          <w:trHeight w:val="20"/>
          <w:tblCellSpacing w:w="11" w:type="dxa"/>
          <w:jc w:val="center"/>
        </w:trPr>
        <w:tc>
          <w:tcPr>
            <w:tcW w:w="2503" w:type="pct"/>
            <w:tcBorders>
              <w:top w:val="nil"/>
              <w:left w:val="nil"/>
              <w:bottom w:val="nil"/>
              <w:right w:val="nil"/>
            </w:tcBorders>
          </w:tcPr>
          <w:p w14:paraId="13B96B89" w14:textId="77777777" w:rsidR="00CD3E2C" w:rsidRDefault="00AD4706" w:rsidP="002F3E37">
            <w:pPr>
              <w:spacing w:after="0" w:line="240" w:lineRule="auto"/>
              <w:jc w:val="left"/>
            </w:pPr>
            <w:r>
              <w:rPr>
                <w:sz w:val="16"/>
              </w:rPr>
              <w:t>2 times+</w:t>
            </w:r>
          </w:p>
        </w:tc>
        <w:tc>
          <w:tcPr>
            <w:tcW w:w="1229" w:type="pct"/>
            <w:tcBorders>
              <w:top w:val="nil"/>
              <w:left w:val="nil"/>
              <w:bottom w:val="nil"/>
              <w:right w:val="nil"/>
            </w:tcBorders>
          </w:tcPr>
          <w:p w14:paraId="4B5F1513" w14:textId="77777777" w:rsidR="00CD3E2C" w:rsidRDefault="00AD4706" w:rsidP="002F3E37">
            <w:pPr>
              <w:spacing w:after="0" w:line="240" w:lineRule="auto"/>
              <w:jc w:val="left"/>
            </w:pPr>
            <w:r>
              <w:rPr>
                <w:sz w:val="16"/>
              </w:rPr>
              <w:t>100</w:t>
            </w:r>
          </w:p>
        </w:tc>
        <w:tc>
          <w:tcPr>
            <w:tcW w:w="1191" w:type="pct"/>
            <w:tcBorders>
              <w:top w:val="nil"/>
              <w:left w:val="nil"/>
              <w:bottom w:val="nil"/>
              <w:right w:val="nil"/>
            </w:tcBorders>
          </w:tcPr>
          <w:p w14:paraId="19B85D7C" w14:textId="77777777" w:rsidR="00CD3E2C" w:rsidRDefault="00AD4706" w:rsidP="002F3E37">
            <w:pPr>
              <w:spacing w:after="0" w:line="240" w:lineRule="auto"/>
              <w:jc w:val="left"/>
            </w:pPr>
            <w:r>
              <w:rPr>
                <w:sz w:val="16"/>
              </w:rPr>
              <w:t>100</w:t>
            </w:r>
          </w:p>
        </w:tc>
      </w:tr>
      <w:tr w:rsidR="00CD3E2C" w14:paraId="7792FDD0" w14:textId="77777777" w:rsidTr="00E94356">
        <w:trPr>
          <w:trHeight w:val="20"/>
          <w:tblCellSpacing w:w="11" w:type="dxa"/>
          <w:jc w:val="center"/>
        </w:trPr>
        <w:tc>
          <w:tcPr>
            <w:tcW w:w="2503" w:type="pct"/>
            <w:tcBorders>
              <w:top w:val="nil"/>
              <w:left w:val="nil"/>
              <w:bottom w:val="nil"/>
              <w:right w:val="nil"/>
            </w:tcBorders>
          </w:tcPr>
          <w:p w14:paraId="4DE558D7" w14:textId="77777777" w:rsidR="00CD3E2C" w:rsidRDefault="00AD4706" w:rsidP="002F3E37">
            <w:pPr>
              <w:spacing w:after="0" w:line="240" w:lineRule="auto"/>
              <w:jc w:val="left"/>
            </w:pPr>
            <w:r>
              <w:rPr>
                <w:sz w:val="16"/>
              </w:rPr>
              <w:t>3 times+</w:t>
            </w:r>
          </w:p>
        </w:tc>
        <w:tc>
          <w:tcPr>
            <w:tcW w:w="1229" w:type="pct"/>
            <w:tcBorders>
              <w:top w:val="nil"/>
              <w:left w:val="nil"/>
              <w:bottom w:val="nil"/>
              <w:right w:val="nil"/>
            </w:tcBorders>
          </w:tcPr>
          <w:p w14:paraId="728E08AB" w14:textId="77777777" w:rsidR="00CD3E2C" w:rsidRDefault="00AD4706" w:rsidP="002F3E37">
            <w:pPr>
              <w:spacing w:after="0" w:line="240" w:lineRule="auto"/>
              <w:jc w:val="left"/>
            </w:pPr>
            <w:r>
              <w:rPr>
                <w:sz w:val="16"/>
              </w:rPr>
              <w:t>100</w:t>
            </w:r>
          </w:p>
        </w:tc>
        <w:tc>
          <w:tcPr>
            <w:tcW w:w="1191" w:type="pct"/>
            <w:tcBorders>
              <w:top w:val="nil"/>
              <w:left w:val="nil"/>
              <w:bottom w:val="nil"/>
              <w:right w:val="nil"/>
            </w:tcBorders>
          </w:tcPr>
          <w:p w14:paraId="4DEF7CC9" w14:textId="77777777" w:rsidR="00CD3E2C" w:rsidRDefault="00AD4706" w:rsidP="002F3E37">
            <w:pPr>
              <w:spacing w:after="0" w:line="240" w:lineRule="auto"/>
              <w:jc w:val="left"/>
            </w:pPr>
            <w:r>
              <w:rPr>
                <w:sz w:val="16"/>
              </w:rPr>
              <w:t>100</w:t>
            </w:r>
          </w:p>
        </w:tc>
      </w:tr>
      <w:tr w:rsidR="00CD3E2C" w14:paraId="20C0B5A0" w14:textId="77777777" w:rsidTr="00E94356">
        <w:trPr>
          <w:trHeight w:val="20"/>
          <w:tblCellSpacing w:w="11" w:type="dxa"/>
          <w:jc w:val="center"/>
        </w:trPr>
        <w:tc>
          <w:tcPr>
            <w:tcW w:w="2503" w:type="pct"/>
            <w:tcBorders>
              <w:top w:val="nil"/>
              <w:left w:val="nil"/>
              <w:bottom w:val="nil"/>
              <w:right w:val="nil"/>
            </w:tcBorders>
          </w:tcPr>
          <w:p w14:paraId="5D2009C0" w14:textId="77777777" w:rsidR="00CD3E2C" w:rsidRDefault="00AD4706" w:rsidP="002F3E37">
            <w:pPr>
              <w:spacing w:after="0" w:line="240" w:lineRule="auto"/>
              <w:jc w:val="left"/>
            </w:pPr>
            <w:r>
              <w:rPr>
                <w:sz w:val="16"/>
              </w:rPr>
              <w:t>4 times+</w:t>
            </w:r>
          </w:p>
        </w:tc>
        <w:tc>
          <w:tcPr>
            <w:tcW w:w="1229" w:type="pct"/>
            <w:tcBorders>
              <w:top w:val="nil"/>
              <w:left w:val="nil"/>
              <w:bottom w:val="nil"/>
              <w:right w:val="nil"/>
            </w:tcBorders>
          </w:tcPr>
          <w:p w14:paraId="3122E7E3" w14:textId="77777777" w:rsidR="00CD3E2C" w:rsidRDefault="00AD4706" w:rsidP="002F3E37">
            <w:pPr>
              <w:spacing w:after="0" w:line="240" w:lineRule="auto"/>
              <w:jc w:val="left"/>
            </w:pPr>
            <w:r>
              <w:rPr>
                <w:sz w:val="16"/>
              </w:rPr>
              <w:t>100</w:t>
            </w:r>
          </w:p>
        </w:tc>
        <w:tc>
          <w:tcPr>
            <w:tcW w:w="1191" w:type="pct"/>
            <w:tcBorders>
              <w:top w:val="nil"/>
              <w:left w:val="nil"/>
              <w:bottom w:val="nil"/>
              <w:right w:val="nil"/>
            </w:tcBorders>
          </w:tcPr>
          <w:p w14:paraId="2326C0D7" w14:textId="77777777" w:rsidR="00CD3E2C" w:rsidRDefault="00AD4706" w:rsidP="002F3E37">
            <w:pPr>
              <w:spacing w:after="0" w:line="240" w:lineRule="auto"/>
              <w:jc w:val="left"/>
            </w:pPr>
            <w:r>
              <w:rPr>
                <w:sz w:val="16"/>
              </w:rPr>
              <w:t>100</w:t>
            </w:r>
          </w:p>
        </w:tc>
      </w:tr>
      <w:tr w:rsidR="00CD3E2C" w14:paraId="0FFA11CB" w14:textId="77777777" w:rsidTr="00E94356">
        <w:trPr>
          <w:trHeight w:val="20"/>
          <w:tblCellSpacing w:w="11" w:type="dxa"/>
          <w:jc w:val="center"/>
        </w:trPr>
        <w:tc>
          <w:tcPr>
            <w:tcW w:w="2503" w:type="pct"/>
            <w:tcBorders>
              <w:top w:val="nil"/>
              <w:left w:val="nil"/>
              <w:bottom w:val="nil"/>
              <w:right w:val="nil"/>
            </w:tcBorders>
          </w:tcPr>
          <w:p w14:paraId="1C047379" w14:textId="77777777" w:rsidR="00CD3E2C" w:rsidRDefault="00AD4706" w:rsidP="002F3E37">
            <w:pPr>
              <w:spacing w:after="0" w:line="240" w:lineRule="auto"/>
              <w:jc w:val="left"/>
            </w:pPr>
            <w:r>
              <w:rPr>
                <w:sz w:val="16"/>
              </w:rPr>
              <w:t>5 times+</w:t>
            </w:r>
          </w:p>
        </w:tc>
        <w:tc>
          <w:tcPr>
            <w:tcW w:w="1229" w:type="pct"/>
            <w:tcBorders>
              <w:top w:val="nil"/>
              <w:left w:val="nil"/>
              <w:bottom w:val="nil"/>
              <w:right w:val="nil"/>
            </w:tcBorders>
          </w:tcPr>
          <w:p w14:paraId="71CEB335" w14:textId="77777777" w:rsidR="00CD3E2C" w:rsidRDefault="00AD4706" w:rsidP="002F3E37">
            <w:pPr>
              <w:spacing w:after="0" w:line="240" w:lineRule="auto"/>
              <w:jc w:val="left"/>
            </w:pPr>
            <w:r>
              <w:rPr>
                <w:sz w:val="16"/>
              </w:rPr>
              <w:t>100</w:t>
            </w:r>
          </w:p>
        </w:tc>
        <w:tc>
          <w:tcPr>
            <w:tcW w:w="1191" w:type="pct"/>
            <w:tcBorders>
              <w:top w:val="nil"/>
              <w:left w:val="nil"/>
              <w:bottom w:val="nil"/>
              <w:right w:val="nil"/>
            </w:tcBorders>
          </w:tcPr>
          <w:p w14:paraId="21BDF8AF" w14:textId="77777777" w:rsidR="00CD3E2C" w:rsidRDefault="00AD4706" w:rsidP="002F3E37">
            <w:pPr>
              <w:spacing w:after="0" w:line="240" w:lineRule="auto"/>
              <w:jc w:val="left"/>
            </w:pPr>
            <w:r>
              <w:rPr>
                <w:sz w:val="16"/>
              </w:rPr>
              <w:t>100</w:t>
            </w:r>
          </w:p>
        </w:tc>
      </w:tr>
      <w:tr w:rsidR="00CD3E2C" w14:paraId="0A69AE0B" w14:textId="77777777" w:rsidTr="00E94356">
        <w:trPr>
          <w:trHeight w:val="20"/>
          <w:tblCellSpacing w:w="11" w:type="dxa"/>
          <w:jc w:val="center"/>
        </w:trPr>
        <w:tc>
          <w:tcPr>
            <w:tcW w:w="2503" w:type="pct"/>
            <w:tcBorders>
              <w:top w:val="nil"/>
              <w:left w:val="nil"/>
              <w:bottom w:val="nil"/>
              <w:right w:val="nil"/>
            </w:tcBorders>
          </w:tcPr>
          <w:p w14:paraId="07893F6A" w14:textId="77777777" w:rsidR="00CD3E2C" w:rsidRDefault="00AD4706" w:rsidP="002F3E37">
            <w:pPr>
              <w:spacing w:after="0" w:line="240" w:lineRule="auto"/>
              <w:jc w:val="left"/>
            </w:pPr>
            <w:r>
              <w:rPr>
                <w:sz w:val="16"/>
              </w:rPr>
              <w:t>6 times+</w:t>
            </w:r>
          </w:p>
        </w:tc>
        <w:tc>
          <w:tcPr>
            <w:tcW w:w="1229" w:type="pct"/>
            <w:tcBorders>
              <w:top w:val="nil"/>
              <w:left w:val="nil"/>
              <w:bottom w:val="nil"/>
              <w:right w:val="nil"/>
            </w:tcBorders>
          </w:tcPr>
          <w:p w14:paraId="37526E7F" w14:textId="77777777" w:rsidR="00CD3E2C" w:rsidRDefault="00AD4706" w:rsidP="002F3E37">
            <w:pPr>
              <w:spacing w:after="0" w:line="240" w:lineRule="auto"/>
              <w:jc w:val="left"/>
            </w:pPr>
            <w:r>
              <w:rPr>
                <w:sz w:val="16"/>
              </w:rPr>
              <w:t>94</w:t>
            </w:r>
          </w:p>
        </w:tc>
        <w:tc>
          <w:tcPr>
            <w:tcW w:w="1191" w:type="pct"/>
            <w:tcBorders>
              <w:top w:val="nil"/>
              <w:left w:val="nil"/>
              <w:bottom w:val="nil"/>
              <w:right w:val="nil"/>
            </w:tcBorders>
          </w:tcPr>
          <w:p w14:paraId="7065BF52" w14:textId="77777777" w:rsidR="00CD3E2C" w:rsidRDefault="00AD4706" w:rsidP="002F3E37">
            <w:pPr>
              <w:spacing w:after="0" w:line="240" w:lineRule="auto"/>
              <w:jc w:val="left"/>
            </w:pPr>
            <w:r>
              <w:rPr>
                <w:sz w:val="16"/>
              </w:rPr>
              <w:t>96</w:t>
            </w:r>
          </w:p>
        </w:tc>
      </w:tr>
      <w:tr w:rsidR="00CD3E2C" w14:paraId="740CD36E" w14:textId="77777777" w:rsidTr="00E94356">
        <w:trPr>
          <w:trHeight w:val="20"/>
          <w:tblCellSpacing w:w="11" w:type="dxa"/>
          <w:jc w:val="center"/>
        </w:trPr>
        <w:tc>
          <w:tcPr>
            <w:tcW w:w="2503" w:type="pct"/>
            <w:tcBorders>
              <w:top w:val="nil"/>
              <w:left w:val="nil"/>
              <w:bottom w:val="nil"/>
              <w:right w:val="nil"/>
            </w:tcBorders>
          </w:tcPr>
          <w:p w14:paraId="13469C36" w14:textId="77777777" w:rsidR="00CD3E2C" w:rsidRDefault="00AD4706" w:rsidP="002F3E37">
            <w:pPr>
              <w:spacing w:after="0" w:line="240" w:lineRule="auto"/>
              <w:jc w:val="left"/>
            </w:pPr>
            <w:r>
              <w:rPr>
                <w:sz w:val="16"/>
              </w:rPr>
              <w:t>7 times+</w:t>
            </w:r>
          </w:p>
        </w:tc>
        <w:tc>
          <w:tcPr>
            <w:tcW w:w="1229" w:type="pct"/>
            <w:tcBorders>
              <w:top w:val="nil"/>
              <w:left w:val="nil"/>
              <w:bottom w:val="nil"/>
              <w:right w:val="nil"/>
            </w:tcBorders>
          </w:tcPr>
          <w:p w14:paraId="16E390A5" w14:textId="77777777" w:rsidR="00CD3E2C" w:rsidRDefault="00AD4706" w:rsidP="002F3E37">
            <w:pPr>
              <w:spacing w:after="0" w:line="240" w:lineRule="auto"/>
              <w:jc w:val="left"/>
            </w:pPr>
            <w:r>
              <w:rPr>
                <w:sz w:val="16"/>
              </w:rPr>
              <w:t>92</w:t>
            </w:r>
          </w:p>
        </w:tc>
        <w:tc>
          <w:tcPr>
            <w:tcW w:w="1191" w:type="pct"/>
            <w:tcBorders>
              <w:top w:val="nil"/>
              <w:left w:val="nil"/>
              <w:bottom w:val="nil"/>
              <w:right w:val="nil"/>
            </w:tcBorders>
          </w:tcPr>
          <w:p w14:paraId="3330D94B" w14:textId="77777777" w:rsidR="00CD3E2C" w:rsidRDefault="00AD4706" w:rsidP="002F3E37">
            <w:pPr>
              <w:spacing w:after="0" w:line="240" w:lineRule="auto"/>
              <w:jc w:val="left"/>
            </w:pPr>
            <w:r>
              <w:rPr>
                <w:sz w:val="16"/>
              </w:rPr>
              <w:t>94</w:t>
            </w:r>
          </w:p>
        </w:tc>
      </w:tr>
      <w:tr w:rsidR="00CD3E2C" w14:paraId="192F8827" w14:textId="77777777" w:rsidTr="00E94356">
        <w:trPr>
          <w:trHeight w:val="20"/>
          <w:tblCellSpacing w:w="11" w:type="dxa"/>
          <w:jc w:val="center"/>
        </w:trPr>
        <w:tc>
          <w:tcPr>
            <w:tcW w:w="2503" w:type="pct"/>
            <w:tcBorders>
              <w:top w:val="nil"/>
              <w:left w:val="nil"/>
              <w:bottom w:val="nil"/>
              <w:right w:val="nil"/>
            </w:tcBorders>
          </w:tcPr>
          <w:p w14:paraId="2B182437" w14:textId="77777777" w:rsidR="00CD3E2C" w:rsidRDefault="00AD4706" w:rsidP="002F3E37">
            <w:pPr>
              <w:spacing w:after="0" w:line="240" w:lineRule="auto"/>
              <w:jc w:val="left"/>
            </w:pPr>
            <w:r>
              <w:rPr>
                <w:sz w:val="16"/>
              </w:rPr>
              <w:t>8 times+</w:t>
            </w:r>
          </w:p>
        </w:tc>
        <w:tc>
          <w:tcPr>
            <w:tcW w:w="1229" w:type="pct"/>
            <w:tcBorders>
              <w:top w:val="nil"/>
              <w:left w:val="nil"/>
              <w:bottom w:val="nil"/>
              <w:right w:val="nil"/>
            </w:tcBorders>
          </w:tcPr>
          <w:p w14:paraId="58321231" w14:textId="77777777" w:rsidR="00CD3E2C" w:rsidRDefault="00AD4706" w:rsidP="002F3E37">
            <w:pPr>
              <w:spacing w:after="0" w:line="240" w:lineRule="auto"/>
              <w:jc w:val="left"/>
            </w:pPr>
            <w:r>
              <w:rPr>
                <w:sz w:val="16"/>
              </w:rPr>
              <w:t>86</w:t>
            </w:r>
          </w:p>
        </w:tc>
        <w:tc>
          <w:tcPr>
            <w:tcW w:w="1191" w:type="pct"/>
            <w:tcBorders>
              <w:top w:val="nil"/>
              <w:left w:val="nil"/>
              <w:bottom w:val="nil"/>
              <w:right w:val="nil"/>
            </w:tcBorders>
          </w:tcPr>
          <w:p w14:paraId="13F0D532" w14:textId="77777777" w:rsidR="00CD3E2C" w:rsidRDefault="00AD4706" w:rsidP="002F3E37">
            <w:pPr>
              <w:spacing w:after="0" w:line="240" w:lineRule="auto"/>
              <w:jc w:val="left"/>
            </w:pPr>
            <w:r>
              <w:rPr>
                <w:sz w:val="16"/>
              </w:rPr>
              <w:t>91</w:t>
            </w:r>
          </w:p>
        </w:tc>
      </w:tr>
      <w:tr w:rsidR="00CD3E2C" w14:paraId="3AB53AEE" w14:textId="77777777" w:rsidTr="00E94356">
        <w:trPr>
          <w:trHeight w:val="20"/>
          <w:tblCellSpacing w:w="11" w:type="dxa"/>
          <w:jc w:val="center"/>
        </w:trPr>
        <w:tc>
          <w:tcPr>
            <w:tcW w:w="2503" w:type="pct"/>
            <w:tcBorders>
              <w:top w:val="nil"/>
              <w:left w:val="nil"/>
              <w:bottom w:val="nil"/>
              <w:right w:val="nil"/>
            </w:tcBorders>
          </w:tcPr>
          <w:p w14:paraId="4F87015B" w14:textId="77777777" w:rsidR="00CD3E2C" w:rsidRDefault="00AD4706" w:rsidP="002F3E37">
            <w:pPr>
              <w:spacing w:after="0" w:line="240" w:lineRule="auto"/>
              <w:jc w:val="left"/>
            </w:pPr>
            <w:r>
              <w:rPr>
                <w:sz w:val="16"/>
              </w:rPr>
              <w:t>9 times+</w:t>
            </w:r>
          </w:p>
        </w:tc>
        <w:tc>
          <w:tcPr>
            <w:tcW w:w="1229" w:type="pct"/>
            <w:tcBorders>
              <w:top w:val="nil"/>
              <w:left w:val="nil"/>
              <w:bottom w:val="nil"/>
              <w:right w:val="nil"/>
            </w:tcBorders>
          </w:tcPr>
          <w:p w14:paraId="094BDAF3" w14:textId="77777777" w:rsidR="00CD3E2C" w:rsidRDefault="00AD4706" w:rsidP="002F3E37">
            <w:pPr>
              <w:spacing w:after="0" w:line="240" w:lineRule="auto"/>
              <w:jc w:val="left"/>
            </w:pPr>
            <w:r>
              <w:rPr>
                <w:sz w:val="16"/>
              </w:rPr>
              <w:t>79</w:t>
            </w:r>
          </w:p>
        </w:tc>
        <w:tc>
          <w:tcPr>
            <w:tcW w:w="1191" w:type="pct"/>
            <w:tcBorders>
              <w:top w:val="nil"/>
              <w:left w:val="nil"/>
              <w:bottom w:val="nil"/>
              <w:right w:val="nil"/>
            </w:tcBorders>
          </w:tcPr>
          <w:p w14:paraId="3E1B5C6B" w14:textId="77777777" w:rsidR="00CD3E2C" w:rsidRDefault="00AD4706" w:rsidP="002F3E37">
            <w:pPr>
              <w:spacing w:after="0" w:line="240" w:lineRule="auto"/>
              <w:jc w:val="left"/>
            </w:pPr>
            <w:r>
              <w:rPr>
                <w:sz w:val="16"/>
              </w:rPr>
              <w:t>86</w:t>
            </w:r>
          </w:p>
        </w:tc>
      </w:tr>
      <w:tr w:rsidR="00CD3E2C" w14:paraId="6CE6B1DE" w14:textId="77777777" w:rsidTr="00E94356">
        <w:trPr>
          <w:trHeight w:val="20"/>
          <w:tblCellSpacing w:w="11" w:type="dxa"/>
          <w:jc w:val="center"/>
        </w:trPr>
        <w:tc>
          <w:tcPr>
            <w:tcW w:w="2503" w:type="pct"/>
            <w:tcBorders>
              <w:top w:val="nil"/>
              <w:left w:val="nil"/>
              <w:bottom w:val="single" w:sz="8" w:space="0" w:color="auto"/>
              <w:right w:val="nil"/>
            </w:tcBorders>
          </w:tcPr>
          <w:p w14:paraId="55A28FEE" w14:textId="77777777" w:rsidR="00CD3E2C" w:rsidRDefault="00AD4706" w:rsidP="002F3E37">
            <w:pPr>
              <w:spacing w:after="0" w:line="240" w:lineRule="auto"/>
              <w:jc w:val="left"/>
            </w:pPr>
            <w:r>
              <w:rPr>
                <w:sz w:val="16"/>
              </w:rPr>
              <w:t>10 times (consistent)</w:t>
            </w:r>
          </w:p>
        </w:tc>
        <w:tc>
          <w:tcPr>
            <w:tcW w:w="1229" w:type="pct"/>
            <w:tcBorders>
              <w:top w:val="nil"/>
              <w:left w:val="nil"/>
              <w:bottom w:val="single" w:sz="8" w:space="0" w:color="auto"/>
              <w:right w:val="nil"/>
            </w:tcBorders>
          </w:tcPr>
          <w:p w14:paraId="587884A3" w14:textId="77777777" w:rsidR="00CD3E2C" w:rsidRDefault="00AD4706" w:rsidP="002F3E37">
            <w:pPr>
              <w:spacing w:after="0" w:line="240" w:lineRule="auto"/>
              <w:jc w:val="left"/>
            </w:pPr>
            <w:r>
              <w:rPr>
                <w:sz w:val="16"/>
              </w:rPr>
              <w:t>66</w:t>
            </w:r>
          </w:p>
        </w:tc>
        <w:tc>
          <w:tcPr>
            <w:tcW w:w="1191" w:type="pct"/>
            <w:tcBorders>
              <w:top w:val="nil"/>
              <w:left w:val="nil"/>
              <w:bottom w:val="single" w:sz="8" w:space="0" w:color="auto"/>
              <w:right w:val="nil"/>
            </w:tcBorders>
          </w:tcPr>
          <w:p w14:paraId="22853FA0" w14:textId="77777777" w:rsidR="00CD3E2C" w:rsidRDefault="00AD4706" w:rsidP="002F3E37">
            <w:pPr>
              <w:spacing w:after="0" w:line="240" w:lineRule="auto"/>
              <w:jc w:val="left"/>
            </w:pPr>
            <w:r>
              <w:rPr>
                <w:sz w:val="16"/>
              </w:rPr>
              <w:t>79</w:t>
            </w:r>
          </w:p>
        </w:tc>
      </w:tr>
    </w:tbl>
    <w:p w14:paraId="45EEA934" w14:textId="77777777" w:rsidR="006A1906" w:rsidRDefault="006A1906" w:rsidP="009A3616">
      <w:pPr>
        <w:pStyle w:val="Heading1"/>
        <w:numPr>
          <w:ilvl w:val="0"/>
          <w:numId w:val="0"/>
        </w:numPr>
      </w:pPr>
    </w:p>
    <w:p w14:paraId="31DDB6FD" w14:textId="77777777" w:rsidR="006A1906" w:rsidRDefault="006A1906" w:rsidP="009A3616">
      <w:pPr>
        <w:spacing w:after="160" w:line="278" w:lineRule="auto"/>
        <w:jc w:val="left"/>
        <w:rPr>
          <w:b/>
          <w:sz w:val="24"/>
        </w:rPr>
      </w:pPr>
      <w:r>
        <w:br w:type="page"/>
      </w:r>
    </w:p>
    <w:p w14:paraId="763F56AA" w14:textId="6FDDFA71" w:rsidR="00CD3E2C" w:rsidRDefault="00AD4706" w:rsidP="009A3616">
      <w:pPr>
        <w:pStyle w:val="Heading1"/>
        <w:numPr>
          <w:ilvl w:val="0"/>
          <w:numId w:val="0"/>
        </w:numPr>
      </w:pPr>
      <w:r>
        <w:lastRenderedPageBreak/>
        <w:t>References</w:t>
      </w:r>
    </w:p>
    <w:p w14:paraId="27DC2925" w14:textId="77777777" w:rsidR="00AA7479" w:rsidRPr="00AA7479" w:rsidRDefault="00315CBB" w:rsidP="00760A31">
      <w:pPr>
        <w:pStyle w:val="NoSpacing"/>
        <w:rPr>
          <w:lang w:val="en-US"/>
        </w:rPr>
      </w:pPr>
      <w:r>
        <w:fldChar w:fldCharType="begin"/>
      </w:r>
      <w:r w:rsidR="00AA7479">
        <w:instrText xml:space="preserve"> ADDIN ZOTERO_BIBL {"uncited":[],"omitted":[],"custom":[]} CSL_BIBLIOGRAPHY </w:instrText>
      </w:r>
      <w:r>
        <w:fldChar w:fldCharType="separate"/>
      </w:r>
      <w:r w:rsidR="00AA7479" w:rsidRPr="00AA7479">
        <w:rPr>
          <w:lang w:val="en-US"/>
        </w:rPr>
        <w:t xml:space="preserve">1. </w:t>
      </w:r>
      <w:r w:rsidR="00AA7479" w:rsidRPr="00AA7479">
        <w:rPr>
          <w:lang w:val="en-US"/>
        </w:rPr>
        <w:tab/>
        <w:t xml:space="preserve">Lawn JE, Kerber K, </w:t>
      </w:r>
      <w:proofErr w:type="spellStart"/>
      <w:r w:rsidR="00AA7479" w:rsidRPr="00AA7479">
        <w:rPr>
          <w:lang w:val="en-US"/>
        </w:rPr>
        <w:t>Enweronu</w:t>
      </w:r>
      <w:proofErr w:type="spellEnd"/>
      <w:r w:rsidR="00AA7479" w:rsidRPr="00AA7479">
        <w:rPr>
          <w:lang w:val="en-US"/>
        </w:rPr>
        <w:t>-Laryea C, Cousens S (2010) 3.6 Million Neonatal Deaths—What Is Progressing and What Is Not? Seminars in Perinatology 34:371–386</w:t>
      </w:r>
    </w:p>
    <w:p w14:paraId="44233779" w14:textId="77777777" w:rsidR="00AA7479" w:rsidRPr="00AA7479" w:rsidRDefault="00AA7479" w:rsidP="00760A31">
      <w:pPr>
        <w:pStyle w:val="NoSpacing"/>
        <w:rPr>
          <w:lang w:val="en-US"/>
        </w:rPr>
      </w:pPr>
      <w:r w:rsidRPr="00AA7479">
        <w:rPr>
          <w:lang w:val="en-US"/>
        </w:rPr>
        <w:t xml:space="preserve">2. </w:t>
      </w:r>
      <w:r w:rsidRPr="00AA7479">
        <w:rPr>
          <w:lang w:val="en-US"/>
        </w:rPr>
        <w:tab/>
        <w:t>Lassi ZS, Bhutta ZA (2015) Community‐based intervention packages for reducing maternal and neonatal morbidity and mortality and improving neonatal outcomes. Cochrane Database of Systematic Reviews. https://doi.org/10.1002/14651858.CD007754.pub3</w:t>
      </w:r>
    </w:p>
    <w:p w14:paraId="1613FE4B" w14:textId="77777777" w:rsidR="00AA7479" w:rsidRPr="00AA7479" w:rsidRDefault="00AA7479" w:rsidP="00760A31">
      <w:pPr>
        <w:pStyle w:val="NoSpacing"/>
        <w:rPr>
          <w:lang w:val="en-US"/>
        </w:rPr>
      </w:pPr>
      <w:r w:rsidRPr="00AA7479">
        <w:rPr>
          <w:lang w:val="en-US"/>
        </w:rPr>
        <w:t xml:space="preserve">3. </w:t>
      </w:r>
      <w:r w:rsidRPr="00AA7479">
        <w:rPr>
          <w:lang w:val="en-US"/>
        </w:rPr>
        <w:tab/>
        <w:t xml:space="preserve">Liu NH, </w:t>
      </w:r>
      <w:proofErr w:type="spellStart"/>
      <w:r w:rsidRPr="00AA7479">
        <w:rPr>
          <w:lang w:val="en-US"/>
        </w:rPr>
        <w:t>Daumit</w:t>
      </w:r>
      <w:proofErr w:type="spellEnd"/>
      <w:r w:rsidRPr="00AA7479">
        <w:rPr>
          <w:lang w:val="en-US"/>
        </w:rPr>
        <w:t xml:space="preserve"> GL, Dua T, et al (2017) Excess mortality in persons with severe mental disorders: a multilevel intervention framework and priorities for clinical practice, policy and research agendas. World Psychiatry 16:30–40</w:t>
      </w:r>
    </w:p>
    <w:p w14:paraId="180F34DA" w14:textId="77777777" w:rsidR="00AA7479" w:rsidRPr="00AA7479" w:rsidRDefault="00AA7479" w:rsidP="00760A31">
      <w:pPr>
        <w:pStyle w:val="NoSpacing"/>
        <w:rPr>
          <w:lang w:val="en-US"/>
        </w:rPr>
      </w:pPr>
      <w:r w:rsidRPr="00AA7479">
        <w:rPr>
          <w:lang w:val="en-US"/>
        </w:rPr>
        <w:t xml:space="preserve">4. </w:t>
      </w:r>
      <w:r w:rsidRPr="00AA7479">
        <w:rPr>
          <w:lang w:val="en-US"/>
        </w:rPr>
        <w:tab/>
        <w:t>Ewig S, Torres A (2011) Community-acquired pneumonia as an emergency: time for an aggressive intervention to lower mortality. European Respiratory Journal 38:253–260</w:t>
      </w:r>
    </w:p>
    <w:p w14:paraId="1A6B4C1D" w14:textId="77777777" w:rsidR="00AA7479" w:rsidRPr="00AA7479" w:rsidRDefault="00AA7479" w:rsidP="00760A31">
      <w:pPr>
        <w:pStyle w:val="NoSpacing"/>
        <w:rPr>
          <w:lang w:val="en-US"/>
        </w:rPr>
      </w:pPr>
      <w:r w:rsidRPr="00AA7479">
        <w:rPr>
          <w:lang w:val="en-US"/>
        </w:rPr>
        <w:t xml:space="preserve">5. </w:t>
      </w:r>
      <w:r w:rsidRPr="00AA7479">
        <w:rPr>
          <w:lang w:val="en-US"/>
        </w:rPr>
        <w:tab/>
        <w:t xml:space="preserve">World Health Organization (2021) SCORE for health data technical package: global report on health data systems and capacity, 2020. </w:t>
      </w:r>
    </w:p>
    <w:p w14:paraId="2153C1DD" w14:textId="77777777" w:rsidR="00AA7479" w:rsidRPr="00AA7479" w:rsidRDefault="00AA7479" w:rsidP="00760A31">
      <w:pPr>
        <w:pStyle w:val="NoSpacing"/>
        <w:rPr>
          <w:lang w:val="en-US"/>
        </w:rPr>
      </w:pPr>
      <w:r w:rsidRPr="00AA7479">
        <w:rPr>
          <w:lang w:val="en-US"/>
        </w:rPr>
        <w:t xml:space="preserve">6. </w:t>
      </w:r>
      <w:r w:rsidRPr="00AA7479">
        <w:rPr>
          <w:lang w:val="en-US"/>
        </w:rPr>
        <w:tab/>
        <w:t>de Savigny D, Riley I, Chandramohan D, et al (2017) Integrating community-based verbal autopsy into civil registration and vital statistics (CRVS): system-level considerations. Global Health Action 10:1272882</w:t>
      </w:r>
    </w:p>
    <w:p w14:paraId="25410025" w14:textId="77777777" w:rsidR="00AA7479" w:rsidRPr="00AA7479" w:rsidRDefault="00AA7479" w:rsidP="00760A31">
      <w:pPr>
        <w:pStyle w:val="NoSpacing"/>
        <w:rPr>
          <w:lang w:val="en-US"/>
        </w:rPr>
      </w:pPr>
      <w:r w:rsidRPr="00AA7479">
        <w:rPr>
          <w:lang w:val="en-US"/>
        </w:rPr>
        <w:t xml:space="preserve">7. </w:t>
      </w:r>
      <w:r w:rsidRPr="00AA7479">
        <w:rPr>
          <w:lang w:val="en-US"/>
        </w:rPr>
        <w:tab/>
        <w:t xml:space="preserve">Thomas L-M, </w:t>
      </w:r>
      <w:proofErr w:type="spellStart"/>
      <w:r w:rsidRPr="00AA7479">
        <w:rPr>
          <w:lang w:val="en-US"/>
        </w:rPr>
        <w:t>D’Ambruoso</w:t>
      </w:r>
      <w:proofErr w:type="spellEnd"/>
      <w:r w:rsidRPr="00AA7479">
        <w:rPr>
          <w:lang w:val="en-US"/>
        </w:rPr>
        <w:t xml:space="preserve"> L, </w:t>
      </w:r>
      <w:proofErr w:type="spellStart"/>
      <w:r w:rsidRPr="00AA7479">
        <w:rPr>
          <w:lang w:val="en-US"/>
        </w:rPr>
        <w:t>Balabanova</w:t>
      </w:r>
      <w:proofErr w:type="spellEnd"/>
      <w:r w:rsidRPr="00AA7479">
        <w:rPr>
          <w:lang w:val="en-US"/>
        </w:rPr>
        <w:t xml:space="preserve"> D (2018) Verbal autopsy in health policy and systems: a literature review. BMJ Global Health 3:e000639</w:t>
      </w:r>
    </w:p>
    <w:p w14:paraId="49AF6282" w14:textId="77777777" w:rsidR="00AA7479" w:rsidRPr="00AA7479" w:rsidRDefault="00AA7479" w:rsidP="00760A31">
      <w:pPr>
        <w:pStyle w:val="NoSpacing"/>
        <w:rPr>
          <w:lang w:val="en-US"/>
        </w:rPr>
      </w:pPr>
      <w:r w:rsidRPr="00AA7479">
        <w:rPr>
          <w:lang w:val="en-US"/>
        </w:rPr>
        <w:t xml:space="preserve">8. </w:t>
      </w:r>
      <w:r w:rsidRPr="00AA7479">
        <w:rPr>
          <w:lang w:val="en-US"/>
        </w:rPr>
        <w:tab/>
      </w:r>
      <w:proofErr w:type="spellStart"/>
      <w:r w:rsidRPr="00AA7479">
        <w:rPr>
          <w:lang w:val="en-US"/>
        </w:rPr>
        <w:t>Rampatige</w:t>
      </w:r>
      <w:proofErr w:type="spellEnd"/>
      <w:r w:rsidRPr="00AA7479">
        <w:rPr>
          <w:lang w:val="en-US"/>
        </w:rPr>
        <w:t xml:space="preserve"> R, Mikkelsen L, Hernandez B, Riley I, Lopez AD (2014) Systematic review of statistics on causes of deaths in hospitals: strengthening the evidence for policy-makers. Bull World Health Organ 92:807–816</w:t>
      </w:r>
    </w:p>
    <w:p w14:paraId="6862F19C" w14:textId="77777777" w:rsidR="00AA7479" w:rsidRPr="00AA7479" w:rsidRDefault="00AA7479" w:rsidP="00760A31">
      <w:pPr>
        <w:pStyle w:val="NoSpacing"/>
        <w:rPr>
          <w:lang w:val="en-US"/>
        </w:rPr>
      </w:pPr>
      <w:r w:rsidRPr="00AA7479">
        <w:rPr>
          <w:lang w:val="en-US"/>
        </w:rPr>
        <w:t xml:space="preserve">9. </w:t>
      </w:r>
      <w:r w:rsidRPr="00AA7479">
        <w:rPr>
          <w:lang w:val="en-US"/>
        </w:rPr>
        <w:tab/>
        <w:t>Adair T (2021) Who dies where? Estimating the percentage of deaths that occur at home. BMJ Global Health 6:e006766</w:t>
      </w:r>
    </w:p>
    <w:p w14:paraId="36DBEC74" w14:textId="77777777" w:rsidR="00AA7479" w:rsidRPr="00AA7479" w:rsidRDefault="00AA7479" w:rsidP="00760A31">
      <w:pPr>
        <w:pStyle w:val="NoSpacing"/>
        <w:rPr>
          <w:lang w:val="en-US"/>
        </w:rPr>
      </w:pPr>
      <w:r w:rsidRPr="00AA7479">
        <w:rPr>
          <w:lang w:val="en-US"/>
        </w:rPr>
        <w:t xml:space="preserve">10. </w:t>
      </w:r>
      <w:r w:rsidRPr="00AA7479">
        <w:rPr>
          <w:lang w:val="en-US"/>
        </w:rPr>
        <w:tab/>
        <w:t xml:space="preserve">World Health Organization (2023) Verbal autopsy standards: 2022 WHO verbal autopsy instrument. </w:t>
      </w:r>
    </w:p>
    <w:p w14:paraId="2E0ADE81" w14:textId="77777777" w:rsidR="00AA7479" w:rsidRPr="00AA7479" w:rsidRDefault="00AA7479" w:rsidP="00760A31">
      <w:pPr>
        <w:pStyle w:val="NoSpacing"/>
        <w:rPr>
          <w:lang w:val="en-US"/>
        </w:rPr>
      </w:pPr>
      <w:r w:rsidRPr="00AA7479">
        <w:rPr>
          <w:lang w:val="en-US"/>
        </w:rPr>
        <w:t xml:space="preserve">11. </w:t>
      </w:r>
      <w:r w:rsidRPr="00AA7479">
        <w:rPr>
          <w:lang w:val="en-US"/>
        </w:rPr>
        <w:tab/>
        <w:t xml:space="preserve">Chandramohan D, </w:t>
      </w:r>
      <w:proofErr w:type="spellStart"/>
      <w:r w:rsidRPr="00AA7479">
        <w:rPr>
          <w:lang w:val="en-US"/>
        </w:rPr>
        <w:t>Fottrell</w:t>
      </w:r>
      <w:proofErr w:type="spellEnd"/>
      <w:r w:rsidRPr="00AA7479">
        <w:rPr>
          <w:lang w:val="en-US"/>
        </w:rPr>
        <w:t xml:space="preserve"> E, Leitao J, et al (2021) Estimating causes of death where there is no medical certification: evolution and state of the art of verbal autopsy. Global Health Action 14:1982486</w:t>
      </w:r>
    </w:p>
    <w:p w14:paraId="7206D5D3" w14:textId="77777777" w:rsidR="00AA7479" w:rsidRPr="00AA7479" w:rsidRDefault="00AA7479" w:rsidP="00760A31">
      <w:pPr>
        <w:pStyle w:val="NoSpacing"/>
        <w:rPr>
          <w:lang w:val="en-US"/>
        </w:rPr>
      </w:pPr>
      <w:r w:rsidRPr="00AA7479">
        <w:rPr>
          <w:lang w:val="en-US"/>
        </w:rPr>
        <w:t xml:space="preserve">12. </w:t>
      </w:r>
      <w:r w:rsidRPr="00AA7479">
        <w:rPr>
          <w:lang w:val="en-US"/>
        </w:rPr>
        <w:tab/>
        <w:t>World Health Organization (2007) Verbal autopsy standards: ascertaining and attributing cause of death. World Health Organization</w:t>
      </w:r>
    </w:p>
    <w:p w14:paraId="0B45ED20" w14:textId="77777777" w:rsidR="00AA7479" w:rsidRPr="00AA7479" w:rsidRDefault="00AA7479" w:rsidP="00760A31">
      <w:pPr>
        <w:pStyle w:val="NoSpacing"/>
        <w:rPr>
          <w:lang w:val="en-US"/>
        </w:rPr>
      </w:pPr>
      <w:r w:rsidRPr="00AA7479">
        <w:rPr>
          <w:lang w:val="en-US"/>
        </w:rPr>
        <w:t xml:space="preserve">13. </w:t>
      </w:r>
      <w:r w:rsidRPr="00AA7479">
        <w:rPr>
          <w:lang w:val="en-US"/>
        </w:rPr>
        <w:tab/>
        <w:t>Gomes M, Begum R, Sati P, Dikshit R, Gupta PC, Kumar R, Sheth J, Habib A, Jha P (2017) Nationwide Mortality Studies To Quantify Causes Of Death: Relevant Lessons From India’s Million Death Study. Health Affairs 36:1887–1895</w:t>
      </w:r>
    </w:p>
    <w:p w14:paraId="14A6A6A4" w14:textId="77777777" w:rsidR="00AA7479" w:rsidRPr="00AA7479" w:rsidRDefault="00AA7479" w:rsidP="00760A31">
      <w:pPr>
        <w:pStyle w:val="NoSpacing"/>
        <w:rPr>
          <w:lang w:val="en-US"/>
        </w:rPr>
      </w:pPr>
      <w:r w:rsidRPr="00AA7479">
        <w:rPr>
          <w:lang w:val="en-US"/>
        </w:rPr>
        <w:t xml:space="preserve">14. </w:t>
      </w:r>
      <w:r w:rsidRPr="00AA7479">
        <w:rPr>
          <w:lang w:val="en-US"/>
        </w:rPr>
        <w:tab/>
        <w:t>Jha P, Gajalakshmi V, Gupta PC, Kumar R, Mony P, Dhingra N, Peto R, Collaborators R-CPS (2005) Prospective Study of One Million Deaths in India: Rationale, Design, and Validation Results. PLOS Medicine 3:e18</w:t>
      </w:r>
    </w:p>
    <w:p w14:paraId="58539607" w14:textId="77777777" w:rsidR="00AA7479" w:rsidRPr="00AA7479" w:rsidRDefault="00AA7479" w:rsidP="00760A31">
      <w:pPr>
        <w:pStyle w:val="NoSpacing"/>
        <w:rPr>
          <w:lang w:val="en-US"/>
        </w:rPr>
      </w:pPr>
      <w:r w:rsidRPr="00AA7479">
        <w:rPr>
          <w:lang w:val="en-US"/>
        </w:rPr>
        <w:t xml:space="preserve">15. </w:t>
      </w:r>
      <w:r w:rsidRPr="00AA7479">
        <w:rPr>
          <w:lang w:val="en-US"/>
        </w:rPr>
        <w:tab/>
        <w:t xml:space="preserve">McCormick TH, Li ZR, Calvert C, </w:t>
      </w:r>
      <w:proofErr w:type="spellStart"/>
      <w:r w:rsidRPr="00AA7479">
        <w:rPr>
          <w:lang w:val="en-US"/>
        </w:rPr>
        <w:t>Crampin</w:t>
      </w:r>
      <w:proofErr w:type="spellEnd"/>
      <w:r w:rsidRPr="00AA7479">
        <w:rPr>
          <w:lang w:val="en-US"/>
        </w:rPr>
        <w:t xml:space="preserve"> AC, Kahn K, Clark SJ (2016) Probabilistic Cause-of-death Assignment using Verbal Autopsies. J Am Stat Assoc 111:1036–1049</w:t>
      </w:r>
    </w:p>
    <w:p w14:paraId="19AF6A14" w14:textId="77777777" w:rsidR="00AA7479" w:rsidRPr="00AA7479" w:rsidRDefault="00AA7479" w:rsidP="00760A31">
      <w:pPr>
        <w:pStyle w:val="NoSpacing"/>
        <w:rPr>
          <w:lang w:val="en-US"/>
        </w:rPr>
      </w:pPr>
      <w:r w:rsidRPr="00AA7479">
        <w:rPr>
          <w:lang w:val="en-US"/>
        </w:rPr>
        <w:t xml:space="preserve">16. </w:t>
      </w:r>
      <w:r w:rsidRPr="00AA7479">
        <w:rPr>
          <w:lang w:val="en-US"/>
        </w:rPr>
        <w:tab/>
        <w:t xml:space="preserve">Morris SK, Bassani DG, Kumar R, Awasthi S, Paul VK, Jha P (2010) Factors associated with physician agreement on verbal autopsy of over 27000 childhood deaths in India. </w:t>
      </w:r>
      <w:proofErr w:type="spellStart"/>
      <w:r w:rsidRPr="00AA7479">
        <w:rPr>
          <w:lang w:val="en-US"/>
        </w:rPr>
        <w:t>PloS</w:t>
      </w:r>
      <w:proofErr w:type="spellEnd"/>
      <w:r w:rsidRPr="00AA7479">
        <w:rPr>
          <w:lang w:val="en-US"/>
        </w:rPr>
        <w:t xml:space="preserve"> one 5:e9583</w:t>
      </w:r>
    </w:p>
    <w:p w14:paraId="79854B71" w14:textId="77777777" w:rsidR="00AA7479" w:rsidRPr="00AA7479" w:rsidRDefault="00AA7479" w:rsidP="00760A31">
      <w:pPr>
        <w:pStyle w:val="NoSpacing"/>
        <w:rPr>
          <w:lang w:val="en-US"/>
        </w:rPr>
      </w:pPr>
      <w:r w:rsidRPr="00AA7479">
        <w:rPr>
          <w:lang w:val="en-US"/>
        </w:rPr>
        <w:t xml:space="preserve">17. </w:t>
      </w:r>
      <w:r w:rsidRPr="00AA7479">
        <w:rPr>
          <w:lang w:val="en-US"/>
        </w:rPr>
        <w:tab/>
        <w:t>Soleman N, Chandramohan D, Shibuya K (2006) Verbal autopsy: current practices and challenges. Bulletin of the World Health Organization 84:239–245</w:t>
      </w:r>
    </w:p>
    <w:p w14:paraId="09AC2783" w14:textId="77777777" w:rsidR="00AA7479" w:rsidRPr="00AA7479" w:rsidRDefault="00AA7479" w:rsidP="00760A31">
      <w:pPr>
        <w:pStyle w:val="NoSpacing"/>
        <w:rPr>
          <w:lang w:val="en-US"/>
        </w:rPr>
      </w:pPr>
      <w:r w:rsidRPr="00AA7479">
        <w:rPr>
          <w:lang w:val="en-US"/>
        </w:rPr>
        <w:t xml:space="preserve">18. </w:t>
      </w:r>
      <w:r w:rsidRPr="00AA7479">
        <w:rPr>
          <w:lang w:val="en-US"/>
        </w:rPr>
        <w:tab/>
      </w:r>
      <w:proofErr w:type="spellStart"/>
      <w:r w:rsidRPr="00AA7479">
        <w:rPr>
          <w:lang w:val="en-US"/>
        </w:rPr>
        <w:t>Byass</w:t>
      </w:r>
      <w:proofErr w:type="spellEnd"/>
      <w:r w:rsidRPr="00AA7479">
        <w:rPr>
          <w:lang w:val="en-US"/>
        </w:rPr>
        <w:t xml:space="preserve"> P, Hussain-Alkhateeb L, </w:t>
      </w:r>
      <w:proofErr w:type="spellStart"/>
      <w:r w:rsidRPr="00AA7479">
        <w:rPr>
          <w:lang w:val="en-US"/>
        </w:rPr>
        <w:t>D’Ambruoso</w:t>
      </w:r>
      <w:proofErr w:type="spellEnd"/>
      <w:r w:rsidRPr="00AA7479">
        <w:rPr>
          <w:lang w:val="en-US"/>
        </w:rPr>
        <w:t xml:space="preserve"> L, et al (2019) An integrated approach to processing WHO-2016 verbal autopsy data: the InterVA-5 model. BMC Medicine 17:102</w:t>
      </w:r>
    </w:p>
    <w:p w14:paraId="2C749100" w14:textId="77777777" w:rsidR="00AA7479" w:rsidRPr="00AA7479" w:rsidRDefault="00AA7479" w:rsidP="00760A31">
      <w:pPr>
        <w:pStyle w:val="NoSpacing"/>
        <w:rPr>
          <w:lang w:val="en-US"/>
        </w:rPr>
      </w:pPr>
      <w:r w:rsidRPr="00AA7479">
        <w:rPr>
          <w:lang w:val="en-US"/>
        </w:rPr>
        <w:t xml:space="preserve">19. </w:t>
      </w:r>
      <w:r w:rsidRPr="00AA7479">
        <w:rPr>
          <w:lang w:val="en-US"/>
        </w:rPr>
        <w:tab/>
        <w:t>Jha P, Kumar D, Dikshit R, et al (2019) Automated versus physician assignment of cause of death for verbal autopsies: randomized trial of 9374 deaths in 117 villages in India. BMC Medicine 17:116</w:t>
      </w:r>
    </w:p>
    <w:p w14:paraId="0EEB80A0" w14:textId="77777777" w:rsidR="00AA7479" w:rsidRPr="00AA7479" w:rsidRDefault="00AA7479" w:rsidP="00760A31">
      <w:pPr>
        <w:pStyle w:val="NoSpacing"/>
        <w:rPr>
          <w:lang w:val="en-US"/>
        </w:rPr>
      </w:pPr>
      <w:r w:rsidRPr="00AA7479">
        <w:rPr>
          <w:lang w:val="en-US"/>
        </w:rPr>
        <w:t xml:space="preserve">20. </w:t>
      </w:r>
      <w:r w:rsidRPr="00AA7479">
        <w:rPr>
          <w:lang w:val="en-US"/>
        </w:rPr>
        <w:tab/>
        <w:t>Leitao J, Desai N, Aleksandrowicz L, et al (2014) Comparison of physician-certified verbal autopsy with computer-coded verbal autopsy for cause of death assignment in hospitalized patients in low- and middle-income countries: systematic review. BMC Med 12:22</w:t>
      </w:r>
    </w:p>
    <w:p w14:paraId="7BB22282" w14:textId="77777777" w:rsidR="00AA7479" w:rsidRPr="00AA7479" w:rsidRDefault="00AA7479" w:rsidP="00760A31">
      <w:pPr>
        <w:pStyle w:val="NoSpacing"/>
        <w:rPr>
          <w:lang w:val="en-US"/>
        </w:rPr>
      </w:pPr>
      <w:r w:rsidRPr="00AA7479">
        <w:rPr>
          <w:lang w:val="en-US"/>
        </w:rPr>
        <w:t xml:space="preserve">21. </w:t>
      </w:r>
      <w:r w:rsidRPr="00AA7479">
        <w:rPr>
          <w:lang w:val="en-US"/>
        </w:rPr>
        <w:tab/>
        <w:t xml:space="preserve">Desai N, Aleksandrowicz L, </w:t>
      </w:r>
      <w:proofErr w:type="spellStart"/>
      <w:r w:rsidRPr="00AA7479">
        <w:rPr>
          <w:lang w:val="en-US"/>
        </w:rPr>
        <w:t>Miasnikof</w:t>
      </w:r>
      <w:proofErr w:type="spellEnd"/>
      <w:r w:rsidRPr="00AA7479">
        <w:rPr>
          <w:lang w:val="en-US"/>
        </w:rPr>
        <w:t xml:space="preserve"> P, et al (2014) Performance of four computer-coded verbal autopsy methods for cause of death assignment compared with physician coding on 24,000 deaths in low- and middle-income countries. BMC Medicine 12:20</w:t>
      </w:r>
    </w:p>
    <w:p w14:paraId="7BE2D1C1" w14:textId="77777777" w:rsidR="00AA7479" w:rsidRPr="00AA7479" w:rsidRDefault="00AA7479" w:rsidP="00760A31">
      <w:pPr>
        <w:pStyle w:val="NoSpacing"/>
        <w:rPr>
          <w:lang w:val="en-US"/>
        </w:rPr>
      </w:pPr>
      <w:r w:rsidRPr="00AA7479">
        <w:rPr>
          <w:lang w:val="en-US"/>
        </w:rPr>
        <w:t xml:space="preserve">22. </w:t>
      </w:r>
      <w:r w:rsidRPr="00AA7479">
        <w:rPr>
          <w:lang w:val="en-US"/>
        </w:rPr>
        <w:tab/>
        <w:t xml:space="preserve">Tunga M, Lungo J, </w:t>
      </w:r>
      <w:proofErr w:type="spellStart"/>
      <w:r w:rsidRPr="00AA7479">
        <w:rPr>
          <w:lang w:val="en-US"/>
        </w:rPr>
        <w:t>Chambua</w:t>
      </w:r>
      <w:proofErr w:type="spellEnd"/>
      <w:r w:rsidRPr="00AA7479">
        <w:rPr>
          <w:lang w:val="en-US"/>
        </w:rPr>
        <w:t xml:space="preserve"> J, Kateule R (2021) Verbal autopsy models in determining causes of death. Tropical Medicine &amp; International Health 26:1560–1567</w:t>
      </w:r>
    </w:p>
    <w:p w14:paraId="4795D4F8" w14:textId="77777777" w:rsidR="00AA7479" w:rsidRPr="00AA7479" w:rsidRDefault="00AA7479" w:rsidP="00760A31">
      <w:pPr>
        <w:pStyle w:val="NoSpacing"/>
        <w:rPr>
          <w:lang w:val="en-US"/>
        </w:rPr>
      </w:pPr>
      <w:r w:rsidRPr="00AA7479">
        <w:rPr>
          <w:lang w:val="en-US"/>
        </w:rPr>
        <w:t xml:space="preserve">23. </w:t>
      </w:r>
      <w:r w:rsidRPr="00AA7479">
        <w:rPr>
          <w:lang w:val="en-US"/>
        </w:rPr>
        <w:tab/>
        <w:t xml:space="preserve">Oti SO, Kyobutungi C (2010) Verbal autopsy interpretation: a comparative analysis of the </w:t>
      </w:r>
      <w:proofErr w:type="spellStart"/>
      <w:r w:rsidRPr="00AA7479">
        <w:rPr>
          <w:lang w:val="en-US"/>
        </w:rPr>
        <w:t>InterVA</w:t>
      </w:r>
      <w:proofErr w:type="spellEnd"/>
      <w:r w:rsidRPr="00AA7479">
        <w:rPr>
          <w:lang w:val="en-US"/>
        </w:rPr>
        <w:t xml:space="preserve"> model versus physician review in determining causes of death in the Nairobi DSS. </w:t>
      </w:r>
      <w:proofErr w:type="spellStart"/>
      <w:r w:rsidRPr="00AA7479">
        <w:rPr>
          <w:lang w:val="en-US"/>
        </w:rPr>
        <w:t>Popul</w:t>
      </w:r>
      <w:proofErr w:type="spellEnd"/>
      <w:r w:rsidRPr="00AA7479">
        <w:rPr>
          <w:lang w:val="en-US"/>
        </w:rPr>
        <w:t xml:space="preserve"> Health Metrics 8:21</w:t>
      </w:r>
    </w:p>
    <w:p w14:paraId="5A1811AC" w14:textId="77777777" w:rsidR="00AA7479" w:rsidRPr="00AA7479" w:rsidRDefault="00AA7479" w:rsidP="00760A31">
      <w:pPr>
        <w:pStyle w:val="NoSpacing"/>
        <w:rPr>
          <w:lang w:val="en-US"/>
        </w:rPr>
      </w:pPr>
      <w:r w:rsidRPr="00AA7479">
        <w:rPr>
          <w:lang w:val="en-US"/>
        </w:rPr>
        <w:t xml:space="preserve">24. </w:t>
      </w:r>
      <w:r w:rsidRPr="00AA7479">
        <w:rPr>
          <w:lang w:val="en-US"/>
        </w:rPr>
        <w:tab/>
      </w:r>
      <w:proofErr w:type="spellStart"/>
      <w:r w:rsidRPr="00AA7479">
        <w:rPr>
          <w:lang w:val="en-US"/>
        </w:rPr>
        <w:t>Jeblee</w:t>
      </w:r>
      <w:proofErr w:type="spellEnd"/>
      <w:r w:rsidRPr="00AA7479">
        <w:rPr>
          <w:lang w:val="en-US"/>
        </w:rPr>
        <w:t xml:space="preserve"> S, Gomes M, Jha P, </w:t>
      </w:r>
      <w:proofErr w:type="spellStart"/>
      <w:r w:rsidRPr="00AA7479">
        <w:rPr>
          <w:lang w:val="en-US"/>
        </w:rPr>
        <w:t>Rudzicz</w:t>
      </w:r>
      <w:proofErr w:type="spellEnd"/>
      <w:r w:rsidRPr="00AA7479">
        <w:rPr>
          <w:lang w:val="en-US"/>
        </w:rPr>
        <w:t xml:space="preserve"> F, Hirst G (2019) Automatically determining cause of death from verbal autopsy narratives. BMC Med Inform </w:t>
      </w:r>
      <w:proofErr w:type="spellStart"/>
      <w:r w:rsidRPr="00AA7479">
        <w:rPr>
          <w:lang w:val="en-US"/>
        </w:rPr>
        <w:t>Decis</w:t>
      </w:r>
      <w:proofErr w:type="spellEnd"/>
      <w:r w:rsidRPr="00AA7479">
        <w:rPr>
          <w:lang w:val="en-US"/>
        </w:rPr>
        <w:t xml:space="preserve"> Mak 19:127</w:t>
      </w:r>
    </w:p>
    <w:p w14:paraId="686ADCAE" w14:textId="77777777" w:rsidR="00AA7479" w:rsidRPr="00AA7479" w:rsidRDefault="00AA7479" w:rsidP="00760A31">
      <w:pPr>
        <w:pStyle w:val="NoSpacing"/>
        <w:rPr>
          <w:lang w:val="en-US"/>
        </w:rPr>
      </w:pPr>
      <w:r w:rsidRPr="00AA7479">
        <w:rPr>
          <w:lang w:val="en-US"/>
        </w:rPr>
        <w:lastRenderedPageBreak/>
        <w:t xml:space="preserve">25. </w:t>
      </w:r>
      <w:r w:rsidRPr="00AA7479">
        <w:rPr>
          <w:lang w:val="en-US"/>
        </w:rPr>
        <w:tab/>
        <w:t>Blanco A, Pérez A, Casillas A, Cobos D (2021) Extracting Cause of Death From Verbal Autopsy With Deep Learning Interpretable Methods. IEEE Journal of Biomedical and Health Informatics 25:1315–1325</w:t>
      </w:r>
    </w:p>
    <w:p w14:paraId="66A1004F" w14:textId="77777777" w:rsidR="00AA7479" w:rsidRPr="00AA7479" w:rsidRDefault="00AA7479" w:rsidP="00760A31">
      <w:pPr>
        <w:pStyle w:val="NoSpacing"/>
        <w:rPr>
          <w:lang w:val="en-US"/>
        </w:rPr>
      </w:pPr>
      <w:r w:rsidRPr="00AA7479">
        <w:rPr>
          <w:lang w:val="en-US"/>
        </w:rPr>
        <w:t xml:space="preserve">26. </w:t>
      </w:r>
      <w:r w:rsidRPr="00AA7479">
        <w:rPr>
          <w:lang w:val="en-US"/>
        </w:rPr>
        <w:tab/>
        <w:t xml:space="preserve">King C, </w:t>
      </w:r>
      <w:proofErr w:type="spellStart"/>
      <w:r w:rsidRPr="00AA7479">
        <w:rPr>
          <w:lang w:val="en-US"/>
        </w:rPr>
        <w:t>Zamawe</w:t>
      </w:r>
      <w:proofErr w:type="spellEnd"/>
      <w:r w:rsidRPr="00AA7479">
        <w:rPr>
          <w:lang w:val="en-US"/>
        </w:rPr>
        <w:t xml:space="preserve"> C, Banda M, et al (2016) The quality and diagnostic value of open narratives in verbal autopsy: a mixed-methods analysis of partnered interviews from Malawi. BMC Med Res </w:t>
      </w:r>
      <w:proofErr w:type="spellStart"/>
      <w:r w:rsidRPr="00AA7479">
        <w:rPr>
          <w:lang w:val="en-US"/>
        </w:rPr>
        <w:t>Methodol</w:t>
      </w:r>
      <w:proofErr w:type="spellEnd"/>
      <w:r w:rsidRPr="00AA7479">
        <w:rPr>
          <w:lang w:val="en-US"/>
        </w:rPr>
        <w:t xml:space="preserve"> 16:13</w:t>
      </w:r>
    </w:p>
    <w:p w14:paraId="4995D5A1" w14:textId="77777777" w:rsidR="00AA7479" w:rsidRPr="00AA7479" w:rsidRDefault="00AA7479" w:rsidP="00760A31">
      <w:pPr>
        <w:pStyle w:val="NoSpacing"/>
        <w:rPr>
          <w:lang w:val="en-US"/>
        </w:rPr>
      </w:pPr>
      <w:r w:rsidRPr="00AA7479">
        <w:rPr>
          <w:lang w:val="en-US"/>
        </w:rPr>
        <w:t xml:space="preserve">27. </w:t>
      </w:r>
      <w:r w:rsidRPr="00AA7479">
        <w:rPr>
          <w:lang w:val="en-US"/>
        </w:rPr>
        <w:tab/>
        <w:t>Chang Y, Wang X, Wang J, et al (2023) A Survey on Evaluation of Large Language Models. https://doi.org/10.48550/arXiv.2307.03109</w:t>
      </w:r>
    </w:p>
    <w:p w14:paraId="14314FCB" w14:textId="77777777" w:rsidR="00AA7479" w:rsidRPr="00AA7479" w:rsidRDefault="00AA7479" w:rsidP="00760A31">
      <w:pPr>
        <w:pStyle w:val="NoSpacing"/>
        <w:rPr>
          <w:lang w:val="en-US"/>
        </w:rPr>
      </w:pPr>
      <w:r w:rsidRPr="00AA7479">
        <w:rPr>
          <w:lang w:val="en-US"/>
        </w:rPr>
        <w:t xml:space="preserve">28. </w:t>
      </w:r>
      <w:r w:rsidRPr="00AA7479">
        <w:rPr>
          <w:lang w:val="en-US"/>
        </w:rPr>
        <w:tab/>
        <w:t>Lund BD, Wang T (2023) Chatting about ChatGPT: how may AI and GPT impact academia and libraries? Library Hi Tech News 40:26–29</w:t>
      </w:r>
    </w:p>
    <w:p w14:paraId="42CECB1B" w14:textId="77777777" w:rsidR="00AA7479" w:rsidRPr="00AA7479" w:rsidRDefault="00AA7479" w:rsidP="00760A31">
      <w:pPr>
        <w:pStyle w:val="NoSpacing"/>
        <w:rPr>
          <w:lang w:val="en-US"/>
        </w:rPr>
      </w:pPr>
      <w:r w:rsidRPr="00AA7479">
        <w:rPr>
          <w:lang w:val="en-US"/>
        </w:rPr>
        <w:t xml:space="preserve">29. </w:t>
      </w:r>
      <w:r w:rsidRPr="00AA7479">
        <w:rPr>
          <w:lang w:val="en-US"/>
        </w:rPr>
        <w:tab/>
      </w:r>
      <w:proofErr w:type="spellStart"/>
      <w:r w:rsidRPr="00AA7479">
        <w:rPr>
          <w:lang w:val="en-US"/>
        </w:rPr>
        <w:t>Svyatkovskiy</w:t>
      </w:r>
      <w:proofErr w:type="spellEnd"/>
      <w:r w:rsidRPr="00AA7479">
        <w:rPr>
          <w:lang w:val="en-US"/>
        </w:rPr>
        <w:t xml:space="preserve"> A, Deng SK, Fu S, Sundaresan N (2020) </w:t>
      </w:r>
      <w:proofErr w:type="spellStart"/>
      <w:r w:rsidRPr="00AA7479">
        <w:rPr>
          <w:lang w:val="en-US"/>
        </w:rPr>
        <w:t>IntelliCode</w:t>
      </w:r>
      <w:proofErr w:type="spellEnd"/>
      <w:r w:rsidRPr="00AA7479">
        <w:rPr>
          <w:lang w:val="en-US"/>
        </w:rPr>
        <w:t xml:space="preserve"> compose: code generation using transformer. In: Proceedings of the 28th ACM Joint Meeting on European Software Engineering Conference and Symposium on the Foundations of Software Engineering. Association for Computing Machinery, New York, NY, USA, pp 1433–1443</w:t>
      </w:r>
    </w:p>
    <w:p w14:paraId="125292AB" w14:textId="77777777" w:rsidR="00AA7479" w:rsidRPr="00AA7479" w:rsidRDefault="00AA7479" w:rsidP="00760A31">
      <w:pPr>
        <w:pStyle w:val="NoSpacing"/>
        <w:rPr>
          <w:lang w:val="en-US"/>
        </w:rPr>
      </w:pPr>
      <w:r w:rsidRPr="00AA7479">
        <w:rPr>
          <w:lang w:val="en-US"/>
        </w:rPr>
        <w:t xml:space="preserve">30. </w:t>
      </w:r>
      <w:r w:rsidRPr="00AA7479">
        <w:rPr>
          <w:lang w:val="en-US"/>
        </w:rPr>
        <w:tab/>
        <w:t>Haupt CE, Marks M (2023) AI-Generated Medical Advice—GPT and Beyond. JAMA 329:1349–1350</w:t>
      </w:r>
    </w:p>
    <w:p w14:paraId="04D16505" w14:textId="77777777" w:rsidR="00AA7479" w:rsidRPr="00AA7479" w:rsidRDefault="00AA7479" w:rsidP="00760A31">
      <w:pPr>
        <w:pStyle w:val="NoSpacing"/>
        <w:rPr>
          <w:lang w:val="en-US"/>
        </w:rPr>
      </w:pPr>
      <w:r w:rsidRPr="00AA7479">
        <w:rPr>
          <w:lang w:val="en-US"/>
        </w:rPr>
        <w:t xml:space="preserve">31. </w:t>
      </w:r>
      <w:r w:rsidRPr="00AA7479">
        <w:rPr>
          <w:lang w:val="en-US"/>
        </w:rPr>
        <w:tab/>
        <w:t>Wu T, He S, Liu J, Sun S, Liu K, Han Q-L, Tang Y (2023) A Brief Overview of ChatGPT: The History, Status Quo and Potential Future Development. IEEE/CAA JAS 10:1122–1136</w:t>
      </w:r>
    </w:p>
    <w:p w14:paraId="701D1B73" w14:textId="77777777" w:rsidR="00AA7479" w:rsidRPr="00AA7479" w:rsidRDefault="00AA7479" w:rsidP="00760A31">
      <w:pPr>
        <w:pStyle w:val="NoSpacing"/>
        <w:rPr>
          <w:lang w:val="en-US"/>
        </w:rPr>
      </w:pPr>
      <w:r w:rsidRPr="00AA7479">
        <w:rPr>
          <w:lang w:val="en-US"/>
        </w:rPr>
        <w:t xml:space="preserve">32. </w:t>
      </w:r>
      <w:r w:rsidRPr="00AA7479">
        <w:rPr>
          <w:lang w:val="en-US"/>
        </w:rPr>
        <w:tab/>
        <w:t xml:space="preserve">OpenAI, </w:t>
      </w:r>
      <w:proofErr w:type="spellStart"/>
      <w:r w:rsidRPr="00AA7479">
        <w:rPr>
          <w:lang w:val="en-US"/>
        </w:rPr>
        <w:t>Achiam</w:t>
      </w:r>
      <w:proofErr w:type="spellEnd"/>
      <w:r w:rsidRPr="00AA7479">
        <w:rPr>
          <w:lang w:val="en-US"/>
        </w:rPr>
        <w:t xml:space="preserve"> J, Adler S, et al (2023) GPT-4 Technical Report. https://doi.org/10.48550/arXiv.2303.08774</w:t>
      </w:r>
    </w:p>
    <w:p w14:paraId="27B2F22E" w14:textId="77777777" w:rsidR="00AA7479" w:rsidRPr="00AA7479" w:rsidRDefault="00AA7479" w:rsidP="00760A31">
      <w:pPr>
        <w:pStyle w:val="NoSpacing"/>
        <w:rPr>
          <w:lang w:val="en-US"/>
        </w:rPr>
      </w:pPr>
      <w:r w:rsidRPr="00AA7479">
        <w:rPr>
          <w:lang w:val="en-US"/>
        </w:rPr>
        <w:t xml:space="preserve">33. </w:t>
      </w:r>
      <w:r w:rsidRPr="00AA7479">
        <w:rPr>
          <w:lang w:val="en-US"/>
        </w:rPr>
        <w:tab/>
        <w:t>Njala University (2023) Healthy Sierra Leone. https://healsl.org/. Accessed 7 Jan 2024</w:t>
      </w:r>
    </w:p>
    <w:p w14:paraId="17019BAA" w14:textId="77777777" w:rsidR="00AA7479" w:rsidRPr="00AA7479" w:rsidRDefault="00AA7479" w:rsidP="00760A31">
      <w:pPr>
        <w:pStyle w:val="NoSpacing"/>
        <w:rPr>
          <w:lang w:val="en-US"/>
        </w:rPr>
      </w:pPr>
      <w:r w:rsidRPr="00AA7479">
        <w:rPr>
          <w:lang w:val="en-US"/>
        </w:rPr>
        <w:t xml:space="preserve">34. </w:t>
      </w:r>
      <w:r w:rsidRPr="00AA7479">
        <w:rPr>
          <w:lang w:val="en-US"/>
        </w:rPr>
        <w:tab/>
        <w:t>Carshon-Marsh R, Aimone A, Ansumana R, et al (2022) Child, maternal, and adult mortality in Sierra Leone: nationally representative mortality survey 2018–20. The Lancet Global Health 10:e114–e123</w:t>
      </w:r>
    </w:p>
    <w:p w14:paraId="33BD9124" w14:textId="77777777" w:rsidR="00AA7479" w:rsidRPr="00AA7479" w:rsidRDefault="00AA7479" w:rsidP="00760A31">
      <w:pPr>
        <w:pStyle w:val="NoSpacing"/>
        <w:rPr>
          <w:lang w:val="en-US"/>
        </w:rPr>
      </w:pPr>
      <w:r w:rsidRPr="00AA7479">
        <w:rPr>
          <w:lang w:val="en-US"/>
        </w:rPr>
        <w:t xml:space="preserve">35. </w:t>
      </w:r>
      <w:r w:rsidRPr="00AA7479">
        <w:rPr>
          <w:lang w:val="en-US"/>
        </w:rPr>
        <w:tab/>
        <w:t xml:space="preserve">World Health Organization (2011) ICD-10: International statistical classification of diseases and related health problems (10th revision). </w:t>
      </w:r>
    </w:p>
    <w:p w14:paraId="0A75D764" w14:textId="77777777" w:rsidR="00AA7479" w:rsidRPr="00AA7479" w:rsidRDefault="00AA7479" w:rsidP="00760A31">
      <w:pPr>
        <w:pStyle w:val="NoSpacing"/>
        <w:rPr>
          <w:lang w:val="en-US"/>
        </w:rPr>
      </w:pPr>
      <w:r w:rsidRPr="00AA7479">
        <w:rPr>
          <w:lang w:val="en-US"/>
        </w:rPr>
        <w:t xml:space="preserve">36. </w:t>
      </w:r>
      <w:r w:rsidRPr="00AA7479">
        <w:rPr>
          <w:lang w:val="en-US"/>
        </w:rPr>
        <w:tab/>
        <w:t>Aleksandrowicz L, Malhotra V, Dikshit R, et al (2014) Performance criteria for verbal autopsy-based systems to estimate national causes of death: development and application to the Indian Million Death Study. BMC Medicine 12:21</w:t>
      </w:r>
    </w:p>
    <w:p w14:paraId="65D4CB7A" w14:textId="77777777" w:rsidR="00AA7479" w:rsidRPr="00AA7479" w:rsidRDefault="00AA7479" w:rsidP="00760A31">
      <w:pPr>
        <w:pStyle w:val="NoSpacing"/>
        <w:rPr>
          <w:lang w:val="en-US"/>
        </w:rPr>
      </w:pPr>
      <w:r w:rsidRPr="00AA7479">
        <w:rPr>
          <w:lang w:val="en-US"/>
        </w:rPr>
        <w:t xml:space="preserve">37. </w:t>
      </w:r>
      <w:r w:rsidRPr="00AA7479">
        <w:rPr>
          <w:lang w:val="en-US"/>
        </w:rPr>
        <w:tab/>
        <w:t xml:space="preserve">Barnett ML, </w:t>
      </w:r>
      <w:proofErr w:type="spellStart"/>
      <w:r w:rsidRPr="00AA7479">
        <w:rPr>
          <w:lang w:val="en-US"/>
        </w:rPr>
        <w:t>Boddupalli</w:t>
      </w:r>
      <w:proofErr w:type="spellEnd"/>
      <w:r w:rsidRPr="00AA7479">
        <w:rPr>
          <w:lang w:val="en-US"/>
        </w:rPr>
        <w:t xml:space="preserve"> D, </w:t>
      </w:r>
      <w:proofErr w:type="spellStart"/>
      <w:r w:rsidRPr="00AA7479">
        <w:rPr>
          <w:lang w:val="en-US"/>
        </w:rPr>
        <w:t>Nundy</w:t>
      </w:r>
      <w:proofErr w:type="spellEnd"/>
      <w:r w:rsidRPr="00AA7479">
        <w:rPr>
          <w:lang w:val="en-US"/>
        </w:rPr>
        <w:t xml:space="preserve"> S, Bates DW (2019) Comparative Accuracy of Diagnosis by Collective Intelligence of Multiple Physicians vs Individual Physicians. JAMA Network Open 2:e190096</w:t>
      </w:r>
    </w:p>
    <w:p w14:paraId="2F8EF158" w14:textId="77777777" w:rsidR="00AA7479" w:rsidRPr="00AA7479" w:rsidRDefault="00AA7479" w:rsidP="00760A31">
      <w:pPr>
        <w:pStyle w:val="NoSpacing"/>
        <w:rPr>
          <w:lang w:val="en-US"/>
        </w:rPr>
      </w:pPr>
      <w:r w:rsidRPr="00AA7479">
        <w:rPr>
          <w:lang w:val="en-US"/>
        </w:rPr>
        <w:t xml:space="preserve">38. </w:t>
      </w:r>
      <w:r w:rsidRPr="00AA7479">
        <w:rPr>
          <w:lang w:val="en-US"/>
        </w:rPr>
        <w:tab/>
        <w:t>Hsiao M, Morris SK, Bassani DG, Montgomery AL, Thakur JS, Jha P (2012) Factors Associated with Physician Agreement on Verbal Autopsy of over 11500 Injury Deaths in India. PLOS ONE 7:e30336</w:t>
      </w:r>
    </w:p>
    <w:p w14:paraId="19CD97A2" w14:textId="77777777" w:rsidR="00AA7479" w:rsidRPr="00AA7479" w:rsidRDefault="00AA7479" w:rsidP="00760A31">
      <w:pPr>
        <w:pStyle w:val="NoSpacing"/>
        <w:rPr>
          <w:lang w:val="en-US"/>
        </w:rPr>
      </w:pPr>
      <w:r w:rsidRPr="00AA7479">
        <w:rPr>
          <w:lang w:val="en-US"/>
        </w:rPr>
        <w:t xml:space="preserve">39. </w:t>
      </w:r>
      <w:r w:rsidRPr="00AA7479">
        <w:rPr>
          <w:lang w:val="en-US"/>
        </w:rPr>
        <w:tab/>
        <w:t>Murray CJ, Lozano R, Flaxman AD, et al (2014) Using verbal autopsy to measure causes of death: the comparative performance of existing methods. BMC Med 12:5</w:t>
      </w:r>
    </w:p>
    <w:p w14:paraId="7F3EF372" w14:textId="77777777" w:rsidR="00AA7479" w:rsidRPr="00AA7479" w:rsidRDefault="00AA7479" w:rsidP="00760A31">
      <w:pPr>
        <w:pStyle w:val="NoSpacing"/>
        <w:rPr>
          <w:lang w:val="en-US"/>
        </w:rPr>
      </w:pPr>
      <w:r w:rsidRPr="00AA7479">
        <w:rPr>
          <w:lang w:val="en-US"/>
        </w:rPr>
        <w:t xml:space="preserve">40. </w:t>
      </w:r>
      <w:r w:rsidRPr="00AA7479">
        <w:rPr>
          <w:lang w:val="en-US"/>
        </w:rPr>
        <w:tab/>
        <w:t xml:space="preserve">Benara SK, Sharma S, Juneja A, Nair S, Gulati BK, Singh </w:t>
      </w:r>
      <w:proofErr w:type="spellStart"/>
      <w:r w:rsidRPr="00AA7479">
        <w:rPr>
          <w:lang w:val="en-US"/>
        </w:rPr>
        <w:t>KhJ</w:t>
      </w:r>
      <w:proofErr w:type="spellEnd"/>
      <w:r w:rsidRPr="00AA7479">
        <w:rPr>
          <w:lang w:val="en-US"/>
        </w:rPr>
        <w:t>, Singh L, Yadav VP, Rao C, Rao MVV (2023) Evaluation of methods for assigning causes of death from verbal autopsies in India. Front Big Data 6:1197471</w:t>
      </w:r>
    </w:p>
    <w:p w14:paraId="2D0E5533" w14:textId="77777777" w:rsidR="00AA7479" w:rsidRPr="00AA7479" w:rsidRDefault="00AA7479" w:rsidP="00760A31">
      <w:pPr>
        <w:pStyle w:val="NoSpacing"/>
        <w:rPr>
          <w:lang w:val="en-US"/>
        </w:rPr>
      </w:pPr>
      <w:r w:rsidRPr="00AA7479">
        <w:rPr>
          <w:lang w:val="en-US"/>
        </w:rPr>
        <w:t xml:space="preserve">41. </w:t>
      </w:r>
      <w:r w:rsidRPr="00AA7479">
        <w:rPr>
          <w:lang w:val="en-US"/>
        </w:rPr>
        <w:tab/>
        <w:t xml:space="preserve">Li ZR, Thomas J, Choi E, McCormick TH, Clark SJ (2023) The </w:t>
      </w:r>
      <w:proofErr w:type="spellStart"/>
      <w:r w:rsidRPr="00AA7479">
        <w:rPr>
          <w:lang w:val="en-US"/>
        </w:rPr>
        <w:t>openVA</w:t>
      </w:r>
      <w:proofErr w:type="spellEnd"/>
      <w:r w:rsidRPr="00AA7479">
        <w:rPr>
          <w:lang w:val="en-US"/>
        </w:rPr>
        <w:t xml:space="preserve"> Toolkit for Verbal Autopsies. The R Journal 1</w:t>
      </w:r>
    </w:p>
    <w:p w14:paraId="19E757E0" w14:textId="77777777" w:rsidR="00AA7479" w:rsidRPr="00AA7479" w:rsidRDefault="00AA7479" w:rsidP="00760A31">
      <w:pPr>
        <w:pStyle w:val="NoSpacing"/>
        <w:rPr>
          <w:lang w:val="en-US"/>
        </w:rPr>
      </w:pPr>
      <w:r w:rsidRPr="00AA7479">
        <w:rPr>
          <w:lang w:val="en-US"/>
        </w:rPr>
        <w:t xml:space="preserve">42. </w:t>
      </w:r>
      <w:r w:rsidRPr="00AA7479">
        <w:rPr>
          <w:lang w:val="en-US"/>
        </w:rPr>
        <w:tab/>
      </w:r>
      <w:proofErr w:type="spellStart"/>
      <w:r w:rsidRPr="00AA7479">
        <w:rPr>
          <w:lang w:val="en-US"/>
        </w:rPr>
        <w:t>Byass</w:t>
      </w:r>
      <w:proofErr w:type="spellEnd"/>
      <w:r w:rsidRPr="00AA7479">
        <w:rPr>
          <w:lang w:val="en-US"/>
        </w:rPr>
        <w:t xml:space="preserve"> P, Chandramohan D, Clark SJ, et al (2012) Strengthening </w:t>
      </w:r>
      <w:proofErr w:type="spellStart"/>
      <w:r w:rsidRPr="00AA7479">
        <w:rPr>
          <w:lang w:val="en-US"/>
        </w:rPr>
        <w:t>standardised</w:t>
      </w:r>
      <w:proofErr w:type="spellEnd"/>
      <w:r w:rsidRPr="00AA7479">
        <w:rPr>
          <w:lang w:val="en-US"/>
        </w:rPr>
        <w:t xml:space="preserve"> interpretation of verbal autopsy data: the new InterVA-4 tool. Global Health Action 5:19281</w:t>
      </w:r>
    </w:p>
    <w:p w14:paraId="5B22F7C0" w14:textId="77777777" w:rsidR="00AA7479" w:rsidRPr="00AA7479" w:rsidRDefault="00AA7479" w:rsidP="00760A31">
      <w:pPr>
        <w:pStyle w:val="NoSpacing"/>
        <w:rPr>
          <w:lang w:val="en-US"/>
        </w:rPr>
      </w:pPr>
      <w:r w:rsidRPr="00AA7479">
        <w:rPr>
          <w:lang w:val="en-US"/>
        </w:rPr>
        <w:t xml:space="preserve">43. </w:t>
      </w:r>
      <w:r w:rsidRPr="00AA7479">
        <w:rPr>
          <w:lang w:val="en-US"/>
        </w:rPr>
        <w:tab/>
        <w:t xml:space="preserve">BAYES (1958) An essay towards solving a problem in the doctrine of chances. </w:t>
      </w:r>
      <w:proofErr w:type="spellStart"/>
      <w:r w:rsidRPr="00AA7479">
        <w:rPr>
          <w:lang w:val="en-US"/>
        </w:rPr>
        <w:t>Biometrika</w:t>
      </w:r>
      <w:proofErr w:type="spellEnd"/>
      <w:r w:rsidRPr="00AA7479">
        <w:rPr>
          <w:lang w:val="en-US"/>
        </w:rPr>
        <w:t xml:space="preserve"> 45:296–315</w:t>
      </w:r>
    </w:p>
    <w:p w14:paraId="6787769C" w14:textId="77777777" w:rsidR="00AA7479" w:rsidRPr="00AA7479" w:rsidRDefault="00AA7479" w:rsidP="00760A31">
      <w:pPr>
        <w:pStyle w:val="NoSpacing"/>
        <w:rPr>
          <w:lang w:val="en-US"/>
        </w:rPr>
      </w:pPr>
      <w:r w:rsidRPr="00AA7479">
        <w:rPr>
          <w:lang w:val="en-US"/>
        </w:rPr>
        <w:t xml:space="preserve">44. </w:t>
      </w:r>
      <w:r w:rsidRPr="00AA7479">
        <w:rPr>
          <w:lang w:val="en-US"/>
        </w:rPr>
        <w:tab/>
      </w:r>
      <w:proofErr w:type="spellStart"/>
      <w:r w:rsidRPr="00AA7479">
        <w:rPr>
          <w:lang w:val="en-US"/>
        </w:rPr>
        <w:t>Brooks</w:t>
      </w:r>
      <w:proofErr w:type="spellEnd"/>
      <w:r w:rsidRPr="00AA7479">
        <w:rPr>
          <w:lang w:val="en-US"/>
        </w:rPr>
        <w:t xml:space="preserve"> S (1998) Markov chain Monte Carlo method and its application. J Royal Statistical Soc D 47:69–100</w:t>
      </w:r>
    </w:p>
    <w:p w14:paraId="52DE3429" w14:textId="77777777" w:rsidR="00AA7479" w:rsidRPr="00AA7479" w:rsidRDefault="00AA7479" w:rsidP="00760A31">
      <w:pPr>
        <w:pStyle w:val="NoSpacing"/>
        <w:rPr>
          <w:lang w:val="en-US"/>
        </w:rPr>
      </w:pPr>
      <w:r w:rsidRPr="00AA7479">
        <w:rPr>
          <w:lang w:val="en-US"/>
        </w:rPr>
        <w:t xml:space="preserve">45. </w:t>
      </w:r>
      <w:r w:rsidRPr="00AA7479">
        <w:rPr>
          <w:lang w:val="en-US"/>
        </w:rPr>
        <w:tab/>
        <w:t>Chib S (2001) Markov chain Monte Carlo methods: computation and inference. Handbook of econometrics 5:3569–3649</w:t>
      </w:r>
    </w:p>
    <w:p w14:paraId="3183DB8B" w14:textId="77777777" w:rsidR="00AA7479" w:rsidRPr="00AA7479" w:rsidRDefault="00AA7479" w:rsidP="00760A31">
      <w:pPr>
        <w:pStyle w:val="NoSpacing"/>
        <w:rPr>
          <w:lang w:val="en-US"/>
        </w:rPr>
      </w:pPr>
      <w:r w:rsidRPr="00AA7479">
        <w:rPr>
          <w:lang w:val="en-US"/>
        </w:rPr>
        <w:t xml:space="preserve">46. </w:t>
      </w:r>
      <w:r w:rsidRPr="00AA7479">
        <w:rPr>
          <w:lang w:val="en-US"/>
        </w:rPr>
        <w:tab/>
        <w:t>Han C, Carlin BP (2001) Markov Chain Monte Carlo Methods for Computing Bayes Factors: A Comparative Review. Journal of the American Statistical Association 96:1122–1132</w:t>
      </w:r>
    </w:p>
    <w:p w14:paraId="2A8A2463" w14:textId="77777777" w:rsidR="00AA7479" w:rsidRPr="00AA7479" w:rsidRDefault="00AA7479" w:rsidP="00760A31">
      <w:pPr>
        <w:pStyle w:val="NoSpacing"/>
        <w:rPr>
          <w:lang w:val="en-US"/>
        </w:rPr>
      </w:pPr>
      <w:r w:rsidRPr="00AA7479">
        <w:rPr>
          <w:lang w:val="en-US"/>
        </w:rPr>
        <w:t xml:space="preserve">47. </w:t>
      </w:r>
      <w:r w:rsidRPr="00AA7479">
        <w:rPr>
          <w:lang w:val="en-US"/>
        </w:rPr>
        <w:tab/>
        <w:t>Brown TB, Mann B, Ryder N, et al (2020) Language Models are Few-Shot Learners. https://doi.org/10.48550/arXiv.2005.14165</w:t>
      </w:r>
    </w:p>
    <w:p w14:paraId="10A2A8FC" w14:textId="77777777" w:rsidR="00AA7479" w:rsidRPr="00AA7479" w:rsidRDefault="00AA7479" w:rsidP="00760A31">
      <w:pPr>
        <w:pStyle w:val="NoSpacing"/>
        <w:rPr>
          <w:lang w:val="en-US"/>
        </w:rPr>
      </w:pPr>
      <w:r w:rsidRPr="00AA7479">
        <w:rPr>
          <w:lang w:val="en-US"/>
        </w:rPr>
        <w:t xml:space="preserve">48. </w:t>
      </w:r>
      <w:r w:rsidRPr="00AA7479">
        <w:rPr>
          <w:lang w:val="en-US"/>
        </w:rPr>
        <w:tab/>
        <w:t xml:space="preserve">Vaswani A, </w:t>
      </w:r>
      <w:proofErr w:type="spellStart"/>
      <w:r w:rsidRPr="00AA7479">
        <w:rPr>
          <w:lang w:val="en-US"/>
        </w:rPr>
        <w:t>Shazeer</w:t>
      </w:r>
      <w:proofErr w:type="spellEnd"/>
      <w:r w:rsidRPr="00AA7479">
        <w:rPr>
          <w:lang w:val="en-US"/>
        </w:rPr>
        <w:t xml:space="preserve"> N, Parmar N, </w:t>
      </w:r>
      <w:proofErr w:type="spellStart"/>
      <w:r w:rsidRPr="00AA7479">
        <w:rPr>
          <w:lang w:val="en-US"/>
        </w:rPr>
        <w:t>Uszkoreit</w:t>
      </w:r>
      <w:proofErr w:type="spellEnd"/>
      <w:r w:rsidRPr="00AA7479">
        <w:rPr>
          <w:lang w:val="en-US"/>
        </w:rPr>
        <w:t xml:space="preserve"> J, Jones L, Gomez AN, Kaiser Ł, </w:t>
      </w:r>
      <w:proofErr w:type="spellStart"/>
      <w:r w:rsidRPr="00AA7479">
        <w:rPr>
          <w:lang w:val="en-US"/>
        </w:rPr>
        <w:t>Polosukhin</w:t>
      </w:r>
      <w:proofErr w:type="spellEnd"/>
      <w:r w:rsidRPr="00AA7479">
        <w:rPr>
          <w:lang w:val="en-US"/>
        </w:rPr>
        <w:t xml:space="preserve"> I (2017) Attention is All you Need. Advances in Neural Information Processing Systems 30:</w:t>
      </w:r>
    </w:p>
    <w:p w14:paraId="4B3975CE" w14:textId="77777777" w:rsidR="00AA7479" w:rsidRPr="00AA7479" w:rsidRDefault="00AA7479" w:rsidP="00760A31">
      <w:pPr>
        <w:pStyle w:val="NoSpacing"/>
        <w:rPr>
          <w:lang w:val="en-US"/>
        </w:rPr>
      </w:pPr>
      <w:r w:rsidRPr="00AA7479">
        <w:rPr>
          <w:lang w:val="en-US"/>
        </w:rPr>
        <w:t xml:space="preserve">49. </w:t>
      </w:r>
      <w:r w:rsidRPr="00AA7479">
        <w:rPr>
          <w:lang w:val="en-US"/>
        </w:rPr>
        <w:tab/>
        <w:t>Ouyang L, Wu J, Jiang X, et al (2022) Training language models to follow instructions with human feedback. https://doi.org/10.48550/arXiv.2203.02155</w:t>
      </w:r>
    </w:p>
    <w:p w14:paraId="76694AC1" w14:textId="77777777" w:rsidR="00AA7479" w:rsidRPr="00AA7479" w:rsidRDefault="00AA7479" w:rsidP="00760A31">
      <w:pPr>
        <w:pStyle w:val="NoSpacing"/>
        <w:rPr>
          <w:lang w:val="en-US"/>
        </w:rPr>
      </w:pPr>
      <w:r w:rsidRPr="00AA7479">
        <w:rPr>
          <w:lang w:val="en-US"/>
        </w:rPr>
        <w:t xml:space="preserve">50. </w:t>
      </w:r>
      <w:r w:rsidRPr="00AA7479">
        <w:rPr>
          <w:lang w:val="en-US"/>
        </w:rPr>
        <w:tab/>
        <w:t xml:space="preserve">Christiano PF, </w:t>
      </w:r>
      <w:proofErr w:type="spellStart"/>
      <w:r w:rsidRPr="00AA7479">
        <w:rPr>
          <w:lang w:val="en-US"/>
        </w:rPr>
        <w:t>Leike</w:t>
      </w:r>
      <w:proofErr w:type="spellEnd"/>
      <w:r w:rsidRPr="00AA7479">
        <w:rPr>
          <w:lang w:val="en-US"/>
        </w:rPr>
        <w:t xml:space="preserve"> J, Brown T, Martic M, Legg S, Amodei D (2017) Deep reinforcement learning from human preferences. Advances in neural information processing systems 30:</w:t>
      </w:r>
    </w:p>
    <w:p w14:paraId="4065D609" w14:textId="77777777" w:rsidR="00AA7479" w:rsidRPr="00AA7479" w:rsidRDefault="00AA7479" w:rsidP="00760A31">
      <w:pPr>
        <w:pStyle w:val="NoSpacing"/>
        <w:rPr>
          <w:lang w:val="en-US"/>
        </w:rPr>
      </w:pPr>
      <w:r w:rsidRPr="00AA7479">
        <w:rPr>
          <w:lang w:val="en-US"/>
        </w:rPr>
        <w:t xml:space="preserve">51. </w:t>
      </w:r>
      <w:r w:rsidRPr="00AA7479">
        <w:rPr>
          <w:lang w:val="en-US"/>
        </w:rPr>
        <w:tab/>
      </w:r>
      <w:proofErr w:type="spellStart"/>
      <w:r w:rsidRPr="00AA7479">
        <w:rPr>
          <w:lang w:val="en-US"/>
        </w:rPr>
        <w:t>Stiennon</w:t>
      </w:r>
      <w:proofErr w:type="spellEnd"/>
      <w:r w:rsidRPr="00AA7479">
        <w:rPr>
          <w:lang w:val="en-US"/>
        </w:rPr>
        <w:t xml:space="preserve"> N, Ouyang L, Wu J, Ziegler D, Lowe R, Voss C, Radford A, Amodei D, Christiano PF (2020) Learning to summarize with human feedback. Advances in Neural Information Processing Systems 33:3008–3021</w:t>
      </w:r>
    </w:p>
    <w:p w14:paraId="1DD0DDC8" w14:textId="77777777" w:rsidR="00AA7479" w:rsidRPr="00AA7479" w:rsidRDefault="00AA7479" w:rsidP="00760A31">
      <w:pPr>
        <w:pStyle w:val="NoSpacing"/>
        <w:rPr>
          <w:lang w:val="en-US"/>
        </w:rPr>
      </w:pPr>
      <w:r w:rsidRPr="00AA7479">
        <w:rPr>
          <w:lang w:val="en-US"/>
        </w:rPr>
        <w:lastRenderedPageBreak/>
        <w:t xml:space="preserve">52. </w:t>
      </w:r>
      <w:r w:rsidRPr="00AA7479">
        <w:rPr>
          <w:lang w:val="en-US"/>
        </w:rPr>
        <w:tab/>
        <w:t xml:space="preserve">Wirth C, </w:t>
      </w:r>
      <w:proofErr w:type="spellStart"/>
      <w:r w:rsidRPr="00AA7479">
        <w:rPr>
          <w:lang w:val="en-US"/>
        </w:rPr>
        <w:t>Akrour</w:t>
      </w:r>
      <w:proofErr w:type="spellEnd"/>
      <w:r w:rsidRPr="00AA7479">
        <w:rPr>
          <w:lang w:val="en-US"/>
        </w:rPr>
        <w:t xml:space="preserve"> R, Neumann G, </w:t>
      </w:r>
      <w:proofErr w:type="spellStart"/>
      <w:r w:rsidRPr="00AA7479">
        <w:rPr>
          <w:lang w:val="en-US"/>
        </w:rPr>
        <w:t>Fürnkranz</w:t>
      </w:r>
      <w:proofErr w:type="spellEnd"/>
      <w:r w:rsidRPr="00AA7479">
        <w:rPr>
          <w:lang w:val="en-US"/>
        </w:rPr>
        <w:t xml:space="preserve"> J (2017) A survey of preference-based reinforcement learning methods. J Mach Learn Res 18:4945–4990</w:t>
      </w:r>
    </w:p>
    <w:p w14:paraId="70D8F235" w14:textId="77777777" w:rsidR="00AA7479" w:rsidRPr="00AA7479" w:rsidRDefault="00AA7479" w:rsidP="00760A31">
      <w:pPr>
        <w:pStyle w:val="NoSpacing"/>
        <w:rPr>
          <w:lang w:val="en-US"/>
        </w:rPr>
      </w:pPr>
      <w:r w:rsidRPr="00AA7479">
        <w:rPr>
          <w:lang w:val="en-US"/>
        </w:rPr>
        <w:t xml:space="preserve">53. </w:t>
      </w:r>
      <w:r w:rsidRPr="00AA7479">
        <w:rPr>
          <w:lang w:val="en-US"/>
        </w:rPr>
        <w:tab/>
        <w:t>World Health Organization (2016) Verbal autopsy standards: The 2016 WHO verbal autopsy instrument. https://www.who.int/publications/m/item/verbal-autopsy-standards-the-2016-who-verbal-autopsy-instrument. Accessed 17 Jan 2024</w:t>
      </w:r>
    </w:p>
    <w:p w14:paraId="4DD0D011" w14:textId="77777777" w:rsidR="00AA7479" w:rsidRPr="00AA7479" w:rsidRDefault="00AA7479" w:rsidP="00760A31">
      <w:pPr>
        <w:pStyle w:val="NoSpacing"/>
        <w:rPr>
          <w:lang w:val="en-US"/>
        </w:rPr>
      </w:pPr>
      <w:r w:rsidRPr="00AA7479">
        <w:rPr>
          <w:lang w:val="en-US"/>
        </w:rPr>
        <w:t xml:space="preserve">54. </w:t>
      </w:r>
      <w:r w:rsidRPr="00AA7479">
        <w:rPr>
          <w:lang w:val="en-US"/>
        </w:rPr>
        <w:tab/>
        <w:t xml:space="preserve">Murray CJ, Lozano R, Flaxman AD, </w:t>
      </w:r>
      <w:proofErr w:type="spellStart"/>
      <w:r w:rsidRPr="00AA7479">
        <w:rPr>
          <w:lang w:val="en-US"/>
        </w:rPr>
        <w:t>Vahdatpour</w:t>
      </w:r>
      <w:proofErr w:type="spellEnd"/>
      <w:r w:rsidRPr="00AA7479">
        <w:rPr>
          <w:lang w:val="en-US"/>
        </w:rPr>
        <w:t xml:space="preserve"> A, Lopez AD (2011) Robust metrics for assessing the performance of different verbal autopsy cause assignment methods in validation studies. Population Health Metrics 9:28</w:t>
      </w:r>
    </w:p>
    <w:p w14:paraId="5ECAFCE8" w14:textId="77777777" w:rsidR="00AA7479" w:rsidRPr="00AA7479" w:rsidRDefault="00AA7479" w:rsidP="00760A31">
      <w:pPr>
        <w:pStyle w:val="NoSpacing"/>
        <w:rPr>
          <w:lang w:val="en-US"/>
        </w:rPr>
      </w:pPr>
      <w:r w:rsidRPr="00AA7479">
        <w:rPr>
          <w:lang w:val="en-US"/>
        </w:rPr>
        <w:t xml:space="preserve">55. </w:t>
      </w:r>
      <w:r w:rsidRPr="00AA7479">
        <w:rPr>
          <w:lang w:val="en-US"/>
        </w:rPr>
        <w:tab/>
      </w:r>
      <w:proofErr w:type="spellStart"/>
      <w:r w:rsidRPr="00AA7479">
        <w:rPr>
          <w:lang w:val="en-US"/>
        </w:rPr>
        <w:t>Setel</w:t>
      </w:r>
      <w:proofErr w:type="spellEnd"/>
      <w:r w:rsidRPr="00AA7479">
        <w:rPr>
          <w:lang w:val="en-US"/>
        </w:rPr>
        <w:t xml:space="preserve"> PW, Whiting DR, Hemed Y, Chandramohan D, Wolfson LJ, Alberti KGMM, Lopez AD (2006) Validity of verbal autopsy procedures for determining cause of death in Tanzania. Tropical Medicine &amp; International Health 11:681–696</w:t>
      </w:r>
    </w:p>
    <w:p w14:paraId="2C553D3A" w14:textId="77777777" w:rsidR="00AA7479" w:rsidRPr="00AA7479" w:rsidRDefault="00AA7479" w:rsidP="00760A31">
      <w:pPr>
        <w:pStyle w:val="NoSpacing"/>
        <w:rPr>
          <w:lang w:val="en-US"/>
        </w:rPr>
      </w:pPr>
      <w:r w:rsidRPr="00AA7479">
        <w:rPr>
          <w:lang w:val="en-US"/>
        </w:rPr>
        <w:t xml:space="preserve">56. </w:t>
      </w:r>
      <w:r w:rsidRPr="00AA7479">
        <w:rPr>
          <w:lang w:val="en-US"/>
        </w:rPr>
        <w:tab/>
        <w:t xml:space="preserve">Rasmussen LA, Cascio MA, Ferrand A, Shevell M, Racine E (2019) The complexity of physicians’ understanding and management of prognostic uncertainty in neonatal hypoxic-ischemic encephalopathy. J </w:t>
      </w:r>
      <w:proofErr w:type="spellStart"/>
      <w:r w:rsidRPr="00AA7479">
        <w:rPr>
          <w:lang w:val="en-US"/>
        </w:rPr>
        <w:t>Perinatol</w:t>
      </w:r>
      <w:proofErr w:type="spellEnd"/>
      <w:r w:rsidRPr="00AA7479">
        <w:rPr>
          <w:lang w:val="en-US"/>
        </w:rPr>
        <w:t xml:space="preserve"> 39:278–285</w:t>
      </w:r>
    </w:p>
    <w:p w14:paraId="5D1AB7F4" w14:textId="77777777" w:rsidR="00AA7479" w:rsidRPr="00AA7479" w:rsidRDefault="00AA7479" w:rsidP="00760A31">
      <w:pPr>
        <w:pStyle w:val="NoSpacing"/>
        <w:rPr>
          <w:lang w:val="en-US"/>
        </w:rPr>
      </w:pPr>
      <w:r w:rsidRPr="00AA7479">
        <w:rPr>
          <w:lang w:val="en-US"/>
        </w:rPr>
        <w:t xml:space="preserve">57. </w:t>
      </w:r>
      <w:r w:rsidRPr="00AA7479">
        <w:rPr>
          <w:lang w:val="en-US"/>
        </w:rPr>
        <w:tab/>
        <w:t xml:space="preserve">Faison G, Chou F-S, </w:t>
      </w:r>
      <w:proofErr w:type="spellStart"/>
      <w:r w:rsidRPr="00AA7479">
        <w:rPr>
          <w:lang w:val="en-US"/>
        </w:rPr>
        <w:t>Feudtner</w:t>
      </w:r>
      <w:proofErr w:type="spellEnd"/>
      <w:r w:rsidRPr="00AA7479">
        <w:rPr>
          <w:lang w:val="en-US"/>
        </w:rPr>
        <w:t xml:space="preserve"> C, Janvier A (2023) When the Unknown Is Unknowable: Confronting Diagnostic Uncertainty. Pediatrics 152:e2023061193</w:t>
      </w:r>
    </w:p>
    <w:p w14:paraId="650FFC55" w14:textId="77777777" w:rsidR="00AA7479" w:rsidRPr="00AA7479" w:rsidRDefault="00AA7479" w:rsidP="00760A31">
      <w:pPr>
        <w:pStyle w:val="NoSpacing"/>
        <w:rPr>
          <w:lang w:val="en-US"/>
        </w:rPr>
      </w:pPr>
      <w:r w:rsidRPr="00AA7479">
        <w:rPr>
          <w:lang w:val="en-US"/>
        </w:rPr>
        <w:t xml:space="preserve">58. </w:t>
      </w:r>
      <w:r w:rsidRPr="00AA7479">
        <w:rPr>
          <w:lang w:val="en-US"/>
        </w:rPr>
        <w:tab/>
        <w:t xml:space="preserve">Ansumana R, Mohamed V, Carshon-Marsh R, et al (2023) Report on Causes of Death in Sierra Leone 2018 – 2023. </w:t>
      </w:r>
    </w:p>
    <w:p w14:paraId="315029EA" w14:textId="77777777" w:rsidR="00AA7479" w:rsidRPr="00AA7479" w:rsidRDefault="00AA7479" w:rsidP="00760A31">
      <w:pPr>
        <w:pStyle w:val="NoSpacing"/>
        <w:rPr>
          <w:lang w:val="en-US"/>
        </w:rPr>
      </w:pPr>
      <w:r w:rsidRPr="00AA7479">
        <w:rPr>
          <w:lang w:val="en-US"/>
        </w:rPr>
        <w:t xml:space="preserve">59. </w:t>
      </w:r>
      <w:r w:rsidRPr="00AA7479">
        <w:rPr>
          <w:lang w:val="en-US"/>
        </w:rPr>
        <w:tab/>
        <w:t xml:space="preserve">Johnson D, Goodman R, </w:t>
      </w:r>
      <w:proofErr w:type="spellStart"/>
      <w:r w:rsidRPr="00AA7479">
        <w:rPr>
          <w:lang w:val="en-US"/>
        </w:rPr>
        <w:t>Patrinely</w:t>
      </w:r>
      <w:proofErr w:type="spellEnd"/>
      <w:r w:rsidRPr="00AA7479">
        <w:rPr>
          <w:lang w:val="en-US"/>
        </w:rPr>
        <w:t xml:space="preserve"> J, et al (2023) Assessing the Accuracy and Reliability of AI-Generated Medical Responses: An Evaluation of the Chat-GPT Model. Res Sq rs.3.rs-2566942</w:t>
      </w:r>
    </w:p>
    <w:p w14:paraId="6B64B219" w14:textId="77777777" w:rsidR="00AA7479" w:rsidRPr="00AA7479" w:rsidRDefault="00AA7479" w:rsidP="00760A31">
      <w:pPr>
        <w:pStyle w:val="NoSpacing"/>
        <w:rPr>
          <w:lang w:val="en-US"/>
        </w:rPr>
      </w:pPr>
      <w:r w:rsidRPr="00AA7479">
        <w:rPr>
          <w:lang w:val="en-US"/>
        </w:rPr>
        <w:t xml:space="preserve">60. </w:t>
      </w:r>
      <w:r w:rsidRPr="00AA7479">
        <w:rPr>
          <w:lang w:val="en-US"/>
        </w:rPr>
        <w:tab/>
        <w:t xml:space="preserve">Jang ME, Lukasiewicz T (2023) Consistency Analysis of ChatGPT. </w:t>
      </w:r>
    </w:p>
    <w:p w14:paraId="11115CD9" w14:textId="77777777" w:rsidR="00AA7479" w:rsidRPr="00AA7479" w:rsidRDefault="00AA7479" w:rsidP="00760A31">
      <w:pPr>
        <w:pStyle w:val="NoSpacing"/>
        <w:rPr>
          <w:lang w:val="en-US"/>
        </w:rPr>
      </w:pPr>
      <w:r w:rsidRPr="00AA7479">
        <w:rPr>
          <w:lang w:val="en-US"/>
        </w:rPr>
        <w:t xml:space="preserve">61. </w:t>
      </w:r>
      <w:r w:rsidRPr="00AA7479">
        <w:rPr>
          <w:lang w:val="en-US"/>
        </w:rPr>
        <w:tab/>
        <w:t>Krishna S, Bhambra N, Bleakney R, Bhayana R, Atzen S (2024) Evaluation of Reliability, Repeatability, Robustness, and Confidence of GPT-3.5 and GPT-4 on a Radiology Board–style Examination. Radiology 311:e232715</w:t>
      </w:r>
    </w:p>
    <w:p w14:paraId="6223BCBC" w14:textId="77777777" w:rsidR="00AA7479" w:rsidRPr="00AA7479" w:rsidRDefault="00AA7479" w:rsidP="00760A31">
      <w:pPr>
        <w:pStyle w:val="NoSpacing"/>
        <w:rPr>
          <w:lang w:val="en-US"/>
        </w:rPr>
      </w:pPr>
      <w:r w:rsidRPr="00AA7479">
        <w:rPr>
          <w:lang w:val="en-US"/>
        </w:rPr>
        <w:t xml:space="preserve">62. </w:t>
      </w:r>
      <w:r w:rsidRPr="00AA7479">
        <w:rPr>
          <w:lang w:val="en-US"/>
        </w:rPr>
        <w:tab/>
        <w:t>Hoi SC, Sahoo D, Lu J, Zhao P (2021) Online learning: A comprehensive survey. Neurocomputing 459:249–289</w:t>
      </w:r>
    </w:p>
    <w:p w14:paraId="100C5237" w14:textId="77777777" w:rsidR="00AA7479" w:rsidRPr="00AA7479" w:rsidRDefault="00AA7479" w:rsidP="00760A31">
      <w:pPr>
        <w:pStyle w:val="NoSpacing"/>
        <w:rPr>
          <w:lang w:val="en-US"/>
        </w:rPr>
      </w:pPr>
      <w:r w:rsidRPr="00AA7479">
        <w:rPr>
          <w:lang w:val="en-US"/>
        </w:rPr>
        <w:t xml:space="preserve">63. </w:t>
      </w:r>
      <w:r w:rsidRPr="00AA7479">
        <w:rPr>
          <w:lang w:val="en-US"/>
        </w:rPr>
        <w:tab/>
      </w:r>
      <w:proofErr w:type="spellStart"/>
      <w:r w:rsidRPr="00AA7479">
        <w:rPr>
          <w:lang w:val="en-US"/>
        </w:rPr>
        <w:t>Kavikondala</w:t>
      </w:r>
      <w:proofErr w:type="spellEnd"/>
      <w:r w:rsidRPr="00AA7479">
        <w:rPr>
          <w:lang w:val="en-US"/>
        </w:rPr>
        <w:t xml:space="preserve"> A, </w:t>
      </w:r>
      <w:proofErr w:type="spellStart"/>
      <w:r w:rsidRPr="00AA7479">
        <w:rPr>
          <w:lang w:val="en-US"/>
        </w:rPr>
        <w:t>Muppalla</w:t>
      </w:r>
      <w:proofErr w:type="spellEnd"/>
      <w:r w:rsidRPr="00AA7479">
        <w:rPr>
          <w:lang w:val="en-US"/>
        </w:rPr>
        <w:t xml:space="preserve"> V, Prakasha DK, Acharya V (2019) Automated retraining of machine learning models. International Journal of Innovative Technology and Exploring Engineering 8:445–452</w:t>
      </w:r>
    </w:p>
    <w:p w14:paraId="43BABA42" w14:textId="77777777" w:rsidR="00AA7479" w:rsidRPr="00AA7479" w:rsidRDefault="00AA7479" w:rsidP="00760A31">
      <w:pPr>
        <w:pStyle w:val="NoSpacing"/>
        <w:rPr>
          <w:lang w:val="en-US"/>
        </w:rPr>
      </w:pPr>
      <w:r w:rsidRPr="00AA7479">
        <w:rPr>
          <w:lang w:val="en-US"/>
        </w:rPr>
        <w:t xml:space="preserve">64. </w:t>
      </w:r>
      <w:r w:rsidRPr="00AA7479">
        <w:rPr>
          <w:lang w:val="en-US"/>
        </w:rPr>
        <w:tab/>
        <w:t xml:space="preserve">Wang S, Zhu Y, Liu H, Zheng Z, Chen C, Li J (2024) Knowledge Editing for Large Language Models: A Survey. ACM </w:t>
      </w:r>
      <w:proofErr w:type="spellStart"/>
      <w:r w:rsidRPr="00AA7479">
        <w:rPr>
          <w:lang w:val="en-US"/>
        </w:rPr>
        <w:t>Comput</w:t>
      </w:r>
      <w:proofErr w:type="spellEnd"/>
      <w:r w:rsidRPr="00AA7479">
        <w:rPr>
          <w:lang w:val="en-US"/>
        </w:rPr>
        <w:t xml:space="preserve"> </w:t>
      </w:r>
      <w:proofErr w:type="spellStart"/>
      <w:r w:rsidRPr="00AA7479">
        <w:rPr>
          <w:lang w:val="en-US"/>
        </w:rPr>
        <w:t>Surv</w:t>
      </w:r>
      <w:proofErr w:type="spellEnd"/>
      <w:r w:rsidRPr="00AA7479">
        <w:rPr>
          <w:lang w:val="en-US"/>
        </w:rPr>
        <w:t xml:space="preserve"> 57:59:1-59:37</w:t>
      </w:r>
    </w:p>
    <w:p w14:paraId="6D884B3E" w14:textId="77777777" w:rsidR="00AA7479" w:rsidRPr="00AA7479" w:rsidRDefault="00AA7479" w:rsidP="00760A31">
      <w:pPr>
        <w:pStyle w:val="NoSpacing"/>
        <w:rPr>
          <w:lang w:val="en-US"/>
        </w:rPr>
      </w:pPr>
      <w:r w:rsidRPr="00AA7479">
        <w:rPr>
          <w:lang w:val="en-US"/>
        </w:rPr>
        <w:t xml:space="preserve">65. </w:t>
      </w:r>
      <w:r w:rsidRPr="00AA7479">
        <w:rPr>
          <w:lang w:val="en-US"/>
        </w:rPr>
        <w:tab/>
        <w:t xml:space="preserve">Khowaja SA, </w:t>
      </w:r>
      <w:proofErr w:type="spellStart"/>
      <w:r w:rsidRPr="00AA7479">
        <w:rPr>
          <w:lang w:val="en-US"/>
        </w:rPr>
        <w:t>Khuwaja</w:t>
      </w:r>
      <w:proofErr w:type="spellEnd"/>
      <w:r w:rsidRPr="00AA7479">
        <w:rPr>
          <w:lang w:val="en-US"/>
        </w:rPr>
        <w:t xml:space="preserve"> P, Dev K, Wang W, </w:t>
      </w:r>
      <w:proofErr w:type="spellStart"/>
      <w:r w:rsidRPr="00AA7479">
        <w:rPr>
          <w:lang w:val="en-US"/>
        </w:rPr>
        <w:t>Nkenyereye</w:t>
      </w:r>
      <w:proofErr w:type="spellEnd"/>
      <w:r w:rsidRPr="00AA7479">
        <w:rPr>
          <w:lang w:val="en-US"/>
        </w:rPr>
        <w:t xml:space="preserve"> L (2024) ChatGPT Needs SPADE (Sustainability, </w:t>
      </w:r>
      <w:proofErr w:type="spellStart"/>
      <w:r w:rsidRPr="00AA7479">
        <w:rPr>
          <w:lang w:val="en-US"/>
        </w:rPr>
        <w:t>PrivAcy</w:t>
      </w:r>
      <w:proofErr w:type="spellEnd"/>
      <w:r w:rsidRPr="00AA7479">
        <w:rPr>
          <w:lang w:val="en-US"/>
        </w:rPr>
        <w:t xml:space="preserve">, Digital divide, and Ethics) Evaluation: A Review. </w:t>
      </w:r>
      <w:proofErr w:type="spellStart"/>
      <w:r w:rsidRPr="00AA7479">
        <w:rPr>
          <w:lang w:val="en-US"/>
        </w:rPr>
        <w:t>Cogn</w:t>
      </w:r>
      <w:proofErr w:type="spellEnd"/>
      <w:r w:rsidRPr="00AA7479">
        <w:rPr>
          <w:lang w:val="en-US"/>
        </w:rPr>
        <w:t xml:space="preserve"> </w:t>
      </w:r>
      <w:proofErr w:type="spellStart"/>
      <w:r w:rsidRPr="00AA7479">
        <w:rPr>
          <w:lang w:val="en-US"/>
        </w:rPr>
        <w:t>Comput</w:t>
      </w:r>
      <w:proofErr w:type="spellEnd"/>
      <w:r w:rsidRPr="00AA7479">
        <w:rPr>
          <w:lang w:val="en-US"/>
        </w:rPr>
        <w:t>. https://doi.org/10.1007/s12559-024-10285-1</w:t>
      </w:r>
    </w:p>
    <w:p w14:paraId="20BB7E7D" w14:textId="77777777" w:rsidR="00AA7479" w:rsidRPr="00AA7479" w:rsidRDefault="00AA7479" w:rsidP="00760A31">
      <w:pPr>
        <w:pStyle w:val="NoSpacing"/>
        <w:rPr>
          <w:lang w:val="en-US"/>
        </w:rPr>
      </w:pPr>
      <w:r w:rsidRPr="00AA7479">
        <w:rPr>
          <w:lang w:val="en-US"/>
        </w:rPr>
        <w:t xml:space="preserve">66. </w:t>
      </w:r>
      <w:r w:rsidRPr="00AA7479">
        <w:rPr>
          <w:lang w:val="en-US"/>
        </w:rPr>
        <w:tab/>
        <w:t>Wu X, Duan R, Ni J (2024) Unveiling security, privacy, and ethical concerns of ChatGPT. Journal of Information and Intelligence 2:102–115</w:t>
      </w:r>
    </w:p>
    <w:p w14:paraId="53F049B7" w14:textId="77777777" w:rsidR="00AA7479" w:rsidRPr="00AA7479" w:rsidRDefault="00AA7479" w:rsidP="00760A31">
      <w:pPr>
        <w:pStyle w:val="NoSpacing"/>
        <w:rPr>
          <w:lang w:val="en-US"/>
        </w:rPr>
      </w:pPr>
      <w:r w:rsidRPr="00AA7479">
        <w:rPr>
          <w:lang w:val="en-US"/>
        </w:rPr>
        <w:t xml:space="preserve">67. </w:t>
      </w:r>
      <w:r w:rsidRPr="00AA7479">
        <w:rPr>
          <w:lang w:val="en-US"/>
        </w:rPr>
        <w:tab/>
      </w:r>
      <w:proofErr w:type="spellStart"/>
      <w:r w:rsidRPr="00AA7479">
        <w:rPr>
          <w:lang w:val="en-US"/>
        </w:rPr>
        <w:t>Intersoft</w:t>
      </w:r>
      <w:proofErr w:type="spellEnd"/>
      <w:r w:rsidRPr="00AA7479">
        <w:rPr>
          <w:lang w:val="en-US"/>
        </w:rPr>
        <w:t xml:space="preserve"> Consulting (2018) General Data Protection Regulation (GDPR) – Legal Text. In: General Data Protection Regulation (GDPR). https://gdpr-info.eu/. Accessed 24 Jun 2025</w:t>
      </w:r>
    </w:p>
    <w:p w14:paraId="4448D62F" w14:textId="77777777" w:rsidR="00AA7479" w:rsidRPr="00AA7479" w:rsidRDefault="00AA7479" w:rsidP="00760A31">
      <w:pPr>
        <w:pStyle w:val="NoSpacing"/>
        <w:rPr>
          <w:lang w:val="en-US"/>
        </w:rPr>
      </w:pPr>
      <w:r w:rsidRPr="00AA7479">
        <w:rPr>
          <w:lang w:val="en-US"/>
        </w:rPr>
        <w:t xml:space="preserve">68. </w:t>
      </w:r>
      <w:r w:rsidRPr="00AA7479">
        <w:rPr>
          <w:lang w:val="en-US"/>
        </w:rPr>
        <w:tab/>
        <w:t>Beck EJ, Gill ,Wayne, and De Lay PR (2016) Protecting the confidentiality and security of personal health information in low- and middle-income countries in the era of SDGs and Big Data. Global Health Action 9:32089</w:t>
      </w:r>
    </w:p>
    <w:p w14:paraId="394DA7B6" w14:textId="77777777" w:rsidR="00AA7479" w:rsidRPr="00AA7479" w:rsidRDefault="00AA7479" w:rsidP="00760A31">
      <w:pPr>
        <w:pStyle w:val="NoSpacing"/>
        <w:rPr>
          <w:lang w:val="en-US"/>
        </w:rPr>
      </w:pPr>
      <w:r w:rsidRPr="00AA7479">
        <w:rPr>
          <w:lang w:val="en-US"/>
        </w:rPr>
        <w:t xml:space="preserve">69. </w:t>
      </w:r>
      <w:r w:rsidRPr="00AA7479">
        <w:rPr>
          <w:lang w:val="en-US"/>
        </w:rPr>
        <w:tab/>
      </w:r>
      <w:proofErr w:type="spellStart"/>
      <w:r w:rsidRPr="00AA7479">
        <w:rPr>
          <w:lang w:val="en-US"/>
        </w:rPr>
        <w:t>Kwarkye</w:t>
      </w:r>
      <w:proofErr w:type="spellEnd"/>
      <w:r w:rsidRPr="00AA7479">
        <w:rPr>
          <w:lang w:val="en-US"/>
        </w:rPr>
        <w:t xml:space="preserve"> TG (2025) “We know what we are doing”: the politics and trends in artificial intelligence policies in Africa. Canadian Journal of African Studies / Revue canadienne des études </w:t>
      </w:r>
      <w:proofErr w:type="spellStart"/>
      <w:r w:rsidRPr="00AA7479">
        <w:rPr>
          <w:lang w:val="en-US"/>
        </w:rPr>
        <w:t>africaines</w:t>
      </w:r>
      <w:proofErr w:type="spellEnd"/>
      <w:r w:rsidRPr="00AA7479">
        <w:rPr>
          <w:lang w:val="en-US"/>
        </w:rPr>
        <w:t xml:space="preserve"> 1–19</w:t>
      </w:r>
    </w:p>
    <w:p w14:paraId="7327B466" w14:textId="77777777" w:rsidR="00AA7479" w:rsidRPr="00AA7479" w:rsidRDefault="00AA7479" w:rsidP="00760A31">
      <w:pPr>
        <w:pStyle w:val="NoSpacing"/>
        <w:rPr>
          <w:lang w:val="en-US"/>
        </w:rPr>
      </w:pPr>
      <w:r w:rsidRPr="00AA7479">
        <w:rPr>
          <w:lang w:val="en-US"/>
        </w:rPr>
        <w:t xml:space="preserve">70. </w:t>
      </w:r>
      <w:r w:rsidRPr="00AA7479">
        <w:rPr>
          <w:lang w:val="en-US"/>
        </w:rPr>
        <w:tab/>
        <w:t xml:space="preserve">Das BC, Amini MH, Wu Y (2025) Security and Privacy Challenges of Large Language Models: A Survey. ACM </w:t>
      </w:r>
      <w:proofErr w:type="spellStart"/>
      <w:r w:rsidRPr="00AA7479">
        <w:rPr>
          <w:lang w:val="en-US"/>
        </w:rPr>
        <w:t>Comput</w:t>
      </w:r>
      <w:proofErr w:type="spellEnd"/>
      <w:r w:rsidRPr="00AA7479">
        <w:rPr>
          <w:lang w:val="en-US"/>
        </w:rPr>
        <w:t xml:space="preserve"> </w:t>
      </w:r>
      <w:proofErr w:type="spellStart"/>
      <w:r w:rsidRPr="00AA7479">
        <w:rPr>
          <w:lang w:val="en-US"/>
        </w:rPr>
        <w:t>Surv</w:t>
      </w:r>
      <w:proofErr w:type="spellEnd"/>
      <w:r w:rsidRPr="00AA7479">
        <w:rPr>
          <w:lang w:val="en-US"/>
        </w:rPr>
        <w:t xml:space="preserve"> 57:1–39</w:t>
      </w:r>
    </w:p>
    <w:p w14:paraId="5540B19A" w14:textId="77777777" w:rsidR="00AA7479" w:rsidRPr="00AA7479" w:rsidRDefault="00AA7479" w:rsidP="00760A31">
      <w:pPr>
        <w:pStyle w:val="NoSpacing"/>
        <w:rPr>
          <w:lang w:val="en-US"/>
        </w:rPr>
      </w:pPr>
      <w:r w:rsidRPr="00AA7479">
        <w:rPr>
          <w:lang w:val="en-US"/>
        </w:rPr>
        <w:t xml:space="preserve">71. </w:t>
      </w:r>
      <w:r w:rsidRPr="00AA7479">
        <w:rPr>
          <w:lang w:val="en-US"/>
        </w:rPr>
        <w:tab/>
        <w:t>Wang F, Lin M, Ma Y, Liu H, He Q, Tang X, Tang J, Pei J, Wang S (2025) A Survey on Small Language Models in the Era of Large Language Models: Architecture, Capabilities, and Trustworthiness. In: Proceedings of the 31st ACM SIGKDD Conference on Knowledge Discovery and Data Mining V.2. ACM, Toronto ON Canada, pp 6173–6183</w:t>
      </w:r>
    </w:p>
    <w:p w14:paraId="2DEA4739" w14:textId="77777777" w:rsidR="00AA7479" w:rsidRPr="00AA7479" w:rsidRDefault="00AA7479" w:rsidP="00760A31">
      <w:pPr>
        <w:pStyle w:val="NoSpacing"/>
        <w:rPr>
          <w:lang w:val="en-US"/>
        </w:rPr>
      </w:pPr>
      <w:r w:rsidRPr="00AA7479">
        <w:rPr>
          <w:lang w:val="en-US"/>
        </w:rPr>
        <w:t xml:space="preserve">72. </w:t>
      </w:r>
      <w:r w:rsidRPr="00AA7479">
        <w:rPr>
          <w:lang w:val="en-US"/>
        </w:rPr>
        <w:tab/>
        <w:t xml:space="preserve">Corradini F, </w:t>
      </w:r>
      <w:proofErr w:type="spellStart"/>
      <w:r w:rsidRPr="00AA7479">
        <w:rPr>
          <w:lang w:val="en-US"/>
        </w:rPr>
        <w:t>Leonesi</w:t>
      </w:r>
      <w:proofErr w:type="spellEnd"/>
      <w:r w:rsidRPr="00AA7479">
        <w:rPr>
          <w:lang w:val="en-US"/>
        </w:rPr>
        <w:t xml:space="preserve"> M, </w:t>
      </w:r>
      <w:proofErr w:type="spellStart"/>
      <w:r w:rsidRPr="00AA7479">
        <w:rPr>
          <w:lang w:val="en-US"/>
        </w:rPr>
        <w:t>Piangerelli</w:t>
      </w:r>
      <w:proofErr w:type="spellEnd"/>
      <w:r w:rsidRPr="00AA7479">
        <w:rPr>
          <w:lang w:val="en-US"/>
        </w:rPr>
        <w:t xml:space="preserve"> M (2025) State of the Art and Future Directions of Small Language Models: A Systematic Review. Big Data and Cognitive Computing 9:189</w:t>
      </w:r>
    </w:p>
    <w:p w14:paraId="0FBB2D3A" w14:textId="77777777" w:rsidR="00AA7479" w:rsidRPr="00AA7479" w:rsidRDefault="00AA7479" w:rsidP="00760A31">
      <w:pPr>
        <w:pStyle w:val="NoSpacing"/>
        <w:rPr>
          <w:lang w:val="en-US"/>
        </w:rPr>
      </w:pPr>
      <w:r w:rsidRPr="00AA7479">
        <w:rPr>
          <w:lang w:val="en-US"/>
        </w:rPr>
        <w:t xml:space="preserve">73. </w:t>
      </w:r>
      <w:r w:rsidRPr="00AA7479">
        <w:rPr>
          <w:lang w:val="en-US"/>
        </w:rPr>
        <w:tab/>
        <w:t xml:space="preserve">Shawon MdTH, Ashrafi SAA, Azad AK, Firth SM, Chowdhury H, </w:t>
      </w:r>
      <w:proofErr w:type="spellStart"/>
      <w:r w:rsidRPr="00AA7479">
        <w:rPr>
          <w:lang w:val="en-US"/>
        </w:rPr>
        <w:t>Mswia</w:t>
      </w:r>
      <w:proofErr w:type="spellEnd"/>
      <w:r w:rsidRPr="00AA7479">
        <w:rPr>
          <w:lang w:val="en-US"/>
        </w:rPr>
        <w:t xml:space="preserve"> RG, Adair T, Riley I, </w:t>
      </w:r>
      <w:proofErr w:type="spellStart"/>
      <w:r w:rsidRPr="00AA7479">
        <w:rPr>
          <w:lang w:val="en-US"/>
        </w:rPr>
        <w:t>Abouzahr</w:t>
      </w:r>
      <w:proofErr w:type="spellEnd"/>
      <w:r w:rsidRPr="00AA7479">
        <w:rPr>
          <w:lang w:val="en-US"/>
        </w:rPr>
        <w:t xml:space="preserve"> C, Lopez AD (2021) Routine mortality surveillance to identify the cause of death pattern for out-of-hospital adult (aged 12+ years) deaths in Bangladesh: introduction of automated verbal autopsy. BMC Public Health 21:491</w:t>
      </w:r>
    </w:p>
    <w:p w14:paraId="1AC2C38B" w14:textId="77777777" w:rsidR="00AA7479" w:rsidRPr="00AA7479" w:rsidRDefault="00AA7479" w:rsidP="00760A31">
      <w:pPr>
        <w:pStyle w:val="NoSpacing"/>
        <w:rPr>
          <w:lang w:val="en-US"/>
        </w:rPr>
      </w:pPr>
      <w:r w:rsidRPr="00AA7479">
        <w:rPr>
          <w:lang w:val="en-US"/>
        </w:rPr>
        <w:t xml:space="preserve">74. </w:t>
      </w:r>
      <w:r w:rsidRPr="00AA7479">
        <w:rPr>
          <w:lang w:val="en-US"/>
        </w:rPr>
        <w:tab/>
      </w:r>
      <w:proofErr w:type="spellStart"/>
      <w:r w:rsidRPr="00AA7479">
        <w:rPr>
          <w:lang w:val="en-US"/>
        </w:rPr>
        <w:t>Maqungo</w:t>
      </w:r>
      <w:proofErr w:type="spellEnd"/>
      <w:r w:rsidRPr="00AA7479">
        <w:rPr>
          <w:lang w:val="en-US"/>
        </w:rPr>
        <w:t xml:space="preserve"> M, Nannan N, </w:t>
      </w:r>
      <w:proofErr w:type="spellStart"/>
      <w:r w:rsidRPr="00AA7479">
        <w:rPr>
          <w:lang w:val="en-US"/>
        </w:rPr>
        <w:t>Nojilana</w:t>
      </w:r>
      <w:proofErr w:type="spellEnd"/>
      <w:r w:rsidRPr="00AA7479">
        <w:rPr>
          <w:lang w:val="en-US"/>
        </w:rPr>
        <w:t xml:space="preserve"> B, et al (2024) Can verbal autopsies be used on a national scale? Key findings and lessons from South Africa’s national cause-of-death validation study. Global Health Action 17:2399413</w:t>
      </w:r>
    </w:p>
    <w:p w14:paraId="3CD46B30" w14:textId="77777777" w:rsidR="00AA7479" w:rsidRPr="00AA7479" w:rsidRDefault="00AA7479" w:rsidP="00760A31">
      <w:pPr>
        <w:pStyle w:val="NoSpacing"/>
        <w:rPr>
          <w:lang w:val="en-US"/>
        </w:rPr>
      </w:pPr>
      <w:r w:rsidRPr="00AA7479">
        <w:rPr>
          <w:lang w:val="en-US"/>
        </w:rPr>
        <w:t xml:space="preserve">75. </w:t>
      </w:r>
      <w:r w:rsidRPr="00AA7479">
        <w:rPr>
          <w:lang w:val="en-US"/>
        </w:rPr>
        <w:tab/>
        <w:t xml:space="preserve">Onyango D, </w:t>
      </w:r>
      <w:proofErr w:type="spellStart"/>
      <w:r w:rsidRPr="00AA7479">
        <w:rPr>
          <w:lang w:val="en-US"/>
        </w:rPr>
        <w:t>Awuonda</w:t>
      </w:r>
      <w:proofErr w:type="spellEnd"/>
      <w:r w:rsidRPr="00AA7479">
        <w:rPr>
          <w:lang w:val="en-US"/>
        </w:rPr>
        <w:t xml:space="preserve"> B (2024) Using verbal autopsy to enhance mortality surveillance. The Lancet Global Health 12:e1217–e1218</w:t>
      </w:r>
    </w:p>
    <w:p w14:paraId="3C20D30D" w14:textId="77777777" w:rsidR="00AA7479" w:rsidRPr="00AA7479" w:rsidRDefault="00AA7479" w:rsidP="00760A31">
      <w:pPr>
        <w:pStyle w:val="NoSpacing"/>
        <w:rPr>
          <w:lang w:val="en-US"/>
        </w:rPr>
      </w:pPr>
      <w:r w:rsidRPr="00AA7479">
        <w:rPr>
          <w:lang w:val="en-US"/>
        </w:rPr>
        <w:lastRenderedPageBreak/>
        <w:t xml:space="preserve">76. </w:t>
      </w:r>
      <w:r w:rsidRPr="00AA7479">
        <w:rPr>
          <w:lang w:val="en-US"/>
        </w:rPr>
        <w:tab/>
        <w:t>OpenAI (2024) Pricing. In: OpenAI. https://openai.com/api/pricing/. Accessed 4 Jul 2024</w:t>
      </w:r>
    </w:p>
    <w:p w14:paraId="524D5F8E" w14:textId="77777777" w:rsidR="00AA7479" w:rsidRPr="00AA7479" w:rsidRDefault="00AA7479" w:rsidP="00760A31">
      <w:pPr>
        <w:pStyle w:val="NoSpacing"/>
        <w:rPr>
          <w:lang w:val="en-US"/>
        </w:rPr>
      </w:pPr>
      <w:r w:rsidRPr="00AA7479">
        <w:rPr>
          <w:lang w:val="en-US"/>
        </w:rPr>
        <w:t xml:space="preserve">77. </w:t>
      </w:r>
      <w:r w:rsidRPr="00AA7479">
        <w:rPr>
          <w:lang w:val="en-US"/>
        </w:rPr>
        <w:tab/>
        <w:t>Liu X, Liu H, Yang G, Jiang Z, Cui S, Zhang Z, Wang H, Tao L, Sun Y, Song Z (2025) A generalist medical language model for disease diagnosis assistance. Nature medicine 31:932–942</w:t>
      </w:r>
    </w:p>
    <w:p w14:paraId="7D57AF83" w14:textId="77777777" w:rsidR="00AA7479" w:rsidRPr="00AA7479" w:rsidRDefault="00AA7479" w:rsidP="00760A31">
      <w:pPr>
        <w:pStyle w:val="NoSpacing"/>
        <w:rPr>
          <w:lang w:val="en-US"/>
        </w:rPr>
      </w:pPr>
      <w:r w:rsidRPr="00AA7479">
        <w:rPr>
          <w:lang w:val="en-US"/>
        </w:rPr>
        <w:t xml:space="preserve">78. </w:t>
      </w:r>
      <w:r w:rsidRPr="00AA7479">
        <w:rPr>
          <w:lang w:val="en-US"/>
        </w:rPr>
        <w:tab/>
        <w:t xml:space="preserve">McDuff D, </w:t>
      </w:r>
      <w:proofErr w:type="spellStart"/>
      <w:r w:rsidRPr="00AA7479">
        <w:rPr>
          <w:lang w:val="en-US"/>
        </w:rPr>
        <w:t>Schaekermann</w:t>
      </w:r>
      <w:proofErr w:type="spellEnd"/>
      <w:r w:rsidRPr="00AA7479">
        <w:rPr>
          <w:lang w:val="en-US"/>
        </w:rPr>
        <w:t xml:space="preserve"> M, Tu T, Palepu A, Wang A, Garrison J, Singhal K, Sharma Y, Azizi S, Kulkarni K (2025) Towards accurate differential diagnosis with large language models. Nature 1–7</w:t>
      </w:r>
    </w:p>
    <w:p w14:paraId="27F52822" w14:textId="77777777" w:rsidR="00AA7479" w:rsidRPr="00AA7479" w:rsidRDefault="00AA7479" w:rsidP="00760A31">
      <w:pPr>
        <w:pStyle w:val="NoSpacing"/>
        <w:rPr>
          <w:lang w:val="en-US"/>
        </w:rPr>
      </w:pPr>
      <w:r w:rsidRPr="00AA7479">
        <w:rPr>
          <w:lang w:val="en-US"/>
        </w:rPr>
        <w:t xml:space="preserve">79. </w:t>
      </w:r>
      <w:r w:rsidRPr="00AA7479">
        <w:rPr>
          <w:lang w:val="en-US"/>
        </w:rPr>
        <w:tab/>
        <w:t>World Health Organization (2022) ODK for verbal autopsy: A quick guide. https://www.who.int/publications/m/item/odk-for-verbal-autopsy--a-quick-guide. Accessed 24 Jan 2024</w:t>
      </w:r>
    </w:p>
    <w:p w14:paraId="03115747" w14:textId="77777777" w:rsidR="00AA7479" w:rsidRPr="00AA7479" w:rsidRDefault="00AA7479" w:rsidP="00760A31">
      <w:pPr>
        <w:pStyle w:val="NoSpacing"/>
        <w:rPr>
          <w:lang w:val="en-US"/>
        </w:rPr>
      </w:pPr>
      <w:r w:rsidRPr="00AA7479">
        <w:rPr>
          <w:lang w:val="en-US"/>
        </w:rPr>
        <w:t xml:space="preserve">80. </w:t>
      </w:r>
      <w:r w:rsidRPr="00AA7479">
        <w:rPr>
          <w:lang w:val="en-US"/>
        </w:rPr>
        <w:tab/>
      </w:r>
      <w:proofErr w:type="spellStart"/>
      <w:r w:rsidRPr="00AA7479">
        <w:rPr>
          <w:lang w:val="en-US"/>
        </w:rPr>
        <w:t>Nafundi</w:t>
      </w:r>
      <w:proofErr w:type="spellEnd"/>
      <w:r w:rsidRPr="00AA7479">
        <w:rPr>
          <w:lang w:val="en-US"/>
        </w:rPr>
        <w:t xml:space="preserve"> (2023) ODK - Collect data anywhere. </w:t>
      </w:r>
    </w:p>
    <w:p w14:paraId="4B4DF7BD" w14:textId="77777777" w:rsidR="00AA7479" w:rsidRPr="00AA7479" w:rsidRDefault="00AA7479" w:rsidP="00760A31">
      <w:pPr>
        <w:pStyle w:val="NoSpacing"/>
        <w:rPr>
          <w:lang w:val="en-US"/>
        </w:rPr>
      </w:pPr>
      <w:r w:rsidRPr="00AA7479">
        <w:rPr>
          <w:lang w:val="en-US"/>
        </w:rPr>
        <w:t xml:space="preserve">81. </w:t>
      </w:r>
      <w:r w:rsidRPr="00AA7479">
        <w:rPr>
          <w:lang w:val="en-US"/>
        </w:rPr>
        <w:tab/>
        <w:t xml:space="preserve">DiPasquale A, Maire N, Bratschi M (2016) Release ODK 2016 WHO VA instrument 1.5.1 </w:t>
      </w:r>
      <w:proofErr w:type="spellStart"/>
      <w:r w:rsidRPr="00AA7479">
        <w:rPr>
          <w:lang w:val="en-US"/>
        </w:rPr>
        <w:t>SwissTPH</w:t>
      </w:r>
      <w:proofErr w:type="spellEnd"/>
      <w:r w:rsidRPr="00AA7479">
        <w:rPr>
          <w:lang w:val="en-US"/>
        </w:rPr>
        <w:t xml:space="preserve">/WHO-VA. </w:t>
      </w:r>
    </w:p>
    <w:p w14:paraId="0925E94E" w14:textId="77777777" w:rsidR="00AA7479" w:rsidRPr="00AA7479" w:rsidRDefault="00AA7479" w:rsidP="00760A31">
      <w:pPr>
        <w:pStyle w:val="NoSpacing"/>
        <w:rPr>
          <w:lang w:val="en-US"/>
        </w:rPr>
      </w:pPr>
      <w:r w:rsidRPr="00AA7479">
        <w:rPr>
          <w:lang w:val="en-US"/>
        </w:rPr>
        <w:t xml:space="preserve">82. </w:t>
      </w:r>
      <w:r w:rsidRPr="00AA7479">
        <w:rPr>
          <w:lang w:val="en-US"/>
        </w:rPr>
        <w:tab/>
      </w:r>
      <w:proofErr w:type="spellStart"/>
      <w:r w:rsidRPr="00AA7479">
        <w:rPr>
          <w:lang w:val="en-US"/>
        </w:rPr>
        <w:t>Byass</w:t>
      </w:r>
      <w:proofErr w:type="spellEnd"/>
      <w:r w:rsidRPr="00AA7479">
        <w:rPr>
          <w:lang w:val="en-US"/>
        </w:rPr>
        <w:t xml:space="preserve"> P (2020) InterVA-5.1 User Guide. </w:t>
      </w:r>
    </w:p>
    <w:p w14:paraId="0E73FF13" w14:textId="77777777" w:rsidR="00AA7479" w:rsidRPr="00AA7479" w:rsidRDefault="00AA7479" w:rsidP="00760A31">
      <w:pPr>
        <w:pStyle w:val="NoSpacing"/>
        <w:rPr>
          <w:lang w:val="en-US"/>
        </w:rPr>
      </w:pPr>
      <w:r w:rsidRPr="00AA7479">
        <w:rPr>
          <w:lang w:val="en-US"/>
        </w:rPr>
        <w:t xml:space="preserve">83. </w:t>
      </w:r>
      <w:r w:rsidRPr="00AA7479">
        <w:rPr>
          <w:lang w:val="en-US"/>
        </w:rPr>
        <w:tab/>
        <w:t xml:space="preserve">Thomas J, </w:t>
      </w:r>
      <w:proofErr w:type="spellStart"/>
      <w:r w:rsidRPr="00AA7479">
        <w:rPr>
          <w:lang w:val="en-US"/>
        </w:rPr>
        <w:t>ekarpinskiMITRE</w:t>
      </w:r>
      <w:proofErr w:type="spellEnd"/>
      <w:r w:rsidRPr="00AA7479">
        <w:rPr>
          <w:lang w:val="en-US"/>
        </w:rPr>
        <w:t xml:space="preserve">, </w:t>
      </w:r>
      <w:proofErr w:type="spellStart"/>
      <w:r w:rsidRPr="00AA7479">
        <w:rPr>
          <w:lang w:val="en-US"/>
        </w:rPr>
        <w:t>pkmitre</w:t>
      </w:r>
      <w:proofErr w:type="spellEnd"/>
      <w:r w:rsidRPr="00AA7479">
        <w:rPr>
          <w:lang w:val="en-US"/>
        </w:rPr>
        <w:t xml:space="preserve">, </w:t>
      </w:r>
      <w:proofErr w:type="spellStart"/>
      <w:r w:rsidRPr="00AA7479">
        <w:rPr>
          <w:lang w:val="en-US"/>
        </w:rPr>
        <w:t>owentrigueros</w:t>
      </w:r>
      <w:proofErr w:type="spellEnd"/>
      <w:r w:rsidRPr="00AA7479">
        <w:rPr>
          <w:lang w:val="en-US"/>
        </w:rPr>
        <w:t xml:space="preserve">, Choi P, Chu Y </w:t>
      </w:r>
      <w:proofErr w:type="spellStart"/>
      <w:r w:rsidRPr="00AA7479">
        <w:rPr>
          <w:lang w:val="en-US"/>
        </w:rPr>
        <w:t>pycrossva</w:t>
      </w:r>
      <w:proofErr w:type="spellEnd"/>
      <w:r w:rsidRPr="00AA7479">
        <w:rPr>
          <w:lang w:val="en-US"/>
        </w:rPr>
        <w:t xml:space="preserve">: Prepare data from WHO and PHRMC instruments for verbal autopsy algorithms. </w:t>
      </w:r>
    </w:p>
    <w:p w14:paraId="130D360D" w14:textId="77777777" w:rsidR="00AA7479" w:rsidRPr="00AA7479" w:rsidRDefault="00AA7479" w:rsidP="00760A31">
      <w:pPr>
        <w:pStyle w:val="NoSpacing"/>
        <w:rPr>
          <w:lang w:val="en-US"/>
        </w:rPr>
      </w:pPr>
      <w:r w:rsidRPr="00AA7479">
        <w:rPr>
          <w:lang w:val="en-US"/>
        </w:rPr>
        <w:t xml:space="preserve">84. </w:t>
      </w:r>
      <w:r w:rsidRPr="00AA7479">
        <w:rPr>
          <w:lang w:val="en-US"/>
        </w:rPr>
        <w:tab/>
        <w:t>OpenAI (2024) OpenAI Platform: API Reference (temperature parameter). https://platform.openai.com/docs/api-reference/completions/create#completions-create-temperature. Accessed 26 Jan 2024</w:t>
      </w:r>
    </w:p>
    <w:p w14:paraId="7CDF4266" w14:textId="77777777" w:rsidR="00AA7479" w:rsidRPr="00AA7479" w:rsidRDefault="00AA7479" w:rsidP="00760A31">
      <w:pPr>
        <w:pStyle w:val="NoSpacing"/>
        <w:rPr>
          <w:lang w:val="en-US"/>
        </w:rPr>
      </w:pPr>
      <w:r w:rsidRPr="00AA7479">
        <w:rPr>
          <w:lang w:val="en-US"/>
        </w:rPr>
        <w:t xml:space="preserve">85. </w:t>
      </w:r>
      <w:r w:rsidRPr="00AA7479">
        <w:rPr>
          <w:lang w:val="en-US"/>
        </w:rPr>
        <w:tab/>
        <w:t xml:space="preserve">Li ZR, McCormick T, Clark S (2022) </w:t>
      </w:r>
      <w:proofErr w:type="spellStart"/>
      <w:r w:rsidRPr="00AA7479">
        <w:rPr>
          <w:lang w:val="en-US"/>
        </w:rPr>
        <w:t>InSilicoVA</w:t>
      </w:r>
      <w:proofErr w:type="spellEnd"/>
      <w:r w:rsidRPr="00AA7479">
        <w:rPr>
          <w:lang w:val="en-US"/>
        </w:rPr>
        <w:t>: Probabilistic Verbal Autopsy Coding with “</w:t>
      </w:r>
      <w:proofErr w:type="spellStart"/>
      <w:r w:rsidRPr="00AA7479">
        <w:rPr>
          <w:lang w:val="en-US"/>
        </w:rPr>
        <w:t>InSilicoVA</w:t>
      </w:r>
      <w:proofErr w:type="spellEnd"/>
      <w:r w:rsidRPr="00AA7479">
        <w:rPr>
          <w:lang w:val="en-US"/>
        </w:rPr>
        <w:t xml:space="preserve">” Algorithm. </w:t>
      </w:r>
    </w:p>
    <w:p w14:paraId="1C032D4E" w14:textId="77777777" w:rsidR="00AA7479" w:rsidRPr="00AA7479" w:rsidRDefault="00AA7479" w:rsidP="00760A31">
      <w:pPr>
        <w:pStyle w:val="NoSpacing"/>
        <w:rPr>
          <w:lang w:val="en-US"/>
        </w:rPr>
      </w:pPr>
      <w:r w:rsidRPr="00AA7479">
        <w:rPr>
          <w:lang w:val="en-US"/>
        </w:rPr>
        <w:t xml:space="preserve">86. </w:t>
      </w:r>
      <w:r w:rsidRPr="00AA7479">
        <w:rPr>
          <w:lang w:val="en-US"/>
        </w:rPr>
        <w:tab/>
        <w:t xml:space="preserve">Thomas J, Li Z, </w:t>
      </w:r>
      <w:proofErr w:type="spellStart"/>
      <w:r w:rsidRPr="00AA7479">
        <w:rPr>
          <w:lang w:val="en-US"/>
        </w:rPr>
        <w:t>Byass</w:t>
      </w:r>
      <w:proofErr w:type="spellEnd"/>
      <w:r w:rsidRPr="00AA7479">
        <w:rPr>
          <w:lang w:val="en-US"/>
        </w:rPr>
        <w:t xml:space="preserve"> P, McCormick T, Boyas M, Clark S (2021) InterVA5: Replicate and </w:t>
      </w:r>
      <w:proofErr w:type="spellStart"/>
      <w:r w:rsidRPr="00AA7479">
        <w:rPr>
          <w:lang w:val="en-US"/>
        </w:rPr>
        <w:t>Analyse</w:t>
      </w:r>
      <w:proofErr w:type="spellEnd"/>
      <w:r w:rsidRPr="00AA7479">
        <w:rPr>
          <w:lang w:val="en-US"/>
        </w:rPr>
        <w:t xml:space="preserve"> “InterVA5.” </w:t>
      </w:r>
    </w:p>
    <w:p w14:paraId="40EDD28B" w14:textId="77777777" w:rsidR="00AA7479" w:rsidRPr="00AA7479" w:rsidRDefault="00AA7479" w:rsidP="00760A31">
      <w:pPr>
        <w:pStyle w:val="NoSpacing"/>
        <w:rPr>
          <w:lang w:val="en-US"/>
        </w:rPr>
      </w:pPr>
      <w:r w:rsidRPr="00AA7479">
        <w:rPr>
          <w:lang w:val="en-US"/>
        </w:rPr>
        <w:t xml:space="preserve">87. </w:t>
      </w:r>
      <w:r w:rsidRPr="00AA7479">
        <w:rPr>
          <w:lang w:val="en-US"/>
        </w:rPr>
        <w:tab/>
      </w:r>
      <w:proofErr w:type="spellStart"/>
      <w:r w:rsidRPr="00AA7479">
        <w:rPr>
          <w:lang w:val="en-US"/>
        </w:rPr>
        <w:t>Yendewa</w:t>
      </w:r>
      <w:proofErr w:type="spellEnd"/>
      <w:r w:rsidRPr="00AA7479">
        <w:rPr>
          <w:lang w:val="en-US"/>
        </w:rPr>
        <w:t xml:space="preserve"> GA, Poveda E, </w:t>
      </w:r>
      <w:proofErr w:type="spellStart"/>
      <w:r w:rsidRPr="00AA7479">
        <w:rPr>
          <w:lang w:val="en-US"/>
        </w:rPr>
        <w:t>Yendewa</w:t>
      </w:r>
      <w:proofErr w:type="spellEnd"/>
      <w:r w:rsidRPr="00AA7479">
        <w:rPr>
          <w:lang w:val="en-US"/>
        </w:rPr>
        <w:t xml:space="preserve"> SA, Sahr F, Quiñones-Mateu ME, Salata RA (2018) HIV/AIDS in Sierra Leone: Characterizing the Hidden Epidemic. AIDS reviews 20:</w:t>
      </w:r>
    </w:p>
    <w:p w14:paraId="7EB2E3BA" w14:textId="77777777" w:rsidR="00AA7479" w:rsidRPr="00AA7479" w:rsidRDefault="00AA7479" w:rsidP="00760A31">
      <w:pPr>
        <w:pStyle w:val="NoSpacing"/>
        <w:rPr>
          <w:lang w:val="en-US"/>
        </w:rPr>
      </w:pPr>
      <w:r w:rsidRPr="00AA7479">
        <w:rPr>
          <w:lang w:val="en-US"/>
        </w:rPr>
        <w:t xml:space="preserve">88. </w:t>
      </w:r>
      <w:r w:rsidRPr="00AA7479">
        <w:rPr>
          <w:lang w:val="en-US"/>
        </w:rPr>
        <w:tab/>
        <w:t>Walker PG, White MT, Griffin JT, Reynolds A, Ferguson NM, Ghani AC (2015) Malaria morbidity and mortality in Ebola-affected countries caused by decreased health-care capacity, and the potential effect of mitigation strategies: a modelling analysis. The Lancet Infectious Diseases 15:825–832</w:t>
      </w:r>
    </w:p>
    <w:p w14:paraId="3722C3B1" w14:textId="1EEF2A6A" w:rsidR="00CD3E2C" w:rsidRDefault="00315CBB" w:rsidP="00760A31">
      <w:pPr>
        <w:pStyle w:val="NoSpacing"/>
      </w:pPr>
      <w:r>
        <w:fldChar w:fldCharType="end"/>
      </w:r>
    </w:p>
    <w:sectPr w:rsidR="00CD3E2C" w:rsidSect="006322F0">
      <w:footnotePr>
        <w:numRestart w:val="eachPage"/>
      </w:footnotePr>
      <w:pgSz w:w="11906" w:h="16838"/>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25CD3" w14:textId="77777777" w:rsidR="00D45BA8" w:rsidRDefault="00D45BA8">
      <w:pPr>
        <w:spacing w:line="240" w:lineRule="auto"/>
      </w:pPr>
      <w:r>
        <w:separator/>
      </w:r>
    </w:p>
    <w:p w14:paraId="00AFBEBB" w14:textId="77777777" w:rsidR="00D45BA8" w:rsidRDefault="00D45BA8"/>
    <w:p w14:paraId="7134C89F" w14:textId="77777777" w:rsidR="00D45BA8" w:rsidRDefault="00D45BA8" w:rsidP="00821217"/>
    <w:p w14:paraId="110180EA" w14:textId="77777777" w:rsidR="00D45BA8" w:rsidRDefault="00D45BA8" w:rsidP="00757A89"/>
  </w:endnote>
  <w:endnote w:type="continuationSeparator" w:id="0">
    <w:p w14:paraId="08AC55CF" w14:textId="77777777" w:rsidR="00D45BA8" w:rsidRDefault="00D45BA8">
      <w:pPr>
        <w:spacing w:line="240" w:lineRule="auto"/>
      </w:pPr>
      <w:r>
        <w:continuationSeparator/>
      </w:r>
    </w:p>
    <w:p w14:paraId="56649614" w14:textId="77777777" w:rsidR="00D45BA8" w:rsidRDefault="00D45BA8"/>
    <w:p w14:paraId="6BDE70B8" w14:textId="77777777" w:rsidR="00D45BA8" w:rsidRDefault="00D45BA8" w:rsidP="00821217"/>
    <w:p w14:paraId="4F97303D" w14:textId="77777777" w:rsidR="00D45BA8" w:rsidRDefault="00D45BA8" w:rsidP="00757A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1109667"/>
      <w:docPartObj>
        <w:docPartGallery w:val="Page Numbers (Bottom of Page)"/>
        <w:docPartUnique/>
      </w:docPartObj>
    </w:sdtPr>
    <w:sdtContent>
      <w:p w14:paraId="07583BCE" w14:textId="6E2EAE2D" w:rsidR="005C35C8" w:rsidRDefault="005C35C8" w:rsidP="005445F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5C3A2B8" w14:textId="189E2E05" w:rsidR="00AD4706" w:rsidRDefault="00AD4706" w:rsidP="0076348A">
    <w:pPr>
      <w:spacing w:line="259" w:lineRule="auto"/>
      <w:jc w:val="center"/>
    </w:pPr>
  </w:p>
  <w:p w14:paraId="293696D6" w14:textId="00334039" w:rsidR="00AD4706" w:rsidDel="006455CA" w:rsidRDefault="00AD4706">
    <w:pPr>
      <w:rPr>
        <w:del w:id="3" w:author="Prabhat Jha" w:date="2025-08-20T13:18:00Z"/>
      </w:rPr>
    </w:pPr>
  </w:p>
  <w:p w14:paraId="6D2CD4BD" w14:textId="587F571B" w:rsidR="00AD4706" w:rsidDel="006455CA" w:rsidRDefault="00AD4706">
    <w:pPr>
      <w:rPr>
        <w:del w:id="4" w:author="Prabhat Jha" w:date="2025-08-20T13:18:00Z"/>
      </w:rPr>
    </w:pPr>
  </w:p>
  <w:p w14:paraId="7A139F47" w14:textId="283D9B53" w:rsidR="00AD4706" w:rsidDel="006455CA" w:rsidRDefault="00AD4706" w:rsidP="003506FC">
    <w:pPr>
      <w:rPr>
        <w:del w:id="5" w:author="Prabhat Jha" w:date="2025-08-20T13:18:00Z"/>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5321321"/>
      <w:docPartObj>
        <w:docPartGallery w:val="Page Numbers (Bottom of Page)"/>
        <w:docPartUnique/>
      </w:docPartObj>
    </w:sdtPr>
    <w:sdtContent>
      <w:p w14:paraId="2668A765" w14:textId="5CF50018" w:rsidR="005C35C8" w:rsidRDefault="005C35C8" w:rsidP="005445F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3DD4327" w14:textId="3A662D59" w:rsidR="005C35C8" w:rsidRDefault="005C35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608D1" w14:textId="2EC93EC3" w:rsidR="00AD4706" w:rsidRDefault="00AD4706">
    <w:pPr>
      <w:spacing w:line="259" w:lineRule="auto"/>
      <w:jc w:val="center"/>
    </w:pPr>
  </w:p>
  <w:p w14:paraId="37622E4B" w14:textId="77777777" w:rsidR="00AD4706" w:rsidRDefault="00AD4706"/>
  <w:p w14:paraId="59666000" w14:textId="77777777" w:rsidR="00AD4706" w:rsidRDefault="00AD4706" w:rsidP="00821217"/>
  <w:p w14:paraId="25CBE373" w14:textId="77777777" w:rsidR="00AD4706" w:rsidRDefault="00AD4706" w:rsidP="00757A8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00459" w14:textId="77777777" w:rsidR="00D45BA8" w:rsidRDefault="00D45BA8">
      <w:pPr>
        <w:spacing w:after="69" w:line="261" w:lineRule="auto"/>
        <w:ind w:left="202" w:right="202"/>
      </w:pPr>
      <w:r>
        <w:separator/>
      </w:r>
    </w:p>
    <w:p w14:paraId="4CA37BC9" w14:textId="77777777" w:rsidR="00D45BA8" w:rsidRDefault="00D45BA8"/>
    <w:p w14:paraId="36D0A35D" w14:textId="77777777" w:rsidR="00D45BA8" w:rsidRDefault="00D45BA8" w:rsidP="00821217"/>
    <w:p w14:paraId="7D17FC5A" w14:textId="77777777" w:rsidR="00D45BA8" w:rsidRDefault="00D45BA8" w:rsidP="00757A89"/>
  </w:footnote>
  <w:footnote w:type="continuationSeparator" w:id="0">
    <w:p w14:paraId="4FD596CE" w14:textId="77777777" w:rsidR="00D45BA8" w:rsidRDefault="00D45BA8">
      <w:pPr>
        <w:spacing w:after="69" w:line="261" w:lineRule="auto"/>
        <w:ind w:left="202" w:right="202"/>
      </w:pPr>
      <w:r>
        <w:continuationSeparator/>
      </w:r>
    </w:p>
    <w:p w14:paraId="5007430A" w14:textId="77777777" w:rsidR="00D45BA8" w:rsidRDefault="00D45BA8"/>
    <w:p w14:paraId="41A3A72E" w14:textId="77777777" w:rsidR="00D45BA8" w:rsidRDefault="00D45BA8" w:rsidP="00821217"/>
    <w:p w14:paraId="3E5173AA" w14:textId="77777777" w:rsidR="00D45BA8" w:rsidRDefault="00D45BA8" w:rsidP="00757A8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3029"/>
    <w:multiLevelType w:val="multilevel"/>
    <w:tmpl w:val="90B61C7A"/>
    <w:lvl w:ilvl="0">
      <w:start w:val="1"/>
      <w:numFmt w:val="decimal"/>
      <w:pStyle w:val="Heading1"/>
      <w:lvlText w:val="%1"/>
      <w:lvlJc w:val="left"/>
      <w:pPr>
        <w:ind w:left="284"/>
      </w:pPr>
    </w:lvl>
    <w:lvl w:ilvl="1">
      <w:start w:val="1"/>
      <w:numFmt w:val="decimal"/>
      <w:pStyle w:val="Heading2"/>
      <w:lvlText w:val="%1.%2"/>
      <w:lvlJc w:val="left"/>
      <w:pPr>
        <w:ind w:left="723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decimal"/>
      <w:pStyle w:val="Heading3"/>
      <w:lvlText w:val="%1.%2.%3"/>
      <w:lvlJc w:val="left"/>
      <w:pPr>
        <w:ind w:left="284"/>
      </w:pPr>
    </w:lvl>
    <w:lvl w:ilvl="3">
      <w:start w:val="1"/>
      <w:numFmt w:val="decimal"/>
      <w:lvlText w:val="%4"/>
      <w:lvlJc w:val="left"/>
      <w:pPr>
        <w:ind w:left="13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08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80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52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24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9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F272EE2"/>
    <w:multiLevelType w:val="multilevel"/>
    <w:tmpl w:val="90B61C7A"/>
    <w:styleLink w:val="CurrentList1"/>
    <w:lvl w:ilvl="0">
      <w:start w:val="1"/>
      <w:numFmt w:val="decimal"/>
      <w:lvlText w:val="%1"/>
      <w:lvlJc w:val="left"/>
      <w:pPr>
        <w:ind w:left="284"/>
      </w:pPr>
    </w:lvl>
    <w:lvl w:ilvl="1">
      <w:start w:val="1"/>
      <w:numFmt w:val="decimal"/>
      <w:lvlText w:val="%1.%2"/>
      <w:lvlJc w:val="left"/>
      <w:pPr>
        <w:ind w:left="284"/>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284"/>
      </w:pPr>
    </w:lvl>
    <w:lvl w:ilvl="3">
      <w:start w:val="1"/>
      <w:numFmt w:val="decimal"/>
      <w:lvlText w:val="%4"/>
      <w:lvlJc w:val="left"/>
      <w:pPr>
        <w:ind w:left="13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08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80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52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24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9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65013D1"/>
    <w:multiLevelType w:val="hybridMultilevel"/>
    <w:tmpl w:val="CCF20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5D0C60"/>
    <w:multiLevelType w:val="hybridMultilevel"/>
    <w:tmpl w:val="F6000C74"/>
    <w:lvl w:ilvl="0" w:tplc="39863720">
      <w:start w:val="1"/>
      <w:numFmt w:val="decimal"/>
      <w:lvlText w:val="[%1]"/>
      <w:lvlJc w:val="left"/>
      <w:pPr>
        <w:ind w:left="4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48C86FC6">
      <w:start w:val="1"/>
      <w:numFmt w:val="lowerLetter"/>
      <w:lvlText w:val="%2"/>
      <w:lvlJc w:val="left"/>
      <w:pPr>
        <w:ind w:left="109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80A4B512">
      <w:start w:val="1"/>
      <w:numFmt w:val="lowerRoman"/>
      <w:lvlText w:val="%3"/>
      <w:lvlJc w:val="left"/>
      <w:pPr>
        <w:ind w:left="18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0AA25A5A">
      <w:start w:val="1"/>
      <w:numFmt w:val="decimal"/>
      <w:lvlText w:val="%4"/>
      <w:lvlJc w:val="left"/>
      <w:pPr>
        <w:ind w:left="253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B4F01324">
      <w:start w:val="1"/>
      <w:numFmt w:val="lowerLetter"/>
      <w:lvlText w:val="%5"/>
      <w:lvlJc w:val="left"/>
      <w:pPr>
        <w:ind w:left="325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9020973A">
      <w:start w:val="1"/>
      <w:numFmt w:val="lowerRoman"/>
      <w:lvlText w:val="%6"/>
      <w:lvlJc w:val="left"/>
      <w:pPr>
        <w:ind w:left="397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F3DCCE72">
      <w:start w:val="1"/>
      <w:numFmt w:val="decimal"/>
      <w:lvlText w:val="%7"/>
      <w:lvlJc w:val="left"/>
      <w:pPr>
        <w:ind w:left="469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9632883C">
      <w:start w:val="1"/>
      <w:numFmt w:val="lowerLetter"/>
      <w:lvlText w:val="%8"/>
      <w:lvlJc w:val="left"/>
      <w:pPr>
        <w:ind w:left="54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E3EA4588">
      <w:start w:val="1"/>
      <w:numFmt w:val="lowerRoman"/>
      <w:lvlText w:val="%9"/>
      <w:lvlJc w:val="left"/>
      <w:pPr>
        <w:ind w:left="613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BDF22A2"/>
    <w:multiLevelType w:val="hybridMultilevel"/>
    <w:tmpl w:val="CDC8145A"/>
    <w:lvl w:ilvl="0" w:tplc="242C25C4">
      <w:start w:val="184"/>
      <w:numFmt w:val="decimal"/>
      <w:lvlText w:val="%1"/>
      <w:lvlJc w:val="left"/>
      <w:pPr>
        <w:ind w:left="311"/>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1" w:tplc="1A381F0C">
      <w:start w:val="1"/>
      <w:numFmt w:val="lowerLetter"/>
      <w:lvlText w:val="%2"/>
      <w:lvlJc w:val="left"/>
      <w:pPr>
        <w:ind w:left="108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2" w:tplc="4F9C8FF0">
      <w:start w:val="1"/>
      <w:numFmt w:val="lowerRoman"/>
      <w:lvlText w:val="%3"/>
      <w:lvlJc w:val="left"/>
      <w:pPr>
        <w:ind w:left="180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3" w:tplc="7D9C5DB8">
      <w:start w:val="1"/>
      <w:numFmt w:val="decimal"/>
      <w:lvlText w:val="%4"/>
      <w:lvlJc w:val="left"/>
      <w:pPr>
        <w:ind w:left="252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4" w:tplc="B72EFA0A">
      <w:start w:val="1"/>
      <w:numFmt w:val="lowerLetter"/>
      <w:lvlText w:val="%5"/>
      <w:lvlJc w:val="left"/>
      <w:pPr>
        <w:ind w:left="324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5" w:tplc="D58E4D68">
      <w:start w:val="1"/>
      <w:numFmt w:val="lowerRoman"/>
      <w:lvlText w:val="%6"/>
      <w:lvlJc w:val="left"/>
      <w:pPr>
        <w:ind w:left="396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6" w:tplc="104EBEF0">
      <w:start w:val="1"/>
      <w:numFmt w:val="decimal"/>
      <w:lvlText w:val="%7"/>
      <w:lvlJc w:val="left"/>
      <w:pPr>
        <w:ind w:left="468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7" w:tplc="8C7E34F2">
      <w:start w:val="1"/>
      <w:numFmt w:val="lowerLetter"/>
      <w:lvlText w:val="%8"/>
      <w:lvlJc w:val="left"/>
      <w:pPr>
        <w:ind w:left="540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8" w:tplc="A98A93F2">
      <w:start w:val="1"/>
      <w:numFmt w:val="lowerRoman"/>
      <w:lvlText w:val="%9"/>
      <w:lvlJc w:val="left"/>
      <w:pPr>
        <w:ind w:left="612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abstractNum>
  <w:num w:numId="1" w16cid:durableId="923800832">
    <w:abstractNumId w:val="3"/>
  </w:num>
  <w:num w:numId="2" w16cid:durableId="1738479716">
    <w:abstractNumId w:val="4"/>
  </w:num>
  <w:num w:numId="3" w16cid:durableId="825165127">
    <w:abstractNumId w:val="0"/>
  </w:num>
  <w:num w:numId="4" w16cid:durableId="5720605">
    <w:abstractNumId w:val="1"/>
  </w:num>
  <w:num w:numId="5" w16cid:durableId="204343327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abhat Jha">
    <w15:presenceInfo w15:providerId="AD" w15:userId="S-1-5-21-1713919750-443283458-3588888695-73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4"/>
  <w:proofState w:spelling="clean"/>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E2C"/>
    <w:rsid w:val="000001A9"/>
    <w:rsid w:val="000031D5"/>
    <w:rsid w:val="000041C9"/>
    <w:rsid w:val="00005665"/>
    <w:rsid w:val="00006229"/>
    <w:rsid w:val="0000648D"/>
    <w:rsid w:val="000102DB"/>
    <w:rsid w:val="00016DEE"/>
    <w:rsid w:val="00020C3A"/>
    <w:rsid w:val="00021E8C"/>
    <w:rsid w:val="000226B3"/>
    <w:rsid w:val="000249FF"/>
    <w:rsid w:val="000275B3"/>
    <w:rsid w:val="000313B7"/>
    <w:rsid w:val="00031A8C"/>
    <w:rsid w:val="000409C8"/>
    <w:rsid w:val="000522D6"/>
    <w:rsid w:val="00054097"/>
    <w:rsid w:val="00055598"/>
    <w:rsid w:val="00056751"/>
    <w:rsid w:val="00056D3F"/>
    <w:rsid w:val="0005709E"/>
    <w:rsid w:val="00060310"/>
    <w:rsid w:val="0007485C"/>
    <w:rsid w:val="00085FA6"/>
    <w:rsid w:val="00090D8B"/>
    <w:rsid w:val="00093DAA"/>
    <w:rsid w:val="00095362"/>
    <w:rsid w:val="000B0F3F"/>
    <w:rsid w:val="000B1C20"/>
    <w:rsid w:val="000B2306"/>
    <w:rsid w:val="000B2D49"/>
    <w:rsid w:val="000B3092"/>
    <w:rsid w:val="000B33C8"/>
    <w:rsid w:val="000C0801"/>
    <w:rsid w:val="000C555A"/>
    <w:rsid w:val="000C7C7D"/>
    <w:rsid w:val="000D187D"/>
    <w:rsid w:val="000D64BF"/>
    <w:rsid w:val="000D7340"/>
    <w:rsid w:val="000E179E"/>
    <w:rsid w:val="000E212E"/>
    <w:rsid w:val="000E49E8"/>
    <w:rsid w:val="000F0AB8"/>
    <w:rsid w:val="000F1FFD"/>
    <w:rsid w:val="000F2F21"/>
    <w:rsid w:val="000F45CF"/>
    <w:rsid w:val="000F5C74"/>
    <w:rsid w:val="00100EA4"/>
    <w:rsid w:val="0010187A"/>
    <w:rsid w:val="00105101"/>
    <w:rsid w:val="001058EF"/>
    <w:rsid w:val="0010632F"/>
    <w:rsid w:val="001072D9"/>
    <w:rsid w:val="00113BFC"/>
    <w:rsid w:val="00114444"/>
    <w:rsid w:val="00121B30"/>
    <w:rsid w:val="00126436"/>
    <w:rsid w:val="001323BE"/>
    <w:rsid w:val="00132639"/>
    <w:rsid w:val="001356C3"/>
    <w:rsid w:val="001360B4"/>
    <w:rsid w:val="00137543"/>
    <w:rsid w:val="0014684A"/>
    <w:rsid w:val="00150563"/>
    <w:rsid w:val="00151A52"/>
    <w:rsid w:val="00151A63"/>
    <w:rsid w:val="00151ABF"/>
    <w:rsid w:val="00151D20"/>
    <w:rsid w:val="00152951"/>
    <w:rsid w:val="00153510"/>
    <w:rsid w:val="001547D7"/>
    <w:rsid w:val="001556BA"/>
    <w:rsid w:val="00155C75"/>
    <w:rsid w:val="001625AE"/>
    <w:rsid w:val="00164044"/>
    <w:rsid w:val="00164B83"/>
    <w:rsid w:val="0017040A"/>
    <w:rsid w:val="00171311"/>
    <w:rsid w:val="00173D7C"/>
    <w:rsid w:val="0017782C"/>
    <w:rsid w:val="00180E9C"/>
    <w:rsid w:val="00181BB8"/>
    <w:rsid w:val="00182613"/>
    <w:rsid w:val="00183328"/>
    <w:rsid w:val="0018395D"/>
    <w:rsid w:val="00184BC1"/>
    <w:rsid w:val="00186968"/>
    <w:rsid w:val="00190375"/>
    <w:rsid w:val="00191B8B"/>
    <w:rsid w:val="00192BCB"/>
    <w:rsid w:val="00193A1B"/>
    <w:rsid w:val="0019639A"/>
    <w:rsid w:val="001A0490"/>
    <w:rsid w:val="001A1782"/>
    <w:rsid w:val="001A28A2"/>
    <w:rsid w:val="001A518D"/>
    <w:rsid w:val="001A542C"/>
    <w:rsid w:val="001B14C4"/>
    <w:rsid w:val="001B1F8E"/>
    <w:rsid w:val="001B2687"/>
    <w:rsid w:val="001B5818"/>
    <w:rsid w:val="001C013C"/>
    <w:rsid w:val="001C01D1"/>
    <w:rsid w:val="001C417F"/>
    <w:rsid w:val="001C64E5"/>
    <w:rsid w:val="001C7202"/>
    <w:rsid w:val="001D0491"/>
    <w:rsid w:val="001D1756"/>
    <w:rsid w:val="001D274C"/>
    <w:rsid w:val="001D4CE2"/>
    <w:rsid w:val="001D742D"/>
    <w:rsid w:val="001E18DF"/>
    <w:rsid w:val="001E6CF1"/>
    <w:rsid w:val="001F4212"/>
    <w:rsid w:val="001F6B15"/>
    <w:rsid w:val="00200775"/>
    <w:rsid w:val="00203BBA"/>
    <w:rsid w:val="0020484C"/>
    <w:rsid w:val="00207EB7"/>
    <w:rsid w:val="00211FF0"/>
    <w:rsid w:val="00213CDB"/>
    <w:rsid w:val="002235F5"/>
    <w:rsid w:val="002237CA"/>
    <w:rsid w:val="00224955"/>
    <w:rsid w:val="00225B80"/>
    <w:rsid w:val="0022608C"/>
    <w:rsid w:val="00226754"/>
    <w:rsid w:val="00230C17"/>
    <w:rsid w:val="002316AB"/>
    <w:rsid w:val="00233138"/>
    <w:rsid w:val="00236ED3"/>
    <w:rsid w:val="00237CB0"/>
    <w:rsid w:val="00240462"/>
    <w:rsid w:val="00240796"/>
    <w:rsid w:val="00242D39"/>
    <w:rsid w:val="0024654D"/>
    <w:rsid w:val="002467EF"/>
    <w:rsid w:val="002514FA"/>
    <w:rsid w:val="00251803"/>
    <w:rsid w:val="00253DDE"/>
    <w:rsid w:val="002570C0"/>
    <w:rsid w:val="00257F9F"/>
    <w:rsid w:val="00262289"/>
    <w:rsid w:val="00263A95"/>
    <w:rsid w:val="00265DE8"/>
    <w:rsid w:val="00270458"/>
    <w:rsid w:val="00275F41"/>
    <w:rsid w:val="0028326E"/>
    <w:rsid w:val="00284147"/>
    <w:rsid w:val="00285132"/>
    <w:rsid w:val="00286F42"/>
    <w:rsid w:val="0029277D"/>
    <w:rsid w:val="00293EF8"/>
    <w:rsid w:val="0029551B"/>
    <w:rsid w:val="002968BC"/>
    <w:rsid w:val="00296C3D"/>
    <w:rsid w:val="00296FCE"/>
    <w:rsid w:val="002A0C65"/>
    <w:rsid w:val="002A47CE"/>
    <w:rsid w:val="002A7926"/>
    <w:rsid w:val="002A79EC"/>
    <w:rsid w:val="002B0356"/>
    <w:rsid w:val="002B6232"/>
    <w:rsid w:val="002C3BD5"/>
    <w:rsid w:val="002C4C29"/>
    <w:rsid w:val="002C641E"/>
    <w:rsid w:val="002C72B7"/>
    <w:rsid w:val="002C746E"/>
    <w:rsid w:val="002C7CAC"/>
    <w:rsid w:val="002C7E0A"/>
    <w:rsid w:val="002D10D5"/>
    <w:rsid w:val="002D1331"/>
    <w:rsid w:val="002D68ED"/>
    <w:rsid w:val="002E6680"/>
    <w:rsid w:val="002E6C61"/>
    <w:rsid w:val="002E75F9"/>
    <w:rsid w:val="002F10E1"/>
    <w:rsid w:val="002F2AB1"/>
    <w:rsid w:val="002F2E6F"/>
    <w:rsid w:val="002F38FA"/>
    <w:rsid w:val="002F3E37"/>
    <w:rsid w:val="002F4E9D"/>
    <w:rsid w:val="002F5DA2"/>
    <w:rsid w:val="003000A7"/>
    <w:rsid w:val="00302354"/>
    <w:rsid w:val="00306010"/>
    <w:rsid w:val="00306DB4"/>
    <w:rsid w:val="00307DCA"/>
    <w:rsid w:val="00312B3A"/>
    <w:rsid w:val="00312DAF"/>
    <w:rsid w:val="00313BEB"/>
    <w:rsid w:val="00315650"/>
    <w:rsid w:val="00315CBB"/>
    <w:rsid w:val="00315DC0"/>
    <w:rsid w:val="00315F15"/>
    <w:rsid w:val="00321E64"/>
    <w:rsid w:val="00322903"/>
    <w:rsid w:val="0032511B"/>
    <w:rsid w:val="00325BAF"/>
    <w:rsid w:val="003328A0"/>
    <w:rsid w:val="00333CBF"/>
    <w:rsid w:val="00334FF3"/>
    <w:rsid w:val="00342902"/>
    <w:rsid w:val="00344F27"/>
    <w:rsid w:val="003470BE"/>
    <w:rsid w:val="003473E5"/>
    <w:rsid w:val="003506FC"/>
    <w:rsid w:val="00351B8A"/>
    <w:rsid w:val="0035318B"/>
    <w:rsid w:val="0035324F"/>
    <w:rsid w:val="003534DA"/>
    <w:rsid w:val="00360076"/>
    <w:rsid w:val="003636AE"/>
    <w:rsid w:val="00364F4F"/>
    <w:rsid w:val="003652BA"/>
    <w:rsid w:val="0037412E"/>
    <w:rsid w:val="00374FC7"/>
    <w:rsid w:val="0037595F"/>
    <w:rsid w:val="00375A71"/>
    <w:rsid w:val="00376C7E"/>
    <w:rsid w:val="0037737F"/>
    <w:rsid w:val="00377F57"/>
    <w:rsid w:val="00383088"/>
    <w:rsid w:val="00386B16"/>
    <w:rsid w:val="00387592"/>
    <w:rsid w:val="00387FCA"/>
    <w:rsid w:val="00392A06"/>
    <w:rsid w:val="00393ABB"/>
    <w:rsid w:val="003A030B"/>
    <w:rsid w:val="003A786C"/>
    <w:rsid w:val="003B3448"/>
    <w:rsid w:val="003B43C0"/>
    <w:rsid w:val="003B6023"/>
    <w:rsid w:val="003B673E"/>
    <w:rsid w:val="003C3214"/>
    <w:rsid w:val="003C42FB"/>
    <w:rsid w:val="003C6CB9"/>
    <w:rsid w:val="003C7B9C"/>
    <w:rsid w:val="003D0C39"/>
    <w:rsid w:val="003D1B82"/>
    <w:rsid w:val="003E2665"/>
    <w:rsid w:val="003E64AA"/>
    <w:rsid w:val="003E70FF"/>
    <w:rsid w:val="003F0443"/>
    <w:rsid w:val="003F61C8"/>
    <w:rsid w:val="004056BE"/>
    <w:rsid w:val="00405D5F"/>
    <w:rsid w:val="004124D9"/>
    <w:rsid w:val="00414D1D"/>
    <w:rsid w:val="00417A76"/>
    <w:rsid w:val="0042022B"/>
    <w:rsid w:val="00420FE3"/>
    <w:rsid w:val="004315C1"/>
    <w:rsid w:val="00431A4A"/>
    <w:rsid w:val="0044195D"/>
    <w:rsid w:val="00443622"/>
    <w:rsid w:val="00444CA7"/>
    <w:rsid w:val="004450E1"/>
    <w:rsid w:val="00446CCC"/>
    <w:rsid w:val="00452496"/>
    <w:rsid w:val="0046072E"/>
    <w:rsid w:val="00462806"/>
    <w:rsid w:val="00464BF2"/>
    <w:rsid w:val="00465E27"/>
    <w:rsid w:val="004713C9"/>
    <w:rsid w:val="00473439"/>
    <w:rsid w:val="0047402D"/>
    <w:rsid w:val="004853DC"/>
    <w:rsid w:val="0048578A"/>
    <w:rsid w:val="00485995"/>
    <w:rsid w:val="004867D9"/>
    <w:rsid w:val="00486B47"/>
    <w:rsid w:val="00494366"/>
    <w:rsid w:val="00495953"/>
    <w:rsid w:val="00497EEE"/>
    <w:rsid w:val="004A2C31"/>
    <w:rsid w:val="004A4722"/>
    <w:rsid w:val="004A492D"/>
    <w:rsid w:val="004A4B79"/>
    <w:rsid w:val="004B099D"/>
    <w:rsid w:val="004B119E"/>
    <w:rsid w:val="004B4AB9"/>
    <w:rsid w:val="004B634F"/>
    <w:rsid w:val="004C692B"/>
    <w:rsid w:val="004C78B4"/>
    <w:rsid w:val="004D38E4"/>
    <w:rsid w:val="004D4F0B"/>
    <w:rsid w:val="004E0A86"/>
    <w:rsid w:val="004E3D1A"/>
    <w:rsid w:val="004E4254"/>
    <w:rsid w:val="004E4D01"/>
    <w:rsid w:val="004E513E"/>
    <w:rsid w:val="004E51C3"/>
    <w:rsid w:val="004E7C5A"/>
    <w:rsid w:val="004F0B61"/>
    <w:rsid w:val="004F0D78"/>
    <w:rsid w:val="004F43D6"/>
    <w:rsid w:val="004F4835"/>
    <w:rsid w:val="00500156"/>
    <w:rsid w:val="005002DA"/>
    <w:rsid w:val="005034E1"/>
    <w:rsid w:val="0050422F"/>
    <w:rsid w:val="00505CDB"/>
    <w:rsid w:val="005061F6"/>
    <w:rsid w:val="00506AD7"/>
    <w:rsid w:val="00511C41"/>
    <w:rsid w:val="005135C9"/>
    <w:rsid w:val="00514D5E"/>
    <w:rsid w:val="00516BE8"/>
    <w:rsid w:val="00516E80"/>
    <w:rsid w:val="00517A7A"/>
    <w:rsid w:val="00522570"/>
    <w:rsid w:val="0052430A"/>
    <w:rsid w:val="0053108A"/>
    <w:rsid w:val="00531726"/>
    <w:rsid w:val="005327EE"/>
    <w:rsid w:val="00532802"/>
    <w:rsid w:val="00534738"/>
    <w:rsid w:val="00534FBA"/>
    <w:rsid w:val="00541BE9"/>
    <w:rsid w:val="00542388"/>
    <w:rsid w:val="00545CB7"/>
    <w:rsid w:val="005465FD"/>
    <w:rsid w:val="005474D6"/>
    <w:rsid w:val="005479D5"/>
    <w:rsid w:val="0055024D"/>
    <w:rsid w:val="0055034E"/>
    <w:rsid w:val="00550F1C"/>
    <w:rsid w:val="00550FB0"/>
    <w:rsid w:val="005538B5"/>
    <w:rsid w:val="00555CAA"/>
    <w:rsid w:val="00557A74"/>
    <w:rsid w:val="005602C5"/>
    <w:rsid w:val="0056068C"/>
    <w:rsid w:val="00562CFD"/>
    <w:rsid w:val="0056599B"/>
    <w:rsid w:val="00570D04"/>
    <w:rsid w:val="0057268B"/>
    <w:rsid w:val="00573403"/>
    <w:rsid w:val="005748C7"/>
    <w:rsid w:val="00574A83"/>
    <w:rsid w:val="00580A22"/>
    <w:rsid w:val="00582AC4"/>
    <w:rsid w:val="00585227"/>
    <w:rsid w:val="00587BE7"/>
    <w:rsid w:val="00590100"/>
    <w:rsid w:val="0059099D"/>
    <w:rsid w:val="005928A2"/>
    <w:rsid w:val="0059675A"/>
    <w:rsid w:val="005A0F06"/>
    <w:rsid w:val="005A104E"/>
    <w:rsid w:val="005A41F0"/>
    <w:rsid w:val="005B2B97"/>
    <w:rsid w:val="005B47F9"/>
    <w:rsid w:val="005B6649"/>
    <w:rsid w:val="005B7AA7"/>
    <w:rsid w:val="005C2816"/>
    <w:rsid w:val="005C2E2B"/>
    <w:rsid w:val="005C35C8"/>
    <w:rsid w:val="005C5D24"/>
    <w:rsid w:val="005D08BB"/>
    <w:rsid w:val="005D145B"/>
    <w:rsid w:val="005D6781"/>
    <w:rsid w:val="005D67CF"/>
    <w:rsid w:val="005E0BBB"/>
    <w:rsid w:val="005E3347"/>
    <w:rsid w:val="005E3D35"/>
    <w:rsid w:val="005E5FF1"/>
    <w:rsid w:val="005F31C8"/>
    <w:rsid w:val="005F6310"/>
    <w:rsid w:val="0060068C"/>
    <w:rsid w:val="00600DA1"/>
    <w:rsid w:val="00605283"/>
    <w:rsid w:val="006069D5"/>
    <w:rsid w:val="00607AFD"/>
    <w:rsid w:val="00607D86"/>
    <w:rsid w:val="00612FBB"/>
    <w:rsid w:val="0061566A"/>
    <w:rsid w:val="00616085"/>
    <w:rsid w:val="0061715B"/>
    <w:rsid w:val="00617A66"/>
    <w:rsid w:val="00620216"/>
    <w:rsid w:val="00620F13"/>
    <w:rsid w:val="00624901"/>
    <w:rsid w:val="0062608B"/>
    <w:rsid w:val="00626CF1"/>
    <w:rsid w:val="0062739C"/>
    <w:rsid w:val="006322F0"/>
    <w:rsid w:val="00633952"/>
    <w:rsid w:val="00634ED8"/>
    <w:rsid w:val="0064064E"/>
    <w:rsid w:val="006426F4"/>
    <w:rsid w:val="0064329D"/>
    <w:rsid w:val="006455CA"/>
    <w:rsid w:val="0065050C"/>
    <w:rsid w:val="0065576D"/>
    <w:rsid w:val="00660CC9"/>
    <w:rsid w:val="00662D5F"/>
    <w:rsid w:val="00663225"/>
    <w:rsid w:val="00663851"/>
    <w:rsid w:val="006661D1"/>
    <w:rsid w:val="00671025"/>
    <w:rsid w:val="00672206"/>
    <w:rsid w:val="00673F89"/>
    <w:rsid w:val="006748CC"/>
    <w:rsid w:val="00674BF2"/>
    <w:rsid w:val="006814B4"/>
    <w:rsid w:val="00681E3B"/>
    <w:rsid w:val="006831B8"/>
    <w:rsid w:val="006832AE"/>
    <w:rsid w:val="0068386D"/>
    <w:rsid w:val="00686794"/>
    <w:rsid w:val="00691D88"/>
    <w:rsid w:val="00692EF8"/>
    <w:rsid w:val="0069327D"/>
    <w:rsid w:val="006954C9"/>
    <w:rsid w:val="006960CE"/>
    <w:rsid w:val="006979AE"/>
    <w:rsid w:val="006A13C0"/>
    <w:rsid w:val="006A1906"/>
    <w:rsid w:val="006A5E6B"/>
    <w:rsid w:val="006A70E3"/>
    <w:rsid w:val="006A7AAB"/>
    <w:rsid w:val="006B173D"/>
    <w:rsid w:val="006B2EAE"/>
    <w:rsid w:val="006C1426"/>
    <w:rsid w:val="006C2E88"/>
    <w:rsid w:val="006C34D8"/>
    <w:rsid w:val="006C3BC5"/>
    <w:rsid w:val="006C46D8"/>
    <w:rsid w:val="006C69C1"/>
    <w:rsid w:val="006C71C0"/>
    <w:rsid w:val="006D0236"/>
    <w:rsid w:val="006D1A2C"/>
    <w:rsid w:val="006D1A5B"/>
    <w:rsid w:val="006D28AC"/>
    <w:rsid w:val="006D5A0A"/>
    <w:rsid w:val="006D609A"/>
    <w:rsid w:val="006E07B7"/>
    <w:rsid w:val="006E119A"/>
    <w:rsid w:val="006E17B1"/>
    <w:rsid w:val="006E5552"/>
    <w:rsid w:val="006F28C2"/>
    <w:rsid w:val="006F3D14"/>
    <w:rsid w:val="006F45AB"/>
    <w:rsid w:val="006F4E77"/>
    <w:rsid w:val="00702C0A"/>
    <w:rsid w:val="00704E10"/>
    <w:rsid w:val="00707CC4"/>
    <w:rsid w:val="007115C5"/>
    <w:rsid w:val="00714C0D"/>
    <w:rsid w:val="007161FD"/>
    <w:rsid w:val="00721D5C"/>
    <w:rsid w:val="0072203F"/>
    <w:rsid w:val="0072225F"/>
    <w:rsid w:val="0072375C"/>
    <w:rsid w:val="00723AA9"/>
    <w:rsid w:val="0072607B"/>
    <w:rsid w:val="007278D3"/>
    <w:rsid w:val="007300E5"/>
    <w:rsid w:val="00733465"/>
    <w:rsid w:val="00733868"/>
    <w:rsid w:val="00735542"/>
    <w:rsid w:val="007378C6"/>
    <w:rsid w:val="007412AD"/>
    <w:rsid w:val="00742075"/>
    <w:rsid w:val="007442F0"/>
    <w:rsid w:val="00744CC8"/>
    <w:rsid w:val="007474FE"/>
    <w:rsid w:val="007541A4"/>
    <w:rsid w:val="007547AF"/>
    <w:rsid w:val="00757560"/>
    <w:rsid w:val="00757A89"/>
    <w:rsid w:val="00760A31"/>
    <w:rsid w:val="00762020"/>
    <w:rsid w:val="0076205E"/>
    <w:rsid w:val="0076348A"/>
    <w:rsid w:val="00763AE3"/>
    <w:rsid w:val="00766C18"/>
    <w:rsid w:val="0077084B"/>
    <w:rsid w:val="00774BCD"/>
    <w:rsid w:val="007759B7"/>
    <w:rsid w:val="0077611F"/>
    <w:rsid w:val="00780903"/>
    <w:rsid w:val="00780A93"/>
    <w:rsid w:val="0078319E"/>
    <w:rsid w:val="0078424F"/>
    <w:rsid w:val="00792544"/>
    <w:rsid w:val="0079407E"/>
    <w:rsid w:val="007946CB"/>
    <w:rsid w:val="00797B3E"/>
    <w:rsid w:val="00797DD5"/>
    <w:rsid w:val="007A084D"/>
    <w:rsid w:val="007A6599"/>
    <w:rsid w:val="007A7234"/>
    <w:rsid w:val="007A795C"/>
    <w:rsid w:val="007B4B1A"/>
    <w:rsid w:val="007B5545"/>
    <w:rsid w:val="007B577E"/>
    <w:rsid w:val="007B630B"/>
    <w:rsid w:val="007B7734"/>
    <w:rsid w:val="007C1A2F"/>
    <w:rsid w:val="007C1C0A"/>
    <w:rsid w:val="007C29BB"/>
    <w:rsid w:val="007C6086"/>
    <w:rsid w:val="007C7C97"/>
    <w:rsid w:val="007D055D"/>
    <w:rsid w:val="007D0BE3"/>
    <w:rsid w:val="007D0CD0"/>
    <w:rsid w:val="007D2E8D"/>
    <w:rsid w:val="007D78DD"/>
    <w:rsid w:val="007D7A45"/>
    <w:rsid w:val="007E1279"/>
    <w:rsid w:val="007E16AE"/>
    <w:rsid w:val="007E1955"/>
    <w:rsid w:val="007E2F44"/>
    <w:rsid w:val="007E332D"/>
    <w:rsid w:val="007E36AC"/>
    <w:rsid w:val="007E3DF8"/>
    <w:rsid w:val="007E5DEC"/>
    <w:rsid w:val="007F0D18"/>
    <w:rsid w:val="007F52D2"/>
    <w:rsid w:val="007F763E"/>
    <w:rsid w:val="008005A2"/>
    <w:rsid w:val="0080277D"/>
    <w:rsid w:val="008055DC"/>
    <w:rsid w:val="00806A89"/>
    <w:rsid w:val="0081027A"/>
    <w:rsid w:val="00810B67"/>
    <w:rsid w:val="00816FAD"/>
    <w:rsid w:val="00821217"/>
    <w:rsid w:val="0082609B"/>
    <w:rsid w:val="00826355"/>
    <w:rsid w:val="00827BFE"/>
    <w:rsid w:val="00831019"/>
    <w:rsid w:val="008313CD"/>
    <w:rsid w:val="00832DE6"/>
    <w:rsid w:val="00835019"/>
    <w:rsid w:val="008350E4"/>
    <w:rsid w:val="00841DB4"/>
    <w:rsid w:val="00842531"/>
    <w:rsid w:val="00845AE8"/>
    <w:rsid w:val="00861BC2"/>
    <w:rsid w:val="00863B2A"/>
    <w:rsid w:val="00865A49"/>
    <w:rsid w:val="00867BCF"/>
    <w:rsid w:val="00867F90"/>
    <w:rsid w:val="0087192B"/>
    <w:rsid w:val="008731A5"/>
    <w:rsid w:val="00873BB6"/>
    <w:rsid w:val="00873C00"/>
    <w:rsid w:val="0087522B"/>
    <w:rsid w:val="00877250"/>
    <w:rsid w:val="008800C2"/>
    <w:rsid w:val="00880C46"/>
    <w:rsid w:val="008827D7"/>
    <w:rsid w:val="00885DDB"/>
    <w:rsid w:val="008865C0"/>
    <w:rsid w:val="008905F6"/>
    <w:rsid w:val="0089076C"/>
    <w:rsid w:val="00891311"/>
    <w:rsid w:val="00893409"/>
    <w:rsid w:val="00894A51"/>
    <w:rsid w:val="00895F9A"/>
    <w:rsid w:val="008A1568"/>
    <w:rsid w:val="008A29C4"/>
    <w:rsid w:val="008A4156"/>
    <w:rsid w:val="008A588D"/>
    <w:rsid w:val="008B170C"/>
    <w:rsid w:val="008B323B"/>
    <w:rsid w:val="008B51EB"/>
    <w:rsid w:val="008C050C"/>
    <w:rsid w:val="008C12FC"/>
    <w:rsid w:val="008C21F0"/>
    <w:rsid w:val="008C36EE"/>
    <w:rsid w:val="008C4720"/>
    <w:rsid w:val="008C62BF"/>
    <w:rsid w:val="008D42B7"/>
    <w:rsid w:val="008D5DE9"/>
    <w:rsid w:val="008E1DE6"/>
    <w:rsid w:val="008E5724"/>
    <w:rsid w:val="008E5EB0"/>
    <w:rsid w:val="008E660C"/>
    <w:rsid w:val="008E71E5"/>
    <w:rsid w:val="008F0A69"/>
    <w:rsid w:val="008F1796"/>
    <w:rsid w:val="008F291C"/>
    <w:rsid w:val="008F459C"/>
    <w:rsid w:val="008F4615"/>
    <w:rsid w:val="0090140E"/>
    <w:rsid w:val="009021DB"/>
    <w:rsid w:val="00905D1C"/>
    <w:rsid w:val="00910182"/>
    <w:rsid w:val="009105F3"/>
    <w:rsid w:val="00910984"/>
    <w:rsid w:val="00913627"/>
    <w:rsid w:val="00915366"/>
    <w:rsid w:val="00915C46"/>
    <w:rsid w:val="00916494"/>
    <w:rsid w:val="009174C1"/>
    <w:rsid w:val="00917FE5"/>
    <w:rsid w:val="00926938"/>
    <w:rsid w:val="009278C3"/>
    <w:rsid w:val="00927D8F"/>
    <w:rsid w:val="00932E6C"/>
    <w:rsid w:val="00932E81"/>
    <w:rsid w:val="00933693"/>
    <w:rsid w:val="009356B2"/>
    <w:rsid w:val="00940023"/>
    <w:rsid w:val="00941013"/>
    <w:rsid w:val="0094495E"/>
    <w:rsid w:val="00946EF4"/>
    <w:rsid w:val="00950B8F"/>
    <w:rsid w:val="009528AE"/>
    <w:rsid w:val="00954A6F"/>
    <w:rsid w:val="00956265"/>
    <w:rsid w:val="00957262"/>
    <w:rsid w:val="00961771"/>
    <w:rsid w:val="0096241E"/>
    <w:rsid w:val="00965B0C"/>
    <w:rsid w:val="00965DCB"/>
    <w:rsid w:val="009663E7"/>
    <w:rsid w:val="00971EC1"/>
    <w:rsid w:val="00972461"/>
    <w:rsid w:val="009731A8"/>
    <w:rsid w:val="00976F02"/>
    <w:rsid w:val="009814E6"/>
    <w:rsid w:val="00981DD4"/>
    <w:rsid w:val="009875F9"/>
    <w:rsid w:val="009909C9"/>
    <w:rsid w:val="0099188E"/>
    <w:rsid w:val="009926D4"/>
    <w:rsid w:val="00992D53"/>
    <w:rsid w:val="00992D8A"/>
    <w:rsid w:val="00993AAC"/>
    <w:rsid w:val="00994B6D"/>
    <w:rsid w:val="009A003B"/>
    <w:rsid w:val="009A0322"/>
    <w:rsid w:val="009A3616"/>
    <w:rsid w:val="009A37BC"/>
    <w:rsid w:val="009A40D3"/>
    <w:rsid w:val="009A4853"/>
    <w:rsid w:val="009A5CA1"/>
    <w:rsid w:val="009B6129"/>
    <w:rsid w:val="009B77C6"/>
    <w:rsid w:val="009B7EAD"/>
    <w:rsid w:val="009C2B44"/>
    <w:rsid w:val="009C2D05"/>
    <w:rsid w:val="009C6C21"/>
    <w:rsid w:val="009C7296"/>
    <w:rsid w:val="009D2584"/>
    <w:rsid w:val="009D4652"/>
    <w:rsid w:val="009D6046"/>
    <w:rsid w:val="009D721A"/>
    <w:rsid w:val="009D7969"/>
    <w:rsid w:val="009E4A74"/>
    <w:rsid w:val="009E5410"/>
    <w:rsid w:val="009E6DFE"/>
    <w:rsid w:val="009F3C04"/>
    <w:rsid w:val="009F5759"/>
    <w:rsid w:val="00A06632"/>
    <w:rsid w:val="00A11969"/>
    <w:rsid w:val="00A1642A"/>
    <w:rsid w:val="00A238DC"/>
    <w:rsid w:val="00A25FAF"/>
    <w:rsid w:val="00A2644C"/>
    <w:rsid w:val="00A27804"/>
    <w:rsid w:val="00A3420C"/>
    <w:rsid w:val="00A366D5"/>
    <w:rsid w:val="00A368CE"/>
    <w:rsid w:val="00A371CC"/>
    <w:rsid w:val="00A443D3"/>
    <w:rsid w:val="00A4457B"/>
    <w:rsid w:val="00A47E41"/>
    <w:rsid w:val="00A52570"/>
    <w:rsid w:val="00A560BC"/>
    <w:rsid w:val="00A6082D"/>
    <w:rsid w:val="00A624E5"/>
    <w:rsid w:val="00A627FC"/>
    <w:rsid w:val="00A63C05"/>
    <w:rsid w:val="00A65959"/>
    <w:rsid w:val="00A72E0E"/>
    <w:rsid w:val="00A75744"/>
    <w:rsid w:val="00A76614"/>
    <w:rsid w:val="00A77565"/>
    <w:rsid w:val="00A80278"/>
    <w:rsid w:val="00A84FBD"/>
    <w:rsid w:val="00A9270A"/>
    <w:rsid w:val="00A9280D"/>
    <w:rsid w:val="00A92A7E"/>
    <w:rsid w:val="00A94EC5"/>
    <w:rsid w:val="00A96B4A"/>
    <w:rsid w:val="00AA19D2"/>
    <w:rsid w:val="00AA688B"/>
    <w:rsid w:val="00AA7479"/>
    <w:rsid w:val="00AA7D67"/>
    <w:rsid w:val="00AB0BD0"/>
    <w:rsid w:val="00AB331A"/>
    <w:rsid w:val="00AB6261"/>
    <w:rsid w:val="00AB67E8"/>
    <w:rsid w:val="00AB766F"/>
    <w:rsid w:val="00AC0BD8"/>
    <w:rsid w:val="00AC0F04"/>
    <w:rsid w:val="00AC1AE4"/>
    <w:rsid w:val="00AC4BCD"/>
    <w:rsid w:val="00AC6F68"/>
    <w:rsid w:val="00AC7C41"/>
    <w:rsid w:val="00AD126F"/>
    <w:rsid w:val="00AD3CA4"/>
    <w:rsid w:val="00AD4706"/>
    <w:rsid w:val="00AD7CB2"/>
    <w:rsid w:val="00AE1AB4"/>
    <w:rsid w:val="00AE25DE"/>
    <w:rsid w:val="00AE51E8"/>
    <w:rsid w:val="00AE713F"/>
    <w:rsid w:val="00AE7B07"/>
    <w:rsid w:val="00AF0CBC"/>
    <w:rsid w:val="00AF125A"/>
    <w:rsid w:val="00AF14D6"/>
    <w:rsid w:val="00AF19CE"/>
    <w:rsid w:val="00AF65F8"/>
    <w:rsid w:val="00AF68D6"/>
    <w:rsid w:val="00AF78AF"/>
    <w:rsid w:val="00B00C24"/>
    <w:rsid w:val="00B04B47"/>
    <w:rsid w:val="00B05D65"/>
    <w:rsid w:val="00B07F5D"/>
    <w:rsid w:val="00B101C8"/>
    <w:rsid w:val="00B1179F"/>
    <w:rsid w:val="00B125D3"/>
    <w:rsid w:val="00B12B29"/>
    <w:rsid w:val="00B14F2E"/>
    <w:rsid w:val="00B164D4"/>
    <w:rsid w:val="00B17C91"/>
    <w:rsid w:val="00B2137E"/>
    <w:rsid w:val="00B22459"/>
    <w:rsid w:val="00B225B1"/>
    <w:rsid w:val="00B22B44"/>
    <w:rsid w:val="00B22FA4"/>
    <w:rsid w:val="00B24372"/>
    <w:rsid w:val="00B24968"/>
    <w:rsid w:val="00B25DAD"/>
    <w:rsid w:val="00B321B8"/>
    <w:rsid w:val="00B32526"/>
    <w:rsid w:val="00B33A16"/>
    <w:rsid w:val="00B37B38"/>
    <w:rsid w:val="00B40B3C"/>
    <w:rsid w:val="00B4553D"/>
    <w:rsid w:val="00B50FB1"/>
    <w:rsid w:val="00B5234D"/>
    <w:rsid w:val="00B5371C"/>
    <w:rsid w:val="00B5382B"/>
    <w:rsid w:val="00B54F3C"/>
    <w:rsid w:val="00B551EA"/>
    <w:rsid w:val="00B561EE"/>
    <w:rsid w:val="00B6295A"/>
    <w:rsid w:val="00B62B46"/>
    <w:rsid w:val="00B71BB8"/>
    <w:rsid w:val="00B71E5D"/>
    <w:rsid w:val="00B73226"/>
    <w:rsid w:val="00B73748"/>
    <w:rsid w:val="00B75A33"/>
    <w:rsid w:val="00B76BD3"/>
    <w:rsid w:val="00B8053F"/>
    <w:rsid w:val="00B81275"/>
    <w:rsid w:val="00B81924"/>
    <w:rsid w:val="00B85942"/>
    <w:rsid w:val="00B85FAD"/>
    <w:rsid w:val="00B9257D"/>
    <w:rsid w:val="00B97BD2"/>
    <w:rsid w:val="00BA632C"/>
    <w:rsid w:val="00BA72AD"/>
    <w:rsid w:val="00BB0D31"/>
    <w:rsid w:val="00BB4B9F"/>
    <w:rsid w:val="00BB5C92"/>
    <w:rsid w:val="00BB6C25"/>
    <w:rsid w:val="00BB6D6A"/>
    <w:rsid w:val="00BB6EDC"/>
    <w:rsid w:val="00BC058A"/>
    <w:rsid w:val="00BC460E"/>
    <w:rsid w:val="00BC4B3E"/>
    <w:rsid w:val="00BC525F"/>
    <w:rsid w:val="00BC68A5"/>
    <w:rsid w:val="00BD39E7"/>
    <w:rsid w:val="00BD4269"/>
    <w:rsid w:val="00BD6C0F"/>
    <w:rsid w:val="00BE0021"/>
    <w:rsid w:val="00BE1BF7"/>
    <w:rsid w:val="00BE4D76"/>
    <w:rsid w:val="00BE5B2F"/>
    <w:rsid w:val="00BE64EA"/>
    <w:rsid w:val="00BF050E"/>
    <w:rsid w:val="00BF0DC3"/>
    <w:rsid w:val="00BF0E5C"/>
    <w:rsid w:val="00BF19AE"/>
    <w:rsid w:val="00BF22B7"/>
    <w:rsid w:val="00BF24CC"/>
    <w:rsid w:val="00BF27BD"/>
    <w:rsid w:val="00BF29EF"/>
    <w:rsid w:val="00BF2D5C"/>
    <w:rsid w:val="00BF5F84"/>
    <w:rsid w:val="00BF6839"/>
    <w:rsid w:val="00BF7BEB"/>
    <w:rsid w:val="00BF7DB7"/>
    <w:rsid w:val="00C01567"/>
    <w:rsid w:val="00C01DF0"/>
    <w:rsid w:val="00C02BBF"/>
    <w:rsid w:val="00C03049"/>
    <w:rsid w:val="00C049E8"/>
    <w:rsid w:val="00C0725B"/>
    <w:rsid w:val="00C07DE1"/>
    <w:rsid w:val="00C10707"/>
    <w:rsid w:val="00C11BE2"/>
    <w:rsid w:val="00C125F0"/>
    <w:rsid w:val="00C128CB"/>
    <w:rsid w:val="00C132A7"/>
    <w:rsid w:val="00C13434"/>
    <w:rsid w:val="00C15CBA"/>
    <w:rsid w:val="00C17E82"/>
    <w:rsid w:val="00C20E1C"/>
    <w:rsid w:val="00C222CC"/>
    <w:rsid w:val="00C22BAC"/>
    <w:rsid w:val="00C245CA"/>
    <w:rsid w:val="00C3297A"/>
    <w:rsid w:val="00C33FD1"/>
    <w:rsid w:val="00C33FF8"/>
    <w:rsid w:val="00C36C96"/>
    <w:rsid w:val="00C41209"/>
    <w:rsid w:val="00C41305"/>
    <w:rsid w:val="00C4395C"/>
    <w:rsid w:val="00C47535"/>
    <w:rsid w:val="00C50A80"/>
    <w:rsid w:val="00C527EE"/>
    <w:rsid w:val="00C532C7"/>
    <w:rsid w:val="00C540E1"/>
    <w:rsid w:val="00C54261"/>
    <w:rsid w:val="00C54C6E"/>
    <w:rsid w:val="00C574E0"/>
    <w:rsid w:val="00C57920"/>
    <w:rsid w:val="00C57C77"/>
    <w:rsid w:val="00C6014B"/>
    <w:rsid w:val="00C61082"/>
    <w:rsid w:val="00C617F7"/>
    <w:rsid w:val="00C621E6"/>
    <w:rsid w:val="00C634B1"/>
    <w:rsid w:val="00C648E9"/>
    <w:rsid w:val="00C672E4"/>
    <w:rsid w:val="00C679EC"/>
    <w:rsid w:val="00C7068A"/>
    <w:rsid w:val="00C71D93"/>
    <w:rsid w:val="00C72C32"/>
    <w:rsid w:val="00C74886"/>
    <w:rsid w:val="00C74951"/>
    <w:rsid w:val="00C8040B"/>
    <w:rsid w:val="00C80BC6"/>
    <w:rsid w:val="00C82759"/>
    <w:rsid w:val="00C851FE"/>
    <w:rsid w:val="00C93A00"/>
    <w:rsid w:val="00C942B6"/>
    <w:rsid w:val="00C96B9C"/>
    <w:rsid w:val="00CA0070"/>
    <w:rsid w:val="00CA0731"/>
    <w:rsid w:val="00CA4BDB"/>
    <w:rsid w:val="00CA666B"/>
    <w:rsid w:val="00CB0292"/>
    <w:rsid w:val="00CB1679"/>
    <w:rsid w:val="00CB7528"/>
    <w:rsid w:val="00CC12CC"/>
    <w:rsid w:val="00CC1ADA"/>
    <w:rsid w:val="00CC3753"/>
    <w:rsid w:val="00CC453C"/>
    <w:rsid w:val="00CC4E79"/>
    <w:rsid w:val="00CD0955"/>
    <w:rsid w:val="00CD0C2E"/>
    <w:rsid w:val="00CD3E2C"/>
    <w:rsid w:val="00CD46C8"/>
    <w:rsid w:val="00CD4C02"/>
    <w:rsid w:val="00CD4F1E"/>
    <w:rsid w:val="00CD6A10"/>
    <w:rsid w:val="00CD736D"/>
    <w:rsid w:val="00CE19E1"/>
    <w:rsid w:val="00CE29CD"/>
    <w:rsid w:val="00CE2BE1"/>
    <w:rsid w:val="00CE403B"/>
    <w:rsid w:val="00CE4DA7"/>
    <w:rsid w:val="00CE5850"/>
    <w:rsid w:val="00CE601C"/>
    <w:rsid w:val="00CE7340"/>
    <w:rsid w:val="00CF1C8E"/>
    <w:rsid w:val="00CF2702"/>
    <w:rsid w:val="00CF36C5"/>
    <w:rsid w:val="00CF4035"/>
    <w:rsid w:val="00CF4411"/>
    <w:rsid w:val="00CF4990"/>
    <w:rsid w:val="00CF4C0B"/>
    <w:rsid w:val="00CF747E"/>
    <w:rsid w:val="00D04613"/>
    <w:rsid w:val="00D046F0"/>
    <w:rsid w:val="00D04E9C"/>
    <w:rsid w:val="00D04FA7"/>
    <w:rsid w:val="00D0631A"/>
    <w:rsid w:val="00D064ED"/>
    <w:rsid w:val="00D07F2F"/>
    <w:rsid w:val="00D11FA9"/>
    <w:rsid w:val="00D12B5A"/>
    <w:rsid w:val="00D13474"/>
    <w:rsid w:val="00D14007"/>
    <w:rsid w:val="00D14600"/>
    <w:rsid w:val="00D159A0"/>
    <w:rsid w:val="00D15AF3"/>
    <w:rsid w:val="00D1780B"/>
    <w:rsid w:val="00D20BD4"/>
    <w:rsid w:val="00D2219B"/>
    <w:rsid w:val="00D228E8"/>
    <w:rsid w:val="00D23E33"/>
    <w:rsid w:val="00D32029"/>
    <w:rsid w:val="00D40B9C"/>
    <w:rsid w:val="00D43402"/>
    <w:rsid w:val="00D45BA8"/>
    <w:rsid w:val="00D46071"/>
    <w:rsid w:val="00D46E4E"/>
    <w:rsid w:val="00D50031"/>
    <w:rsid w:val="00D50EBA"/>
    <w:rsid w:val="00D51A1D"/>
    <w:rsid w:val="00D51D5B"/>
    <w:rsid w:val="00D70502"/>
    <w:rsid w:val="00D80130"/>
    <w:rsid w:val="00D8051D"/>
    <w:rsid w:val="00D80B52"/>
    <w:rsid w:val="00D839CD"/>
    <w:rsid w:val="00D87C2F"/>
    <w:rsid w:val="00D904E9"/>
    <w:rsid w:val="00D90804"/>
    <w:rsid w:val="00D9282C"/>
    <w:rsid w:val="00D945F8"/>
    <w:rsid w:val="00D95C53"/>
    <w:rsid w:val="00D96D88"/>
    <w:rsid w:val="00DA2C99"/>
    <w:rsid w:val="00DA4B0F"/>
    <w:rsid w:val="00DA6917"/>
    <w:rsid w:val="00DB0D6C"/>
    <w:rsid w:val="00DB4D16"/>
    <w:rsid w:val="00DC1A50"/>
    <w:rsid w:val="00DC3B68"/>
    <w:rsid w:val="00DC4369"/>
    <w:rsid w:val="00DC5ED7"/>
    <w:rsid w:val="00DD326B"/>
    <w:rsid w:val="00DD59ED"/>
    <w:rsid w:val="00DE0F42"/>
    <w:rsid w:val="00DE1C7F"/>
    <w:rsid w:val="00DF1DB0"/>
    <w:rsid w:val="00DF3B20"/>
    <w:rsid w:val="00DF4060"/>
    <w:rsid w:val="00DF41CD"/>
    <w:rsid w:val="00DF5EE2"/>
    <w:rsid w:val="00DF67EC"/>
    <w:rsid w:val="00E002BD"/>
    <w:rsid w:val="00E02904"/>
    <w:rsid w:val="00E04D3B"/>
    <w:rsid w:val="00E054B9"/>
    <w:rsid w:val="00E07F70"/>
    <w:rsid w:val="00E125EF"/>
    <w:rsid w:val="00E13D15"/>
    <w:rsid w:val="00E14357"/>
    <w:rsid w:val="00E15365"/>
    <w:rsid w:val="00E2156A"/>
    <w:rsid w:val="00E23769"/>
    <w:rsid w:val="00E24BFA"/>
    <w:rsid w:val="00E256B4"/>
    <w:rsid w:val="00E27653"/>
    <w:rsid w:val="00E27DF9"/>
    <w:rsid w:val="00E30FA6"/>
    <w:rsid w:val="00E343D6"/>
    <w:rsid w:val="00E3502F"/>
    <w:rsid w:val="00E36701"/>
    <w:rsid w:val="00E36BF1"/>
    <w:rsid w:val="00E407C6"/>
    <w:rsid w:val="00E44C54"/>
    <w:rsid w:val="00E45FEF"/>
    <w:rsid w:val="00E46903"/>
    <w:rsid w:val="00E46B05"/>
    <w:rsid w:val="00E475EF"/>
    <w:rsid w:val="00E5055A"/>
    <w:rsid w:val="00E51706"/>
    <w:rsid w:val="00E556F5"/>
    <w:rsid w:val="00E56294"/>
    <w:rsid w:val="00E57997"/>
    <w:rsid w:val="00E6267F"/>
    <w:rsid w:val="00E6423E"/>
    <w:rsid w:val="00E646DA"/>
    <w:rsid w:val="00E64B0B"/>
    <w:rsid w:val="00E6643F"/>
    <w:rsid w:val="00E66F9B"/>
    <w:rsid w:val="00E71432"/>
    <w:rsid w:val="00E72DB0"/>
    <w:rsid w:val="00E74883"/>
    <w:rsid w:val="00E757D0"/>
    <w:rsid w:val="00E76CAA"/>
    <w:rsid w:val="00E772B9"/>
    <w:rsid w:val="00E8110C"/>
    <w:rsid w:val="00E815ED"/>
    <w:rsid w:val="00E8261E"/>
    <w:rsid w:val="00E82874"/>
    <w:rsid w:val="00E82EDA"/>
    <w:rsid w:val="00E8727C"/>
    <w:rsid w:val="00E90930"/>
    <w:rsid w:val="00E91FA1"/>
    <w:rsid w:val="00E940AF"/>
    <w:rsid w:val="00E94356"/>
    <w:rsid w:val="00E977D8"/>
    <w:rsid w:val="00EA0DFC"/>
    <w:rsid w:val="00EA4F76"/>
    <w:rsid w:val="00EA5647"/>
    <w:rsid w:val="00EB4C72"/>
    <w:rsid w:val="00EB5606"/>
    <w:rsid w:val="00EB7822"/>
    <w:rsid w:val="00EC6ABD"/>
    <w:rsid w:val="00EC7F9C"/>
    <w:rsid w:val="00ED231F"/>
    <w:rsid w:val="00EE02FF"/>
    <w:rsid w:val="00EE6239"/>
    <w:rsid w:val="00EE7A52"/>
    <w:rsid w:val="00EF1439"/>
    <w:rsid w:val="00EF29B8"/>
    <w:rsid w:val="00EF2CA5"/>
    <w:rsid w:val="00EF461E"/>
    <w:rsid w:val="00EF5DF5"/>
    <w:rsid w:val="00EF78A7"/>
    <w:rsid w:val="00EF7FE6"/>
    <w:rsid w:val="00F00031"/>
    <w:rsid w:val="00F14E3D"/>
    <w:rsid w:val="00F169AB"/>
    <w:rsid w:val="00F222FB"/>
    <w:rsid w:val="00F22A81"/>
    <w:rsid w:val="00F22EF3"/>
    <w:rsid w:val="00F27FFC"/>
    <w:rsid w:val="00F310C6"/>
    <w:rsid w:val="00F337FF"/>
    <w:rsid w:val="00F3448B"/>
    <w:rsid w:val="00F36B25"/>
    <w:rsid w:val="00F3792B"/>
    <w:rsid w:val="00F40297"/>
    <w:rsid w:val="00F44474"/>
    <w:rsid w:val="00F51DAB"/>
    <w:rsid w:val="00F53985"/>
    <w:rsid w:val="00F57CC6"/>
    <w:rsid w:val="00F617B7"/>
    <w:rsid w:val="00F62F69"/>
    <w:rsid w:val="00F654DC"/>
    <w:rsid w:val="00F66029"/>
    <w:rsid w:val="00F66332"/>
    <w:rsid w:val="00F72D22"/>
    <w:rsid w:val="00F736C1"/>
    <w:rsid w:val="00F73808"/>
    <w:rsid w:val="00F73863"/>
    <w:rsid w:val="00F75706"/>
    <w:rsid w:val="00F7628E"/>
    <w:rsid w:val="00F77B52"/>
    <w:rsid w:val="00F800FC"/>
    <w:rsid w:val="00F852B0"/>
    <w:rsid w:val="00F858AF"/>
    <w:rsid w:val="00F86A9B"/>
    <w:rsid w:val="00F93A42"/>
    <w:rsid w:val="00F95939"/>
    <w:rsid w:val="00F9667F"/>
    <w:rsid w:val="00F97C05"/>
    <w:rsid w:val="00FA30DB"/>
    <w:rsid w:val="00FB2F27"/>
    <w:rsid w:val="00FB7199"/>
    <w:rsid w:val="00FC0955"/>
    <w:rsid w:val="00FC28D9"/>
    <w:rsid w:val="00FC3968"/>
    <w:rsid w:val="00FC4FC7"/>
    <w:rsid w:val="00FC5C56"/>
    <w:rsid w:val="00FD05AE"/>
    <w:rsid w:val="00FD3550"/>
    <w:rsid w:val="00FD57C2"/>
    <w:rsid w:val="00FD6ACE"/>
    <w:rsid w:val="00FD7AF0"/>
    <w:rsid w:val="00FE117D"/>
    <w:rsid w:val="00FE1B0D"/>
    <w:rsid w:val="00FE4214"/>
    <w:rsid w:val="00FF0957"/>
    <w:rsid w:val="00FF27AF"/>
    <w:rsid w:val="00FF40EF"/>
    <w:rsid w:val="00FF62AD"/>
    <w:rsid w:val="00FF67ED"/>
    <w:rsid w:val="00FF7587"/>
  </w:rsids>
  <m:mathPr>
    <m:mathFont m:val="Cambria Math"/>
    <m:brkBin m:val="before"/>
    <m:brkBinSub m:val="--"/>
    <m:smallFrac m:val="0"/>
    <m:dispDef/>
    <m:lMargin m:val="0"/>
    <m:rMargin m:val="0"/>
    <m:defJc m:val="centerGroup"/>
    <m:wrapIndent m:val="1440"/>
    <m:intLim m:val="subSup"/>
    <m:naryLim m:val="undOvr"/>
  </m:mathPr>
  <w:themeFontLang w:val="en-C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7ADF9"/>
  <w15:docId w15:val="{B6DF48FD-8FCA-3A40-A1D5-0EC2EAF07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510"/>
    <w:pPr>
      <w:spacing w:after="200" w:line="480" w:lineRule="auto"/>
      <w:jc w:val="both"/>
    </w:pPr>
    <w:rPr>
      <w:rFonts w:ascii="Cambria" w:eastAsia="Cambria" w:hAnsi="Cambria" w:cs="Cambria"/>
      <w:color w:val="000000"/>
      <w:sz w:val="20"/>
    </w:rPr>
  </w:style>
  <w:style w:type="paragraph" w:styleId="Heading1">
    <w:name w:val="heading 1"/>
    <w:next w:val="Normal"/>
    <w:link w:val="Heading1Char"/>
    <w:uiPriority w:val="9"/>
    <w:qFormat/>
    <w:rsid w:val="003F61C8"/>
    <w:pPr>
      <w:keepNext/>
      <w:keepLines/>
      <w:numPr>
        <w:numId w:val="3"/>
      </w:numPr>
      <w:spacing w:before="228" w:after="0" w:line="480" w:lineRule="auto"/>
      <w:ind w:left="0"/>
      <w:outlineLvl w:val="0"/>
    </w:pPr>
    <w:rPr>
      <w:rFonts w:ascii="Cambria" w:eastAsia="Cambria" w:hAnsi="Cambria" w:cs="Cambria"/>
      <w:b/>
      <w:color w:val="000000"/>
    </w:rPr>
  </w:style>
  <w:style w:type="paragraph" w:styleId="Heading2">
    <w:name w:val="heading 2"/>
    <w:next w:val="Normal"/>
    <w:link w:val="Heading2Char"/>
    <w:uiPriority w:val="9"/>
    <w:unhideWhenUsed/>
    <w:qFormat/>
    <w:rsid w:val="003F61C8"/>
    <w:pPr>
      <w:keepNext/>
      <w:keepLines/>
      <w:numPr>
        <w:ilvl w:val="1"/>
        <w:numId w:val="3"/>
      </w:numPr>
      <w:spacing w:before="226" w:after="0" w:line="480" w:lineRule="auto"/>
      <w:ind w:left="0"/>
      <w:outlineLvl w:val="1"/>
    </w:pPr>
    <w:rPr>
      <w:rFonts w:ascii="Cambria" w:eastAsia="Cambria" w:hAnsi="Cambria" w:cs="Cambria"/>
      <w:b/>
      <w:color w:val="000000"/>
    </w:rPr>
  </w:style>
  <w:style w:type="paragraph" w:styleId="Heading3">
    <w:name w:val="heading 3"/>
    <w:next w:val="Normal"/>
    <w:link w:val="Heading3Char"/>
    <w:uiPriority w:val="9"/>
    <w:unhideWhenUsed/>
    <w:qFormat/>
    <w:rsid w:val="003F61C8"/>
    <w:pPr>
      <w:keepNext/>
      <w:keepLines/>
      <w:numPr>
        <w:ilvl w:val="2"/>
        <w:numId w:val="3"/>
      </w:numPr>
      <w:spacing w:before="252" w:after="0" w:line="480" w:lineRule="auto"/>
      <w:ind w:left="0"/>
      <w:outlineLvl w:val="2"/>
    </w:pPr>
    <w:rPr>
      <w:rFonts w:ascii="Cambria" w:eastAsia="Cambria" w:hAnsi="Cambria" w:cs="Cambria"/>
      <w:b/>
      <w:color w:val="000000"/>
      <w:sz w:val="22"/>
    </w:rPr>
  </w:style>
  <w:style w:type="paragraph" w:styleId="Heading4">
    <w:name w:val="heading 4"/>
    <w:basedOn w:val="Normal"/>
    <w:next w:val="Normal"/>
    <w:link w:val="Heading4Char"/>
    <w:uiPriority w:val="9"/>
    <w:semiHidden/>
    <w:unhideWhenUsed/>
    <w:qFormat/>
    <w:rsid w:val="003B43C0"/>
    <w:pPr>
      <w:keepNext/>
      <w:keepLines/>
      <w:spacing w:before="20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F61C8"/>
    <w:rPr>
      <w:rFonts w:ascii="Cambria" w:eastAsia="Cambria" w:hAnsi="Cambria" w:cs="Cambria"/>
      <w:b/>
      <w:color w:val="000000"/>
    </w:rPr>
  </w:style>
  <w:style w:type="paragraph" w:customStyle="1" w:styleId="footnotedescription">
    <w:name w:val="footnote description"/>
    <w:next w:val="Normal"/>
    <w:link w:val="footnotedescriptionChar"/>
    <w:hidden/>
    <w:pPr>
      <w:spacing w:after="60" w:line="259" w:lineRule="auto"/>
      <w:ind w:left="202"/>
    </w:pPr>
    <w:rPr>
      <w:rFonts w:ascii="Cambria" w:eastAsia="Cambria" w:hAnsi="Cambria" w:cs="Cambria"/>
      <w:color w:val="000000"/>
      <w:sz w:val="16"/>
    </w:rPr>
  </w:style>
  <w:style w:type="character" w:customStyle="1" w:styleId="footnotedescriptionChar">
    <w:name w:val="footnote description Char"/>
    <w:link w:val="footnotedescription"/>
    <w:rPr>
      <w:rFonts w:ascii="Cambria" w:eastAsia="Cambria" w:hAnsi="Cambria" w:cs="Cambria"/>
      <w:color w:val="000000"/>
      <w:sz w:val="16"/>
    </w:rPr>
  </w:style>
  <w:style w:type="character" w:customStyle="1" w:styleId="Heading3Char">
    <w:name w:val="Heading 3 Char"/>
    <w:link w:val="Heading3"/>
    <w:uiPriority w:val="9"/>
    <w:rsid w:val="003F61C8"/>
    <w:rPr>
      <w:rFonts w:ascii="Cambria" w:eastAsia="Cambria" w:hAnsi="Cambria" w:cs="Cambria"/>
      <w:b/>
      <w:color w:val="000000"/>
      <w:sz w:val="22"/>
    </w:rPr>
  </w:style>
  <w:style w:type="character" w:customStyle="1" w:styleId="Heading2Char">
    <w:name w:val="Heading 2 Char"/>
    <w:link w:val="Heading2"/>
    <w:uiPriority w:val="9"/>
    <w:rsid w:val="003F61C8"/>
    <w:rPr>
      <w:rFonts w:ascii="Cambria" w:eastAsia="Cambria" w:hAnsi="Cambria" w:cs="Cambria"/>
      <w:b/>
      <w:color w:val="000000"/>
    </w:rPr>
  </w:style>
  <w:style w:type="character" w:customStyle="1" w:styleId="footnotemark">
    <w:name w:val="footnote mark"/>
    <w:hidden/>
    <w:rPr>
      <w:rFonts w:ascii="Cambria" w:eastAsia="Cambria" w:hAnsi="Cambria" w:cs="Cambri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C36EE"/>
    <w:pPr>
      <w:tabs>
        <w:tab w:val="center" w:pos="4680"/>
        <w:tab w:val="right" w:pos="9360"/>
      </w:tabs>
      <w:spacing w:line="240" w:lineRule="auto"/>
    </w:pPr>
  </w:style>
  <w:style w:type="character" w:customStyle="1" w:styleId="HeaderChar">
    <w:name w:val="Header Char"/>
    <w:basedOn w:val="DefaultParagraphFont"/>
    <w:link w:val="Header"/>
    <w:uiPriority w:val="99"/>
    <w:rsid w:val="008C36EE"/>
    <w:rPr>
      <w:rFonts w:ascii="Cambria" w:eastAsia="Cambria" w:hAnsi="Cambria" w:cs="Cambria"/>
      <w:color w:val="000000"/>
      <w:sz w:val="20"/>
    </w:rPr>
  </w:style>
  <w:style w:type="character" w:styleId="Hyperlink">
    <w:name w:val="Hyperlink"/>
    <w:basedOn w:val="DefaultParagraphFont"/>
    <w:uiPriority w:val="99"/>
    <w:unhideWhenUsed/>
    <w:rsid w:val="00CF4411"/>
    <w:rPr>
      <w:color w:val="0563C1" w:themeColor="hyperlink"/>
      <w:u w:val="single"/>
    </w:rPr>
  </w:style>
  <w:style w:type="character" w:customStyle="1" w:styleId="UnresolvedMention1">
    <w:name w:val="Unresolved Mention1"/>
    <w:basedOn w:val="DefaultParagraphFont"/>
    <w:uiPriority w:val="99"/>
    <w:semiHidden/>
    <w:unhideWhenUsed/>
    <w:rsid w:val="00CF4411"/>
    <w:rPr>
      <w:color w:val="605E5C"/>
      <w:shd w:val="clear" w:color="auto" w:fill="E1DFDD"/>
    </w:rPr>
  </w:style>
  <w:style w:type="paragraph" w:styleId="BodyText">
    <w:name w:val="Body Text"/>
    <w:basedOn w:val="Normal"/>
    <w:link w:val="BodyTextChar"/>
    <w:qFormat/>
    <w:rsid w:val="009A37BC"/>
    <w:pPr>
      <w:spacing w:before="180" w:after="180" w:line="240" w:lineRule="auto"/>
      <w:jc w:val="left"/>
    </w:pPr>
    <w:rPr>
      <w:rFonts w:asciiTheme="minorHAnsi" w:eastAsiaTheme="minorHAnsi" w:hAnsiTheme="minorHAnsi" w:cstheme="minorBidi"/>
      <w:color w:val="auto"/>
      <w:kern w:val="0"/>
      <w:sz w:val="24"/>
      <w:lang w:val="en-US"/>
      <w14:ligatures w14:val="none"/>
    </w:rPr>
  </w:style>
  <w:style w:type="character" w:customStyle="1" w:styleId="BodyTextChar">
    <w:name w:val="Body Text Char"/>
    <w:basedOn w:val="DefaultParagraphFont"/>
    <w:link w:val="BodyText"/>
    <w:rsid w:val="009A37BC"/>
    <w:rPr>
      <w:rFonts w:eastAsiaTheme="minorHAnsi"/>
      <w:kern w:val="0"/>
      <w:lang w:val="en-US"/>
      <w14:ligatures w14:val="none"/>
    </w:rPr>
  </w:style>
  <w:style w:type="paragraph" w:customStyle="1" w:styleId="FirstParagraph">
    <w:name w:val="First Paragraph"/>
    <w:basedOn w:val="BodyText"/>
    <w:next w:val="BodyText"/>
    <w:qFormat/>
    <w:rsid w:val="00E646DA"/>
  </w:style>
  <w:style w:type="paragraph" w:styleId="Title">
    <w:name w:val="Title"/>
    <w:basedOn w:val="Normal"/>
    <w:next w:val="Normal"/>
    <w:link w:val="TitleChar"/>
    <w:uiPriority w:val="10"/>
    <w:qFormat/>
    <w:rsid w:val="00E90930"/>
    <w:pPr>
      <w:spacing w:after="311" w:line="240" w:lineRule="auto"/>
      <w:jc w:val="center"/>
    </w:pPr>
    <w:rPr>
      <w:sz w:val="34"/>
    </w:rPr>
  </w:style>
  <w:style w:type="character" w:customStyle="1" w:styleId="TitleChar">
    <w:name w:val="Title Char"/>
    <w:basedOn w:val="DefaultParagraphFont"/>
    <w:link w:val="Title"/>
    <w:uiPriority w:val="10"/>
    <w:rsid w:val="00E90930"/>
    <w:rPr>
      <w:rFonts w:ascii="Cambria" w:eastAsia="Cambria" w:hAnsi="Cambria" w:cs="Cambria"/>
      <w:color w:val="000000"/>
      <w:sz w:val="34"/>
    </w:rPr>
  </w:style>
  <w:style w:type="paragraph" w:styleId="Subtitle">
    <w:name w:val="Subtitle"/>
    <w:basedOn w:val="Normal"/>
    <w:next w:val="Normal"/>
    <w:link w:val="SubtitleChar"/>
    <w:uiPriority w:val="11"/>
    <w:qFormat/>
    <w:rsid w:val="0060068C"/>
    <w:pPr>
      <w:spacing w:after="19" w:line="240" w:lineRule="auto"/>
      <w:jc w:val="center"/>
    </w:pPr>
    <w:rPr>
      <w:sz w:val="24"/>
    </w:rPr>
  </w:style>
  <w:style w:type="character" w:customStyle="1" w:styleId="SubtitleChar">
    <w:name w:val="Subtitle Char"/>
    <w:basedOn w:val="DefaultParagraphFont"/>
    <w:link w:val="Subtitle"/>
    <w:uiPriority w:val="11"/>
    <w:rsid w:val="0060068C"/>
    <w:rPr>
      <w:rFonts w:ascii="Cambria" w:eastAsia="Cambria" w:hAnsi="Cambria" w:cs="Cambria"/>
      <w:color w:val="000000"/>
    </w:rPr>
  </w:style>
  <w:style w:type="paragraph" w:customStyle="1" w:styleId="Affiliation">
    <w:name w:val="Affiliation"/>
    <w:basedOn w:val="Normal"/>
    <w:qFormat/>
    <w:rsid w:val="00F617B7"/>
    <w:pPr>
      <w:spacing w:after="5" w:line="240" w:lineRule="auto"/>
      <w:jc w:val="center"/>
    </w:pPr>
    <w:rPr>
      <w:sz w:val="22"/>
    </w:rPr>
  </w:style>
  <w:style w:type="paragraph" w:customStyle="1" w:styleId="Author">
    <w:name w:val="Author"/>
    <w:basedOn w:val="Subtitle"/>
    <w:qFormat/>
    <w:rsid w:val="003B6023"/>
  </w:style>
  <w:style w:type="paragraph" w:customStyle="1" w:styleId="Email">
    <w:name w:val="Email"/>
    <w:basedOn w:val="Normal"/>
    <w:qFormat/>
    <w:rsid w:val="00CC3753"/>
    <w:pPr>
      <w:spacing w:after="5" w:line="240" w:lineRule="auto"/>
      <w:jc w:val="center"/>
    </w:pPr>
    <w:rPr>
      <w:sz w:val="22"/>
    </w:rPr>
  </w:style>
  <w:style w:type="paragraph" w:customStyle="1" w:styleId="TableNotes">
    <w:name w:val="Table Notes"/>
    <w:basedOn w:val="footnotedescription"/>
    <w:qFormat/>
    <w:rsid w:val="00DF67EC"/>
    <w:pPr>
      <w:spacing w:after="69" w:line="261" w:lineRule="auto"/>
      <w:ind w:right="202"/>
      <w:jc w:val="both"/>
    </w:pPr>
  </w:style>
  <w:style w:type="paragraph" w:customStyle="1" w:styleId="TableCaption">
    <w:name w:val="Table Caption"/>
    <w:basedOn w:val="Normal"/>
    <w:qFormat/>
    <w:rsid w:val="003534DA"/>
    <w:pPr>
      <w:spacing w:after="160" w:line="240" w:lineRule="auto"/>
      <w:jc w:val="left"/>
    </w:pPr>
    <w:rPr>
      <w:bCs/>
      <w:sz w:val="16"/>
    </w:rPr>
  </w:style>
  <w:style w:type="paragraph" w:customStyle="1" w:styleId="FigureCaption">
    <w:name w:val="Figure Caption"/>
    <w:basedOn w:val="Normal"/>
    <w:qFormat/>
    <w:rsid w:val="00351B8A"/>
    <w:pPr>
      <w:spacing w:before="160" w:after="359" w:line="240" w:lineRule="auto"/>
      <w:jc w:val="left"/>
    </w:pPr>
    <w:rPr>
      <w:bCs/>
      <w:sz w:val="16"/>
    </w:rPr>
  </w:style>
  <w:style w:type="character" w:customStyle="1" w:styleId="VerbatimChar">
    <w:name w:val="Verbatim Char"/>
    <w:basedOn w:val="DefaultParagraphFont"/>
    <w:link w:val="SourceCode"/>
    <w:rsid w:val="00500156"/>
    <w:rPr>
      <w:rFonts w:ascii="Consolas" w:hAnsi="Consolas"/>
      <w:sz w:val="22"/>
    </w:rPr>
  </w:style>
  <w:style w:type="paragraph" w:customStyle="1" w:styleId="SourceCode">
    <w:name w:val="Source Code"/>
    <w:basedOn w:val="Normal"/>
    <w:link w:val="VerbatimChar"/>
    <w:rsid w:val="00500156"/>
    <w:pPr>
      <w:wordWrap w:val="0"/>
      <w:spacing w:line="240" w:lineRule="auto"/>
      <w:jc w:val="left"/>
    </w:pPr>
    <w:rPr>
      <w:rFonts w:ascii="Consolas" w:eastAsiaTheme="minorEastAsia" w:hAnsi="Consolas" w:cstheme="minorBidi"/>
      <w:color w:val="auto"/>
      <w:sz w:val="22"/>
    </w:rPr>
  </w:style>
  <w:style w:type="paragraph" w:styleId="Bibliography">
    <w:name w:val="Bibliography"/>
    <w:basedOn w:val="Normal"/>
    <w:next w:val="Normal"/>
    <w:uiPriority w:val="37"/>
    <w:unhideWhenUsed/>
    <w:rsid w:val="00315CBB"/>
    <w:pPr>
      <w:tabs>
        <w:tab w:val="left" w:pos="500"/>
      </w:tabs>
      <w:spacing w:after="240" w:line="240" w:lineRule="auto"/>
      <w:ind w:left="504" w:hanging="504"/>
    </w:pPr>
  </w:style>
  <w:style w:type="table" w:styleId="TableGrid0">
    <w:name w:val="Table Grid"/>
    <w:basedOn w:val="TableNormal"/>
    <w:uiPriority w:val="39"/>
    <w:rsid w:val="005D67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17F7"/>
    <w:pPr>
      <w:ind w:left="720"/>
      <w:contextualSpacing/>
    </w:pPr>
  </w:style>
  <w:style w:type="character" w:styleId="PlaceholderText">
    <w:name w:val="Placeholder Text"/>
    <w:basedOn w:val="DefaultParagraphFont"/>
    <w:uiPriority w:val="99"/>
    <w:semiHidden/>
    <w:rsid w:val="00164B83"/>
    <w:rPr>
      <w:color w:val="666666"/>
    </w:rPr>
  </w:style>
  <w:style w:type="numbering" w:customStyle="1" w:styleId="CurrentList1">
    <w:name w:val="Current List1"/>
    <w:uiPriority w:val="99"/>
    <w:rsid w:val="003F61C8"/>
    <w:pPr>
      <w:numPr>
        <w:numId w:val="4"/>
      </w:numPr>
    </w:pPr>
  </w:style>
  <w:style w:type="character" w:customStyle="1" w:styleId="Heading4Char">
    <w:name w:val="Heading 4 Char"/>
    <w:basedOn w:val="DefaultParagraphFont"/>
    <w:link w:val="Heading4"/>
    <w:uiPriority w:val="9"/>
    <w:semiHidden/>
    <w:rsid w:val="003B43C0"/>
    <w:rPr>
      <w:rFonts w:asciiTheme="majorHAnsi" w:eastAsiaTheme="majorEastAsia" w:hAnsiTheme="majorHAnsi" w:cstheme="majorBidi"/>
      <w:i/>
      <w:iCs/>
      <w:color w:val="2F5496" w:themeColor="accent1" w:themeShade="BF"/>
      <w:sz w:val="20"/>
    </w:rPr>
  </w:style>
  <w:style w:type="character" w:styleId="CommentReference">
    <w:name w:val="annotation reference"/>
    <w:basedOn w:val="DefaultParagraphFont"/>
    <w:uiPriority w:val="99"/>
    <w:semiHidden/>
    <w:unhideWhenUsed/>
    <w:rsid w:val="0046072E"/>
    <w:rPr>
      <w:sz w:val="16"/>
      <w:szCs w:val="16"/>
    </w:rPr>
  </w:style>
  <w:style w:type="paragraph" w:styleId="CommentText">
    <w:name w:val="annotation text"/>
    <w:basedOn w:val="Normal"/>
    <w:link w:val="CommentTextChar"/>
    <w:uiPriority w:val="99"/>
    <w:semiHidden/>
    <w:unhideWhenUsed/>
    <w:rsid w:val="0046072E"/>
    <w:pPr>
      <w:spacing w:line="240" w:lineRule="auto"/>
    </w:pPr>
    <w:rPr>
      <w:szCs w:val="20"/>
    </w:rPr>
  </w:style>
  <w:style w:type="character" w:customStyle="1" w:styleId="CommentTextChar">
    <w:name w:val="Comment Text Char"/>
    <w:basedOn w:val="DefaultParagraphFont"/>
    <w:link w:val="CommentText"/>
    <w:uiPriority w:val="99"/>
    <w:semiHidden/>
    <w:rsid w:val="0046072E"/>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46072E"/>
    <w:rPr>
      <w:b/>
      <w:bCs/>
    </w:rPr>
  </w:style>
  <w:style w:type="character" w:customStyle="1" w:styleId="CommentSubjectChar">
    <w:name w:val="Comment Subject Char"/>
    <w:basedOn w:val="CommentTextChar"/>
    <w:link w:val="CommentSubject"/>
    <w:uiPriority w:val="99"/>
    <w:semiHidden/>
    <w:rsid w:val="0046072E"/>
    <w:rPr>
      <w:rFonts w:ascii="Cambria" w:eastAsia="Cambria" w:hAnsi="Cambria" w:cs="Cambria"/>
      <w:b/>
      <w:bCs/>
      <w:color w:val="000000"/>
      <w:sz w:val="20"/>
      <w:szCs w:val="20"/>
    </w:rPr>
  </w:style>
  <w:style w:type="character" w:styleId="LineNumber">
    <w:name w:val="line number"/>
    <w:basedOn w:val="DefaultParagraphFont"/>
    <w:uiPriority w:val="99"/>
    <w:semiHidden/>
    <w:unhideWhenUsed/>
    <w:rsid w:val="009A0322"/>
  </w:style>
  <w:style w:type="paragraph" w:styleId="Revision">
    <w:name w:val="Revision"/>
    <w:hidden/>
    <w:uiPriority w:val="99"/>
    <w:semiHidden/>
    <w:rsid w:val="00C3297A"/>
    <w:pPr>
      <w:spacing w:after="0" w:line="240" w:lineRule="auto"/>
    </w:pPr>
    <w:rPr>
      <w:rFonts w:ascii="Cambria" w:eastAsia="Cambria" w:hAnsi="Cambria" w:cs="Cambria"/>
      <w:color w:val="000000"/>
      <w:sz w:val="20"/>
    </w:rPr>
  </w:style>
  <w:style w:type="paragraph" w:styleId="Footer">
    <w:name w:val="footer"/>
    <w:basedOn w:val="Normal"/>
    <w:link w:val="FooterChar"/>
    <w:uiPriority w:val="99"/>
    <w:unhideWhenUsed/>
    <w:rsid w:val="005C35C8"/>
    <w:pPr>
      <w:tabs>
        <w:tab w:val="center" w:pos="4680"/>
        <w:tab w:val="right" w:pos="9360"/>
      </w:tabs>
      <w:spacing w:line="240" w:lineRule="auto"/>
    </w:pPr>
  </w:style>
  <w:style w:type="character" w:customStyle="1" w:styleId="FooterChar">
    <w:name w:val="Footer Char"/>
    <w:basedOn w:val="DefaultParagraphFont"/>
    <w:link w:val="Footer"/>
    <w:uiPriority w:val="99"/>
    <w:rsid w:val="005C35C8"/>
    <w:rPr>
      <w:rFonts w:ascii="Cambria" w:eastAsia="Cambria" w:hAnsi="Cambria" w:cs="Cambria"/>
      <w:color w:val="000000"/>
      <w:sz w:val="20"/>
    </w:rPr>
  </w:style>
  <w:style w:type="character" w:styleId="PageNumber">
    <w:name w:val="page number"/>
    <w:basedOn w:val="DefaultParagraphFont"/>
    <w:uiPriority w:val="99"/>
    <w:semiHidden/>
    <w:unhideWhenUsed/>
    <w:rsid w:val="005C35C8"/>
  </w:style>
  <w:style w:type="paragraph" w:styleId="NoSpacing">
    <w:name w:val="No Spacing"/>
    <w:uiPriority w:val="1"/>
    <w:qFormat/>
    <w:rsid w:val="00760A31"/>
    <w:pPr>
      <w:spacing w:after="0" w:line="240" w:lineRule="auto"/>
      <w:jc w:val="both"/>
    </w:pPr>
    <w:rPr>
      <w:rFonts w:ascii="Cambria" w:eastAsia="Cambria" w:hAnsi="Cambria" w:cs="Cambria"/>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97144">
      <w:bodyDiv w:val="1"/>
      <w:marLeft w:val="0"/>
      <w:marRight w:val="0"/>
      <w:marTop w:val="0"/>
      <w:marBottom w:val="0"/>
      <w:divBdr>
        <w:top w:val="none" w:sz="0" w:space="0" w:color="auto"/>
        <w:left w:val="none" w:sz="0" w:space="0" w:color="auto"/>
        <w:bottom w:val="none" w:sz="0" w:space="0" w:color="auto"/>
        <w:right w:val="none" w:sz="0" w:space="0" w:color="auto"/>
      </w:divBdr>
    </w:div>
    <w:div w:id="176774583">
      <w:bodyDiv w:val="1"/>
      <w:marLeft w:val="0"/>
      <w:marRight w:val="0"/>
      <w:marTop w:val="0"/>
      <w:marBottom w:val="0"/>
      <w:divBdr>
        <w:top w:val="none" w:sz="0" w:space="0" w:color="auto"/>
        <w:left w:val="none" w:sz="0" w:space="0" w:color="auto"/>
        <w:bottom w:val="none" w:sz="0" w:space="0" w:color="auto"/>
        <w:right w:val="none" w:sz="0" w:space="0" w:color="auto"/>
      </w:divBdr>
      <w:divsChild>
        <w:div w:id="2129424449">
          <w:marLeft w:val="0"/>
          <w:marRight w:val="0"/>
          <w:marTop w:val="0"/>
          <w:marBottom w:val="0"/>
          <w:divBdr>
            <w:top w:val="none" w:sz="0" w:space="0" w:color="auto"/>
            <w:left w:val="none" w:sz="0" w:space="0" w:color="auto"/>
            <w:bottom w:val="none" w:sz="0" w:space="0" w:color="auto"/>
            <w:right w:val="none" w:sz="0" w:space="0" w:color="auto"/>
          </w:divBdr>
          <w:divsChild>
            <w:div w:id="212430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91189">
      <w:bodyDiv w:val="1"/>
      <w:marLeft w:val="0"/>
      <w:marRight w:val="0"/>
      <w:marTop w:val="0"/>
      <w:marBottom w:val="0"/>
      <w:divBdr>
        <w:top w:val="none" w:sz="0" w:space="0" w:color="auto"/>
        <w:left w:val="none" w:sz="0" w:space="0" w:color="auto"/>
        <w:bottom w:val="none" w:sz="0" w:space="0" w:color="auto"/>
        <w:right w:val="none" w:sz="0" w:space="0" w:color="auto"/>
      </w:divBdr>
      <w:divsChild>
        <w:div w:id="596134341">
          <w:marLeft w:val="0"/>
          <w:marRight w:val="0"/>
          <w:marTop w:val="0"/>
          <w:marBottom w:val="0"/>
          <w:divBdr>
            <w:top w:val="none" w:sz="0" w:space="0" w:color="auto"/>
            <w:left w:val="none" w:sz="0" w:space="0" w:color="auto"/>
            <w:bottom w:val="none" w:sz="0" w:space="0" w:color="auto"/>
            <w:right w:val="none" w:sz="0" w:space="0" w:color="auto"/>
          </w:divBdr>
          <w:divsChild>
            <w:div w:id="135156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95486">
      <w:bodyDiv w:val="1"/>
      <w:marLeft w:val="0"/>
      <w:marRight w:val="0"/>
      <w:marTop w:val="0"/>
      <w:marBottom w:val="0"/>
      <w:divBdr>
        <w:top w:val="none" w:sz="0" w:space="0" w:color="auto"/>
        <w:left w:val="none" w:sz="0" w:space="0" w:color="auto"/>
        <w:bottom w:val="none" w:sz="0" w:space="0" w:color="auto"/>
        <w:right w:val="none" w:sz="0" w:space="0" w:color="auto"/>
      </w:divBdr>
      <w:divsChild>
        <w:div w:id="869029304">
          <w:marLeft w:val="0"/>
          <w:marRight w:val="0"/>
          <w:marTop w:val="0"/>
          <w:marBottom w:val="0"/>
          <w:divBdr>
            <w:top w:val="none" w:sz="0" w:space="0" w:color="auto"/>
            <w:left w:val="none" w:sz="0" w:space="0" w:color="auto"/>
            <w:bottom w:val="none" w:sz="0" w:space="0" w:color="auto"/>
            <w:right w:val="none" w:sz="0" w:space="0" w:color="auto"/>
          </w:divBdr>
          <w:divsChild>
            <w:div w:id="120975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278138">
      <w:bodyDiv w:val="1"/>
      <w:marLeft w:val="0"/>
      <w:marRight w:val="0"/>
      <w:marTop w:val="0"/>
      <w:marBottom w:val="0"/>
      <w:divBdr>
        <w:top w:val="none" w:sz="0" w:space="0" w:color="auto"/>
        <w:left w:val="none" w:sz="0" w:space="0" w:color="auto"/>
        <w:bottom w:val="none" w:sz="0" w:space="0" w:color="auto"/>
        <w:right w:val="none" w:sz="0" w:space="0" w:color="auto"/>
      </w:divBdr>
    </w:div>
    <w:div w:id="613560754">
      <w:bodyDiv w:val="1"/>
      <w:marLeft w:val="0"/>
      <w:marRight w:val="0"/>
      <w:marTop w:val="0"/>
      <w:marBottom w:val="0"/>
      <w:divBdr>
        <w:top w:val="none" w:sz="0" w:space="0" w:color="auto"/>
        <w:left w:val="none" w:sz="0" w:space="0" w:color="auto"/>
        <w:bottom w:val="none" w:sz="0" w:space="0" w:color="auto"/>
        <w:right w:val="none" w:sz="0" w:space="0" w:color="auto"/>
      </w:divBdr>
    </w:div>
    <w:div w:id="636448041">
      <w:bodyDiv w:val="1"/>
      <w:marLeft w:val="0"/>
      <w:marRight w:val="0"/>
      <w:marTop w:val="0"/>
      <w:marBottom w:val="0"/>
      <w:divBdr>
        <w:top w:val="none" w:sz="0" w:space="0" w:color="auto"/>
        <w:left w:val="none" w:sz="0" w:space="0" w:color="auto"/>
        <w:bottom w:val="none" w:sz="0" w:space="0" w:color="auto"/>
        <w:right w:val="none" w:sz="0" w:space="0" w:color="auto"/>
      </w:divBdr>
      <w:divsChild>
        <w:div w:id="1491822430">
          <w:marLeft w:val="0"/>
          <w:marRight w:val="0"/>
          <w:marTop w:val="0"/>
          <w:marBottom w:val="0"/>
          <w:divBdr>
            <w:top w:val="none" w:sz="0" w:space="0" w:color="auto"/>
            <w:left w:val="none" w:sz="0" w:space="0" w:color="auto"/>
            <w:bottom w:val="none" w:sz="0" w:space="0" w:color="auto"/>
            <w:right w:val="none" w:sz="0" w:space="0" w:color="auto"/>
          </w:divBdr>
          <w:divsChild>
            <w:div w:id="10284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50570">
      <w:bodyDiv w:val="1"/>
      <w:marLeft w:val="0"/>
      <w:marRight w:val="0"/>
      <w:marTop w:val="0"/>
      <w:marBottom w:val="0"/>
      <w:divBdr>
        <w:top w:val="none" w:sz="0" w:space="0" w:color="auto"/>
        <w:left w:val="none" w:sz="0" w:space="0" w:color="auto"/>
        <w:bottom w:val="none" w:sz="0" w:space="0" w:color="auto"/>
        <w:right w:val="none" w:sz="0" w:space="0" w:color="auto"/>
      </w:divBdr>
    </w:div>
    <w:div w:id="689137526">
      <w:bodyDiv w:val="1"/>
      <w:marLeft w:val="0"/>
      <w:marRight w:val="0"/>
      <w:marTop w:val="0"/>
      <w:marBottom w:val="0"/>
      <w:divBdr>
        <w:top w:val="none" w:sz="0" w:space="0" w:color="auto"/>
        <w:left w:val="none" w:sz="0" w:space="0" w:color="auto"/>
        <w:bottom w:val="none" w:sz="0" w:space="0" w:color="auto"/>
        <w:right w:val="none" w:sz="0" w:space="0" w:color="auto"/>
      </w:divBdr>
      <w:divsChild>
        <w:div w:id="902329116">
          <w:marLeft w:val="0"/>
          <w:marRight w:val="0"/>
          <w:marTop w:val="0"/>
          <w:marBottom w:val="0"/>
          <w:divBdr>
            <w:top w:val="none" w:sz="0" w:space="0" w:color="auto"/>
            <w:left w:val="none" w:sz="0" w:space="0" w:color="auto"/>
            <w:bottom w:val="none" w:sz="0" w:space="0" w:color="auto"/>
            <w:right w:val="none" w:sz="0" w:space="0" w:color="auto"/>
          </w:divBdr>
          <w:divsChild>
            <w:div w:id="192114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1537">
      <w:bodyDiv w:val="1"/>
      <w:marLeft w:val="0"/>
      <w:marRight w:val="0"/>
      <w:marTop w:val="0"/>
      <w:marBottom w:val="0"/>
      <w:divBdr>
        <w:top w:val="none" w:sz="0" w:space="0" w:color="auto"/>
        <w:left w:val="none" w:sz="0" w:space="0" w:color="auto"/>
        <w:bottom w:val="none" w:sz="0" w:space="0" w:color="auto"/>
        <w:right w:val="none" w:sz="0" w:space="0" w:color="auto"/>
      </w:divBdr>
      <w:divsChild>
        <w:div w:id="330064490">
          <w:marLeft w:val="0"/>
          <w:marRight w:val="0"/>
          <w:marTop w:val="0"/>
          <w:marBottom w:val="0"/>
          <w:divBdr>
            <w:top w:val="none" w:sz="0" w:space="0" w:color="auto"/>
            <w:left w:val="none" w:sz="0" w:space="0" w:color="auto"/>
            <w:bottom w:val="none" w:sz="0" w:space="0" w:color="auto"/>
            <w:right w:val="none" w:sz="0" w:space="0" w:color="auto"/>
          </w:divBdr>
          <w:divsChild>
            <w:div w:id="188949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544563">
      <w:bodyDiv w:val="1"/>
      <w:marLeft w:val="0"/>
      <w:marRight w:val="0"/>
      <w:marTop w:val="0"/>
      <w:marBottom w:val="0"/>
      <w:divBdr>
        <w:top w:val="none" w:sz="0" w:space="0" w:color="auto"/>
        <w:left w:val="none" w:sz="0" w:space="0" w:color="auto"/>
        <w:bottom w:val="none" w:sz="0" w:space="0" w:color="auto"/>
        <w:right w:val="none" w:sz="0" w:space="0" w:color="auto"/>
      </w:divBdr>
      <w:divsChild>
        <w:div w:id="1866821925">
          <w:marLeft w:val="0"/>
          <w:marRight w:val="0"/>
          <w:marTop w:val="0"/>
          <w:marBottom w:val="0"/>
          <w:divBdr>
            <w:top w:val="none" w:sz="0" w:space="0" w:color="auto"/>
            <w:left w:val="none" w:sz="0" w:space="0" w:color="auto"/>
            <w:bottom w:val="none" w:sz="0" w:space="0" w:color="auto"/>
            <w:right w:val="none" w:sz="0" w:space="0" w:color="auto"/>
          </w:divBdr>
          <w:divsChild>
            <w:div w:id="93579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32769">
      <w:bodyDiv w:val="1"/>
      <w:marLeft w:val="0"/>
      <w:marRight w:val="0"/>
      <w:marTop w:val="0"/>
      <w:marBottom w:val="0"/>
      <w:divBdr>
        <w:top w:val="none" w:sz="0" w:space="0" w:color="auto"/>
        <w:left w:val="none" w:sz="0" w:space="0" w:color="auto"/>
        <w:bottom w:val="none" w:sz="0" w:space="0" w:color="auto"/>
        <w:right w:val="none" w:sz="0" w:space="0" w:color="auto"/>
      </w:divBdr>
    </w:div>
    <w:div w:id="1552613728">
      <w:bodyDiv w:val="1"/>
      <w:marLeft w:val="0"/>
      <w:marRight w:val="0"/>
      <w:marTop w:val="0"/>
      <w:marBottom w:val="0"/>
      <w:divBdr>
        <w:top w:val="none" w:sz="0" w:space="0" w:color="auto"/>
        <w:left w:val="none" w:sz="0" w:space="0" w:color="auto"/>
        <w:bottom w:val="none" w:sz="0" w:space="0" w:color="auto"/>
        <w:right w:val="none" w:sz="0" w:space="0" w:color="auto"/>
      </w:divBdr>
    </w:div>
    <w:div w:id="2055813800">
      <w:bodyDiv w:val="1"/>
      <w:marLeft w:val="0"/>
      <w:marRight w:val="0"/>
      <w:marTop w:val="0"/>
      <w:marBottom w:val="0"/>
      <w:divBdr>
        <w:top w:val="none" w:sz="0" w:space="0" w:color="auto"/>
        <w:left w:val="none" w:sz="0" w:space="0" w:color="auto"/>
        <w:bottom w:val="none" w:sz="0" w:space="0" w:color="auto"/>
        <w:right w:val="none" w:sz="0" w:space="0" w:color="auto"/>
      </w:divBdr>
      <w:divsChild>
        <w:div w:id="2024041463">
          <w:marLeft w:val="0"/>
          <w:marRight w:val="0"/>
          <w:marTop w:val="0"/>
          <w:marBottom w:val="0"/>
          <w:divBdr>
            <w:top w:val="none" w:sz="0" w:space="0" w:color="auto"/>
            <w:left w:val="none" w:sz="0" w:space="0" w:color="auto"/>
            <w:bottom w:val="none" w:sz="0" w:space="0" w:color="auto"/>
            <w:right w:val="none" w:sz="0" w:space="0" w:color="auto"/>
          </w:divBdr>
          <w:divsChild>
            <w:div w:id="20503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140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github.com/cghr-toronto/" TargetMode="External"/><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openmortality.org/" TargetMode="External"/><Relationship Id="rId23" Type="http://schemas.microsoft.com/office/2011/relationships/people" Target="people.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28</Pages>
  <Words>43708</Words>
  <Characters>249139</Characters>
  <Application>Microsoft Office Word</Application>
  <DocSecurity>0</DocSecurity>
  <Lines>2076</Lines>
  <Paragraphs>584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Wen</dc:creator>
  <cp:keywords/>
  <cp:lastModifiedBy>R W</cp:lastModifiedBy>
  <cp:revision>70</cp:revision>
  <dcterms:created xsi:type="dcterms:W3CDTF">2025-08-20T17:02:00Z</dcterms:created>
  <dcterms:modified xsi:type="dcterms:W3CDTF">2025-08-27T23:52:00Z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id="zCeQwQqY"/&gt;&lt;style id="http://www.zotero.org/styles/springer-vancouver" hasBibliography="1" bibliographyStyleHasBeenSet="1"/&gt;&lt;prefs&gt;&lt;pref name="fieldType" value="Field"/&gt;&lt;/prefs&gt;&lt;/data&gt;</vt:lpwstr>
  </property>
</Properties>
</file>