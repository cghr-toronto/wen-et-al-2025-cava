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6A41D87C" w:rsidR="00CD3E2C" w:rsidRPr="003B6023" w:rsidRDefault="00AD4706" w:rsidP="009A3616">
      <w:pPr>
        <w:pStyle w:val="Author"/>
      </w:pPr>
      <w:r w:rsidRPr="003B6023">
        <w:t>Richard Wen</w:t>
      </w:r>
      <w:r w:rsidRPr="003B6023">
        <w:rPr>
          <w:vertAlign w:val="superscript"/>
        </w:rPr>
        <w:t>1</w:t>
      </w:r>
      <w:ins w:id="0" w:author="Richard Wen" w:date="2025-12-05T23:40:00Z" w16du:dateUtc="2025-12-06T04:40:00Z">
        <w:r w:rsidR="00AB4147" w:rsidRPr="003B6023">
          <w:rPr>
            <w:vertAlign w:val="superscript"/>
          </w:rPr>
          <w:t>*</w:t>
        </w:r>
      </w:ins>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3D8F883C" w:rsidR="00CD3E2C" w:rsidRPr="00F617B7" w:rsidRDefault="00AD4706" w:rsidP="009A3616">
      <w:pPr>
        <w:pStyle w:val="Affiliation"/>
        <w:spacing w:after="360"/>
      </w:pPr>
      <w:r w:rsidRPr="00F617B7">
        <w:rPr>
          <w:vertAlign w:val="superscript"/>
        </w:rPr>
        <w:t>2</w:t>
      </w:r>
      <w:r w:rsidR="00AA3E39">
        <w:t>College of Medical Sciences</w:t>
      </w:r>
      <w:r w:rsidRPr="00F617B7">
        <w:t>, Njala University, Bo, Sierra Leone.</w:t>
      </w:r>
    </w:p>
    <w:p w14:paraId="56730A00" w14:textId="19E853E4" w:rsidR="00CD3E2C" w:rsidRPr="00CC3753" w:rsidRDefault="00AD4706" w:rsidP="009A3616">
      <w:pPr>
        <w:pStyle w:val="Email"/>
      </w:pPr>
      <w:r w:rsidRPr="00CC3753">
        <w:t xml:space="preserve">*Corresponding author(s). E-mail(s): </w:t>
      </w:r>
      <w:ins w:id="1" w:author="Richard Wen" w:date="2025-12-05T23:40:00Z" w16du:dateUtc="2025-12-06T04:40:00Z">
        <w:r w:rsidR="00772272">
          <w:fldChar w:fldCharType="begin"/>
        </w:r>
        <w:r w:rsidR="00772272">
          <w:instrText>HYPERLINK "mailto:</w:instrText>
        </w:r>
        <w:r w:rsidR="00772272" w:rsidRPr="00CC3753">
          <w:instrText>r</w:instrText>
        </w:r>
        <w:r w:rsidR="00772272">
          <w:instrText>wen</w:instrText>
        </w:r>
        <w:r w:rsidR="00772272" w:rsidRPr="00CC3753">
          <w:instrText>@</w:instrText>
        </w:r>
        <w:r w:rsidR="00772272">
          <w:instrText>torontomu.ca</w:instrText>
        </w:r>
        <w:r w:rsidR="00772272">
          <w:instrText>"</w:instrText>
        </w:r>
        <w:r w:rsidR="00772272">
          <w:fldChar w:fldCharType="separate"/>
        </w:r>
        <w:r w:rsidR="00772272" w:rsidRPr="00922B40">
          <w:rPr>
            <w:rStyle w:val="Hyperlink"/>
          </w:rPr>
          <w:t>rwen@torontomu.ca</w:t>
        </w:r>
        <w:r w:rsidR="00772272">
          <w:fldChar w:fldCharType="end"/>
        </w:r>
        <w:r w:rsidR="00772272">
          <w:t xml:space="preserve">; </w:t>
        </w:r>
      </w:ins>
      <w:r w:rsidR="00285132" w:rsidRPr="00CC3753">
        <w:t>prabhat.jha@utoronto.ca</w:t>
      </w:r>
      <w:r w:rsidRPr="00CC3753">
        <w:t>;</w:t>
      </w:r>
    </w:p>
    <w:p w14:paraId="1B3B9EDC" w14:textId="01B42F69"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w:t>
      </w:r>
      <w:r w:rsidR="00D55702">
        <w:t>.ansumana</w:t>
      </w:r>
      <w:r w:rsidRPr="00CC3753">
        <w:t>@</w:t>
      </w:r>
      <w:r w:rsidR="00D55702">
        <w:t>njala.edu.sl</w:t>
      </w:r>
      <w:r w:rsidRPr="00CC3753">
        <w:t>;</w:t>
      </w:r>
    </w:p>
    <w:p w14:paraId="594A12D2" w14:textId="2D565957" w:rsidR="00CD3E2C" w:rsidRPr="00516E80" w:rsidRDefault="00AD4706" w:rsidP="00FE4214">
      <w:pPr>
        <w:pStyle w:val="Heading1"/>
        <w:numPr>
          <w:ilvl w:val="0"/>
          <w:numId w:val="0"/>
        </w:numPr>
        <w:jc w:val="center"/>
      </w:pPr>
      <w:r w:rsidRPr="00516E80">
        <w:t>Abstract</w:t>
      </w:r>
    </w:p>
    <w:p w14:paraId="09C0E546" w14:textId="2BD33F00"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to estimate causes of death (CODs) for use in epidemiological or planning studies. Physician coding of VAs focused on the narrative of deaths and past symptoms is current best practice. Large language models (LLM) such as GPT-</w:t>
      </w:r>
      <w:r w:rsidR="0072006E">
        <w:rPr>
          <w:sz w:val="18"/>
        </w:rPr>
        <w:t>5</w:t>
      </w:r>
      <w:r>
        <w:rPr>
          <w:sz w:val="18"/>
        </w:rPr>
        <w:t xml:space="preserve"> </w:t>
      </w:r>
      <w:r w:rsidR="006455CA">
        <w:rPr>
          <w:sz w:val="18"/>
        </w:rPr>
        <w:t>enable possible use of the narrative portion of VAs to assign CODs. However, there are few if any robust comparisons of LLMs to physician coding.</w:t>
      </w:r>
    </w:p>
    <w:p w14:paraId="7F686DAD" w14:textId="397D46ED"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w:t>
      </w:r>
      <w:r w:rsidR="004D4FF1">
        <w:rPr>
          <w:sz w:val="18"/>
        </w:rPr>
        <w:t xml:space="preserve">five </w:t>
      </w:r>
      <w:r>
        <w:rPr>
          <w:sz w:val="18"/>
        </w:rPr>
        <w:t>models: t</w:t>
      </w:r>
      <w:r w:rsidR="008F322B">
        <w:rPr>
          <w:sz w:val="18"/>
        </w:rPr>
        <w:t>hree</w:t>
      </w:r>
      <w:r>
        <w:rPr>
          <w:sz w:val="18"/>
        </w:rPr>
        <w:t xml:space="preserve"> LLMs (GPT-3.5, GPT-4</w:t>
      </w:r>
      <w:r w:rsidR="008F322B">
        <w:rPr>
          <w:sz w:val="18"/>
        </w:rPr>
        <w:t>, GPT-5</w:t>
      </w:r>
      <w:r>
        <w:rPr>
          <w:sz w:val="18"/>
        </w:rPr>
        <w:t xml:space="preserve">) and two </w:t>
      </w:r>
      <w:r w:rsidR="006455CA">
        <w:rPr>
          <w:sz w:val="18"/>
        </w:rPr>
        <w:t xml:space="preserve">based on </w:t>
      </w:r>
      <w:r>
        <w:rPr>
          <w:sz w:val="18"/>
        </w:rPr>
        <w:t>symptom algorithm</w:t>
      </w:r>
      <w:r w:rsidR="006455CA">
        <w:rPr>
          <w:sz w:val="18"/>
        </w:rPr>
        <w:t>s (</w:t>
      </w:r>
      <w:r>
        <w:rPr>
          <w:sz w:val="18"/>
        </w:rPr>
        <w:t>InterVA-5, InSilicoVA</w:t>
      </w:r>
      <w:r w:rsidR="006455CA">
        <w:rPr>
          <w:sz w:val="18"/>
        </w:rPr>
        <w:t>)</w:t>
      </w:r>
      <w:r>
        <w:rPr>
          <w:sz w:val="18"/>
        </w:rPr>
        <w:t xml:space="preserve">, against physician-assigned CODs. GPT models used narratives, whereas InterVA-5 and InSilicoVA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EA42B8">
        <w:rPr>
          <w:sz w:val="18"/>
        </w:rPr>
        <w:t xml:space="preserve"> </w:t>
      </w:r>
      <w:r w:rsidR="006455CA">
        <w:rPr>
          <w:sz w:val="18"/>
        </w:rPr>
        <w:t>respectively</w:t>
      </w:r>
      <w:r w:rsidR="00EA42B8">
        <w:rPr>
          <w:sz w:val="18"/>
        </w:rPr>
        <w:t>,</w:t>
      </w:r>
      <w:r w:rsidR="006455CA">
        <w:rPr>
          <w:sz w:val="18"/>
        </w:rPr>
        <w:t xml:space="preserve"> compared to the standard of </w:t>
      </w:r>
      <w:r>
        <w:rPr>
          <w:sz w:val="18"/>
        </w:rPr>
        <w:t>physician coding</w:t>
      </w:r>
      <w:r w:rsidR="006455CA">
        <w:rPr>
          <w:sz w:val="18"/>
        </w:rPr>
        <w:t>. We stratified analyses by age group as CODs vary among neonates, children and adults</w:t>
      </w:r>
      <w:r>
        <w:rPr>
          <w:sz w:val="18"/>
        </w:rPr>
        <w:t>.</w:t>
      </w:r>
    </w:p>
    <w:p w14:paraId="48285FE2" w14:textId="55CE73E8" w:rsidR="00CD3E2C" w:rsidRDefault="00AD4706" w:rsidP="00153510">
      <w:pPr>
        <w:spacing w:after="0" w:line="240" w:lineRule="auto"/>
      </w:pPr>
      <w:r>
        <w:rPr>
          <w:b/>
          <w:sz w:val="18"/>
        </w:rPr>
        <w:t xml:space="preserve">Results: </w:t>
      </w:r>
      <w:r w:rsidR="00B56FF6">
        <w:rPr>
          <w:sz w:val="18"/>
        </w:rPr>
        <w:t>Overall, G</w:t>
      </w:r>
      <w:r>
        <w:rPr>
          <w:sz w:val="18"/>
        </w:rPr>
        <w:t>PT-</w:t>
      </w:r>
      <w:r w:rsidR="00FA04FE">
        <w:rPr>
          <w:sz w:val="18"/>
        </w:rPr>
        <w:t>5</w:t>
      </w:r>
      <w:r>
        <w:rPr>
          <w:sz w:val="18"/>
        </w:rPr>
        <w:t xml:space="preserve"> outperformed all models (PCCC=0.</w:t>
      </w:r>
      <w:r w:rsidR="00FA04FE">
        <w:rPr>
          <w:sz w:val="18"/>
        </w:rPr>
        <w:t>7</w:t>
      </w:r>
      <w:r>
        <w:rPr>
          <w:sz w:val="18"/>
        </w:rPr>
        <w:t>1), followed by</w:t>
      </w:r>
      <w:r w:rsidR="00FA04FE">
        <w:rPr>
          <w:sz w:val="18"/>
        </w:rPr>
        <w:t xml:space="preserve"> GPT-4 (0.61),</w:t>
      </w:r>
      <w:r>
        <w:rPr>
          <w:sz w:val="18"/>
        </w:rPr>
        <w:t xml:space="preserve"> GPT-3.5 (0.56)</w:t>
      </w:r>
      <w:r w:rsidR="00FA04FE">
        <w:rPr>
          <w:sz w:val="18"/>
        </w:rPr>
        <w:t>,</w:t>
      </w:r>
      <w:r w:rsidR="001072D9">
        <w:rPr>
          <w:sz w:val="18"/>
        </w:rPr>
        <w:t xml:space="preserve"> </w:t>
      </w:r>
      <w:r>
        <w:rPr>
          <w:sz w:val="18"/>
        </w:rPr>
        <w:t>InSilicoVA</w:t>
      </w:r>
      <w:r w:rsidR="00F77EB9">
        <w:rPr>
          <w:sz w:val="18"/>
        </w:rPr>
        <w:t xml:space="preserve"> (0.44</w:t>
      </w:r>
      <w:r w:rsidR="0046289A">
        <w:rPr>
          <w:sz w:val="18"/>
        </w:rPr>
        <w:t>)</w:t>
      </w:r>
      <w:r w:rsidR="00116AD0">
        <w:rPr>
          <w:sz w:val="18"/>
        </w:rPr>
        <w:t>,</w:t>
      </w:r>
      <w:r w:rsidR="005479D5">
        <w:rPr>
          <w:sz w:val="18"/>
        </w:rPr>
        <w:t xml:space="preserve"> and </w:t>
      </w:r>
      <w:r>
        <w:rPr>
          <w:sz w:val="18"/>
        </w:rPr>
        <w:t>InterVA-5 (0.44). GPT-</w:t>
      </w:r>
      <w:r w:rsidR="00912EFE">
        <w:rPr>
          <w:sz w:val="18"/>
        </w:rPr>
        <w:t>5</w:t>
      </w:r>
      <w:r>
        <w:rPr>
          <w:sz w:val="18"/>
        </w:rPr>
        <w:t xml:space="preserve"> achieved the highest </w:t>
      </w:r>
      <w:r w:rsidR="004B4AB9">
        <w:rPr>
          <w:sz w:val="18"/>
        </w:rPr>
        <w:t>performance</w:t>
      </w:r>
      <w:r>
        <w:rPr>
          <w:sz w:val="18"/>
        </w:rPr>
        <w:t xml:space="preserve"> for adult</w:t>
      </w:r>
      <w:r w:rsidR="004B4AB9">
        <w:rPr>
          <w:sz w:val="18"/>
        </w:rPr>
        <w:t xml:space="preserve"> (0.6</w:t>
      </w:r>
      <w:r w:rsidR="0087616F">
        <w:rPr>
          <w:sz w:val="18"/>
        </w:rPr>
        <w:t>8</w:t>
      </w:r>
      <w:r w:rsidR="004B4AB9">
        <w:rPr>
          <w:sz w:val="18"/>
        </w:rPr>
        <w:t>)</w:t>
      </w:r>
      <w:r w:rsidR="00912EFE">
        <w:rPr>
          <w:sz w:val="18"/>
        </w:rPr>
        <w:t>, child (0.7</w:t>
      </w:r>
      <w:r w:rsidR="00F1212D">
        <w:rPr>
          <w:sz w:val="18"/>
        </w:rPr>
        <w:t>1</w:t>
      </w:r>
      <w:r w:rsidR="00912EFE">
        <w:rPr>
          <w:sz w:val="18"/>
        </w:rPr>
        <w:t xml:space="preserve">), </w:t>
      </w:r>
      <w:r w:rsidR="0001271A">
        <w:rPr>
          <w:sz w:val="18"/>
        </w:rPr>
        <w:t xml:space="preserve">and </w:t>
      </w:r>
      <w:r>
        <w:rPr>
          <w:sz w:val="18"/>
        </w:rPr>
        <w:t>neonatal (0.</w:t>
      </w:r>
      <w:r w:rsidR="00912EFE">
        <w:rPr>
          <w:sz w:val="18"/>
        </w:rPr>
        <w:t>65</w:t>
      </w:r>
      <w:r>
        <w:rPr>
          <w:sz w:val="18"/>
        </w:rPr>
        <w:t>)</w:t>
      </w:r>
      <w:r w:rsidR="00912EFE">
        <w:rPr>
          <w:sz w:val="18"/>
        </w:rPr>
        <w:t xml:space="preserve"> deaths. </w:t>
      </w:r>
      <w:r>
        <w:rPr>
          <w:sz w:val="18"/>
        </w:rPr>
        <w:t>Across ages, performance increased from 1 month to 14 years and declined from 15 to 69</w:t>
      </w:r>
      <w:r w:rsidR="00DC4369">
        <w:rPr>
          <w:sz w:val="18"/>
        </w:rPr>
        <w:t xml:space="preserve"> years</w:t>
      </w:r>
      <w:r w:rsidR="00D23E33">
        <w:rPr>
          <w:sz w:val="18"/>
        </w:rPr>
        <w:t xml:space="preserve">. </w:t>
      </w:r>
      <w:r w:rsidR="00286CB7">
        <w:rPr>
          <w:sz w:val="18"/>
        </w:rPr>
        <w:t xml:space="preserve">GPT-5, </w:t>
      </w:r>
      <w:r>
        <w:rPr>
          <w:sz w:val="18"/>
        </w:rPr>
        <w:t>GPT</w:t>
      </w:r>
      <w:r w:rsidR="00E600DF">
        <w:rPr>
          <w:sz w:val="18"/>
        </w:rPr>
        <w:t>-</w:t>
      </w:r>
      <w:r>
        <w:rPr>
          <w:sz w:val="18"/>
        </w:rPr>
        <w:t>4, GPT-3.5, and InSilicoVA achieved the highest PCCC in 1</w:t>
      </w:r>
      <w:r w:rsidR="00177545">
        <w:rPr>
          <w:sz w:val="18"/>
        </w:rPr>
        <w:t>4</w:t>
      </w:r>
      <w:r>
        <w:rPr>
          <w:sz w:val="18"/>
        </w:rPr>
        <w:t xml:space="preserve">, </w:t>
      </w:r>
      <w:r w:rsidR="00177545">
        <w:rPr>
          <w:sz w:val="18"/>
        </w:rPr>
        <w:t>7</w:t>
      </w:r>
      <w:r>
        <w:rPr>
          <w:sz w:val="18"/>
        </w:rPr>
        <w:t>,</w:t>
      </w:r>
      <w:r w:rsidR="00CC1FB1">
        <w:rPr>
          <w:sz w:val="18"/>
        </w:rPr>
        <w:t xml:space="preserve"> 7,</w:t>
      </w:r>
      <w:r>
        <w:rPr>
          <w:sz w:val="18"/>
        </w:rPr>
        <w:t xml:space="preserve"> and </w:t>
      </w:r>
      <w:r w:rsidR="00CC1FB1">
        <w:rPr>
          <w:sz w:val="18"/>
        </w:rPr>
        <w:t>2</w:t>
      </w:r>
      <w:r>
        <w:rPr>
          <w:sz w:val="18"/>
        </w:rPr>
        <w:t xml:space="preserve"> of the 30 CODs, respectively. At the population level,</w:t>
      </w:r>
      <w:r w:rsidR="008E6038">
        <w:rPr>
          <w:sz w:val="18"/>
        </w:rPr>
        <w:t xml:space="preserve"> GPT-5 achieved the highest CSMF accuracy (0.9), while</w:t>
      </w:r>
      <w:r>
        <w:rPr>
          <w:sz w:val="18"/>
        </w:rPr>
        <w:t xml:space="preserve"> all</w:t>
      </w:r>
      <w:r w:rsidR="008E6038">
        <w:rPr>
          <w:sz w:val="18"/>
        </w:rPr>
        <w:t xml:space="preserve"> other</w:t>
      </w:r>
      <w:r>
        <w:rPr>
          <w:sz w:val="18"/>
        </w:rPr>
        <w:t xml:space="preserve"> models </w:t>
      </w:r>
      <w:r w:rsidR="00943CC6">
        <w:rPr>
          <w:sz w:val="18"/>
        </w:rPr>
        <w:t>had comparable performance</w:t>
      </w:r>
      <w:r>
        <w:rPr>
          <w:sz w:val="18"/>
        </w:rPr>
        <w:t xml:space="preserve"> (0.74–0.79).</w:t>
      </w:r>
    </w:p>
    <w:p w14:paraId="05474F45" w14:textId="71CEA16C" w:rsidR="00B85942" w:rsidRDefault="00AD4706" w:rsidP="009A3616">
      <w:pPr>
        <w:spacing w:after="160" w:line="240" w:lineRule="auto"/>
      </w:pPr>
      <w:r>
        <w:rPr>
          <w:b/>
          <w:sz w:val="18"/>
        </w:rPr>
        <w:t>Conclusion</w:t>
      </w:r>
      <w:ins w:id="2" w:author="Richard Wen" w:date="2025-12-05T23:23:00Z" w16du:dateUtc="2025-12-06T04:23:00Z">
        <w:r w:rsidR="00223181">
          <w:rPr>
            <w:b/>
            <w:sz w:val="18"/>
          </w:rPr>
          <w:t>s</w:t>
        </w:r>
      </w:ins>
      <w:r>
        <w:rPr>
          <w:b/>
          <w:sz w:val="18"/>
        </w:rPr>
        <w:t xml:space="preserve">: </w:t>
      </w:r>
      <w:r>
        <w:rPr>
          <w:sz w:val="18"/>
        </w:rPr>
        <w:t xml:space="preserve">GPT models and InSilicoVA showed greater performance for specific CODs at the </w:t>
      </w:r>
      <w:r w:rsidR="00F66029">
        <w:rPr>
          <w:sz w:val="18"/>
        </w:rPr>
        <w:t>individual-level</w:t>
      </w:r>
      <w:r>
        <w:rPr>
          <w:sz w:val="18"/>
        </w:rPr>
        <w:t xml:space="preserve">. GPT models demonstrated improvements over InterVA-5 and InSilicoVA models. This study provides foundational evidence </w:t>
      </w:r>
      <w:r w:rsidR="006127D8">
        <w:rPr>
          <w:sz w:val="18"/>
        </w:rPr>
        <w:t>for</w:t>
      </w:r>
      <w:r w:rsidR="006455CA">
        <w:rPr>
          <w:sz w:val="18"/>
        </w:rPr>
        <w:t xml:space="preserve"> </w:t>
      </w:r>
      <w:r>
        <w:rPr>
          <w:sz w:val="18"/>
        </w:rPr>
        <w:t>integrat</w:t>
      </w:r>
      <w:r w:rsidR="006127D8">
        <w:rPr>
          <w:sz w:val="18"/>
        </w:rPr>
        <w:t>ing</w:t>
      </w:r>
      <w:r w:rsidR="006455CA">
        <w:rPr>
          <w:sz w:val="18"/>
        </w:rPr>
        <w:t xml:space="preserv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2728CFAB"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8D15A0">
        <w:instrText xml:space="preserve"> ADDIN ZOTERO_ITEM CSL_CITATION {"citationID":"00000003","properties":{"unsorted":false,"formattedCitation":"[1\\uc0\\u8211{}4]","plainCitation":"[1–4]","noteIndex":0},"citationItems":[{"id":2507,"uris":["http://zotero.org/users/6749620/items/8VXYAXCP"],"itemData":{"id":2507,"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2509,"uris":["http://zotero.org/users/6749620/items/D76BN6HD"],"itemData":{"id":2509,"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2510,"uris":["http://zotero.org/users/6749620/items/PC2529UF"],"itemData":{"id":2510,"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2516,"uris":["http://zotero.org/users/6749620/items/J6A63Q8Z"],"itemData":{"id":2516,"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8D15A0" w:rsidRPr="008D15A0">
        <w:rPr>
          <w:rFonts w:eastAsiaTheme="minorEastAsia"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8D15A0">
        <w:instrText xml:space="preserve"> ADDIN ZOTERO_ITEM CSL_CITATION {"citationID":"00000004","properties":{"unsorted":false,"formattedCitation":"[5]","plainCitation":"[5]","noteIndex":0},"citationItems":[{"id":2488,"uris":["http://zotero.org/users/6749620/items/4FJWSNWD"],"itemData":{"id":2488,"type":"report","source":"Google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8D15A0">
        <w:rPr>
          <w:rFonts w:eastAsiaTheme="minorEastAsia" w:cs="Times New Roman"/>
          <w:kern w:val="0"/>
          <w:lang w:val="en-US"/>
        </w:rPr>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8D15A0">
        <w:instrText xml:space="preserve"> ADDIN ZOTERO_ITEM CSL_CITATION {"citationID":"00000005","properties":{"unsorted":false,"formattedCitation":"[6\\uc0\\u8211{}9]","plainCitation":"[6–9]","noteIndex":0},"citationItems":[{"id":2497,"uris":["http://zotero.org/users/6749620/items/74BDJWML"],"itemData":{"id":2497,"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D."}],"issued":{"date-parts":[["2017",1,1]]},"citation-key":"desavignyIntegratingCommunitybasedVerbal2017"},"prefix":""},{"id":2500,"uris":["http://zotero.org/users/6749620/items/99DJCIT5"],"itemData":{"id":2500,"type":"article-journal","abstract":"Introduction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2504,"uris":["http://zotero.org/users/6749620/items/D75T3X7H"],"itemData":{"id":2504,"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D."}],"issued":{"date-parts":[["2014",9,16]]},"citation-key":"rampatigeSystematicReviewStatistics2014"},"prefix":""},{"id":2520,"uris":["http://zotero.org/users/6749620/items/WWWDITLM"],"itemData":{"id":2520,"type":"article-journal","abstract":"Introduction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8D15A0" w:rsidRPr="008D15A0">
        <w:rPr>
          <w:rFonts w:eastAsiaTheme="minorEastAsia" w:cs="Times New Roman"/>
          <w:kern w:val="0"/>
          <w:lang w:val="en-US"/>
        </w:rPr>
        <w:t>[6–9]</w:t>
      </w:r>
      <w:r w:rsidR="0072375C" w:rsidRPr="0072375C">
        <w:fldChar w:fldCharType="end"/>
      </w:r>
      <w:r>
        <w:t>.</w:t>
      </w:r>
    </w:p>
    <w:p w14:paraId="501CE842" w14:textId="1F61360E" w:rsidR="00744CC8" w:rsidRDefault="00AD4706" w:rsidP="009A3616">
      <w:r w:rsidRPr="009A37BC">
        <w:t xml:space="preserve">VA involves two major components: survey and COD assignment </w:t>
      </w:r>
      <w:r w:rsidR="00F62F69" w:rsidRPr="009A37BC">
        <w:fldChar w:fldCharType="begin"/>
      </w:r>
      <w:r w:rsidR="008D15A0">
        <w:instrText xml:space="preserve"> ADDIN ZOTERO_ITEM CSL_CITATION {"citationID":"00000006","properties":{"unsorted":false,"formattedCitation":"[10\\uc0\\u8211{}12]","plainCitation":"[10–12]","noteIndex":0},"citationItems":[{"id":2489,"uris":["http://zotero.org/users/6749620/items/89YFAUUB"],"itemData":{"id":2489,"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2639,"uris":["http://zotero.org/users/6749620/items/AWZLGNR4"],"itemData":{"id":2639,"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8D15A0" w:rsidRPr="008D15A0">
        <w:rPr>
          <w:rFonts w:eastAsiaTheme="minorEastAsia"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8D15A0">
        <w:instrText xml:space="preserve"> ADDIN ZOTERO_ITEM CSL_CITATION {"citationID":"00000007","properties":{"unsorted":false,"formattedCitation":"[13\\uc0\\u8211{}17]","plainCitation":"[13–17]","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8D15A0" w:rsidRPr="008D15A0">
        <w:rPr>
          <w:rFonts w:eastAsiaTheme="minorEastAsia" w:cs="Times New Roman"/>
          <w:kern w:val="0"/>
          <w:lang w:val="en-US"/>
        </w:rPr>
        <w:t>[13–17]</w:t>
      </w:r>
      <w:r w:rsidR="009A37BC" w:rsidRPr="009A37BC">
        <w:fldChar w:fldCharType="end"/>
      </w:r>
      <w:r w:rsidR="009A37BC" w:rsidRPr="009A37BC">
        <w:t xml:space="preserve">. To overcome these limitations, automated </w:t>
      </w:r>
      <w:r w:rsidR="00035BE2">
        <w:t>C</w:t>
      </w:r>
      <w:r w:rsidR="006455CA" w:rsidRPr="009A37BC">
        <w:t xml:space="preserve">omputer </w:t>
      </w:r>
      <w:r w:rsidR="00035BE2">
        <w:t>C</w:t>
      </w:r>
      <w:r w:rsidR="006455CA" w:rsidRPr="009A37BC">
        <w:t xml:space="preserve">oded </w:t>
      </w:r>
      <w:r w:rsidR="00035BE2">
        <w:t>V</w:t>
      </w:r>
      <w:r w:rsidR="006455CA" w:rsidRPr="009A37BC">
        <w:t xml:space="preserve">erbal </w:t>
      </w:r>
      <w:r w:rsidR="00035BE2">
        <w:t>A</w:t>
      </w:r>
      <w:r w:rsidR="006455CA" w:rsidRPr="009A37BC">
        <w:t>utops</w:t>
      </w:r>
      <w:r w:rsidR="009A37BC" w:rsidRPr="009A37BC">
        <w:t xml:space="preserve">y (CCVA) methods such as </w:t>
      </w:r>
      <w:proofErr w:type="spellStart"/>
      <w:r w:rsidR="009A37BC" w:rsidRPr="009A37BC">
        <w:t>InterVA</w:t>
      </w:r>
      <w:proofErr w:type="spellEnd"/>
      <w:r w:rsidR="009A37BC" w:rsidRPr="009A37BC">
        <w:t xml:space="preserve"> </w:t>
      </w:r>
      <w:r w:rsidR="009A37BC" w:rsidRPr="009A37BC">
        <w:fldChar w:fldCharType="begin"/>
      </w:r>
      <w:r w:rsidR="008D15A0">
        <w:instrText xml:space="preserve"> ADDIN ZOTERO_ITEM CSL_CITATION {"citationID":"00000008","properties":{"unsorted":false,"formattedCitation":"[18]","plainCitation":"[18]","noteIndex":0},"citationItems":[{"id":2581,"uris":["http://zotero.org/users/6749620/items/U3A2VM9I"],"itemData":{"id":2581,"type":"article-journal","abstract":"Verbal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8D15A0">
        <w:rPr>
          <w:rFonts w:eastAsiaTheme="minorEastAsia" w:cs="Times New Roman"/>
          <w:kern w:val="0"/>
          <w:lang w:val="en-US"/>
        </w:rPr>
        <w:t>[18]</w:t>
      </w:r>
      <w:r w:rsidR="009A37BC" w:rsidRPr="009A37BC">
        <w:fldChar w:fldCharType="end"/>
      </w:r>
      <w:r w:rsidR="009A37BC" w:rsidRPr="009A37BC">
        <w:t xml:space="preserve"> and InSilicoVA </w:t>
      </w:r>
      <w:r w:rsidR="009A37BC" w:rsidRPr="009A37BC">
        <w:fldChar w:fldCharType="begin"/>
      </w:r>
      <w:r w:rsidR="008D15A0">
        <w:instrText xml:space="preserve"> ADDIN ZOTERO_ITEM CSL_CITATION {"citationID":"00000009","properties":{"unsorted":false,"formattedCitation":"[15]","plainCitation":"[15]","noteIndex":0},"citationItems":[{"id":2641,"uris":["http://zotero.org/users/6749620/items/KVHNNXR8"],"itemData":{"id":2641,"type":"article-journal","abstract":"In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8D15A0">
        <w:rPr>
          <w:rFonts w:eastAsiaTheme="minorEastAsia" w:cs="Times New Roman"/>
          <w:kern w:val="0"/>
          <w:lang w:val="en-US"/>
        </w:rPr>
        <w:t>[15]</w:t>
      </w:r>
      <w:r w:rsidR="009A37BC" w:rsidRPr="009A37BC">
        <w:fldChar w:fldCharType="end"/>
      </w:r>
      <w:r w:rsidR="009A37BC" w:rsidRPr="009A37BC">
        <w:t xml:space="preserve"> have been developed</w:t>
      </w:r>
      <w:r w:rsidR="005079B5">
        <w:t xml:space="preserve"> and used in many VA studies</w:t>
      </w:r>
      <w:r w:rsidR="009A37BC" w:rsidRPr="009A37BC">
        <w:t xml:space="preserve">.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8D15A0">
        <w:instrText xml:space="preserve"> ADDIN ZOTERO_ITEM CSL_CITATION {"citationID":"00000010","properties":{"unsorted":false,"formattedCitation":"[19\\uc0\\u8211{}23]","plainCitation":"[19–23]","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8D15A0" w:rsidRPr="008D15A0">
        <w:rPr>
          <w:rFonts w:eastAsiaTheme="minorEastAsia"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8D15A0">
        <w:instrText xml:space="preserve"> ADDIN ZOTERO_ITEM CSL_CITATION {"citationID":"00000011","properties":{"unsorted":false,"formattedCitation":"[24\\uc0\\u8211{}26]","plainCitation":"[24–26]","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8D15A0" w:rsidRPr="008D15A0">
        <w:rPr>
          <w:rFonts w:eastAsiaTheme="minorEastAsia"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8D15A0">
        <w:instrText xml:space="preserve"> ADDIN ZOTERO_ITEM CSL_CITATION {"citationID":"NDJe4LuH","properties":{"formattedCitation":"[19]","plainCitation":"[19]","noteIndex":0},"citationItems":[{"id":2532,"uris":["http://zotero.org/users/6749620/items/SU7YDIGK"],"itemData":{"id":2532,"type":"article-journal","abstract":"Verbal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8D15A0">
        <w:rPr>
          <w:rFonts w:eastAsiaTheme="minorEastAsia" w:cs="Times New Roman"/>
          <w:kern w:val="0"/>
          <w:lang w:val="en-US"/>
        </w:rPr>
        <w:t>[19]</w:t>
      </w:r>
      <w:r w:rsidR="004B119E">
        <w:fldChar w:fldCharType="end"/>
      </w:r>
      <w:r w:rsidR="004B119E">
        <w:t>.</w:t>
      </w:r>
    </w:p>
    <w:p w14:paraId="06F42FAE" w14:textId="684C1793"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8D15A0">
        <w:instrText xml:space="preserve"> ADDIN ZOTERO_ITEM CSL_CITATION {"citationID":"00000012","properties":{"unsorted":false,"formattedCitation":"[27\\uc0\\u8211{}30]","plainCitation":"[27–30]","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8D15A0" w:rsidRPr="008D15A0">
        <w:rPr>
          <w:rFonts w:eastAsiaTheme="minorEastAsia"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8D15A0">
        <w:instrText xml:space="preserve"> ADDIN ZOTERO_ITEM CSL_CITATION {"citationID":"00000013","properties":{"unsorted":false,"formattedCitation":"[31]","plainCitation":"[31]","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8D15A0">
        <w:rPr>
          <w:rFonts w:eastAsiaTheme="minorEastAsia" w:cs="Times New Roman"/>
          <w:kern w:val="0"/>
          <w:lang w:val="en-US"/>
        </w:rPr>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8D15A0">
        <w:instrText xml:space="preserve"> ADDIN ZOTERO_ITEM CSL_CITATION {"citationID":"00000014","properties":{"unsorted":false,"formattedCitation":"[32]","plainCitation":"[32]","noteIndex":0},"citationItems":[{"id":2583,"uris":["http://zotero.org/users/6749620/items/SYRTRJCY"],"itemData":{"id":2583,"type":"article","abstract":"We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8D15A0">
        <w:rPr>
          <w:rFonts w:eastAsiaTheme="minorEastAsia" w:cs="Times New Roman"/>
          <w:kern w:val="0"/>
          <w:lang w:val="en-US"/>
        </w:rPr>
        <w:t>[32]</w:t>
      </w:r>
      <w:r w:rsidRPr="00E90930">
        <w:fldChar w:fldCharType="end"/>
      </w:r>
      <w:r w:rsidR="00A77FB0">
        <w:t>. More</w:t>
      </w:r>
      <w:r w:rsidR="009F1163">
        <w:t xml:space="preserve"> recently, GPT-5</w:t>
      </w:r>
      <w:r w:rsidR="007904E0">
        <w:t xml:space="preserve">, </w:t>
      </w:r>
      <w:r w:rsidR="009F1163">
        <w:t xml:space="preserve">introduced in 2025, </w:t>
      </w:r>
      <w:r w:rsidR="007904E0">
        <w:t>has been reported</w:t>
      </w:r>
      <w:r w:rsidR="009F1163">
        <w:t xml:space="preserve"> to </w:t>
      </w:r>
      <w:r w:rsidR="007904E0">
        <w:t>demonstrate</w:t>
      </w:r>
      <w:r w:rsidR="009F1163">
        <w:t xml:space="preserve"> </w:t>
      </w:r>
      <w:r w:rsidR="007904E0">
        <w:t>enhanced</w:t>
      </w:r>
      <w:r w:rsidR="009F1163">
        <w:t xml:space="preserve"> reasoning </w:t>
      </w:r>
      <w:r w:rsidR="007904E0">
        <w:t xml:space="preserve">capabilities </w:t>
      </w:r>
      <w:r w:rsidR="009F1163">
        <w:t>and reduc</w:t>
      </w:r>
      <w:r w:rsidR="007904E0">
        <w:t>ed</w:t>
      </w:r>
      <w:r w:rsidR="009F1163">
        <w:t xml:space="preserve"> </w:t>
      </w:r>
      <w:r w:rsidR="007904E0">
        <w:t>tendency to provide inaccurate o</w:t>
      </w:r>
      <w:r w:rsidR="00BE247B">
        <w:t>r</w:t>
      </w:r>
      <w:r w:rsidR="007904E0">
        <w:t xml:space="preserve"> misleading </w:t>
      </w:r>
      <w:r w:rsidR="00214348">
        <w:t>information</w:t>
      </w:r>
      <w:r w:rsidR="009B1472">
        <w:t xml:space="preserve"> </w:t>
      </w:r>
      <w:r w:rsidR="009B1472">
        <w:fldChar w:fldCharType="begin"/>
      </w:r>
      <w:r w:rsidR="008D15A0">
        <w:instrText xml:space="preserve"> ADDIN ZOTERO_ITEM CSL_CITATION {"citationID":"pWQyzQMn","properties":{"formattedCitation":"[33]","plainCitation":"[33]","noteIndex":0},"citationItems":[{"id":3489,"uris":["http://zotero.org/users/6749620/items/C3TUT8IU"],"itemData":{"id":3489,"type":"webpage","abstract":"Our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9B1472">
        <w:fldChar w:fldCharType="separate"/>
      </w:r>
      <w:r w:rsidR="008D15A0">
        <w:rPr>
          <w:rFonts w:eastAsiaTheme="minorEastAsia" w:cs="Times New Roman"/>
          <w:kern w:val="0"/>
          <w:lang w:val="en-US"/>
        </w:rPr>
        <w:t>[33]</w:t>
      </w:r>
      <w:r w:rsidR="009B1472">
        <w:fldChar w:fldCharType="end"/>
      </w:r>
      <w:r w:rsidR="009F1163">
        <w:t>.</w:t>
      </w:r>
      <w:r w:rsidRPr="00E90930">
        <w:t xml:space="preserve"> Given the underutilization of narrative free text in VA analysis and the capabilities of LLMs in processing such data, </w:t>
      </w:r>
      <w:r w:rsidRPr="00E90930">
        <w:lastRenderedPageBreak/>
        <w:t>we conducted a study using VA records from Sierra Leone (2019–2022) to compare f</w:t>
      </w:r>
      <w:r w:rsidR="009B1472">
        <w:t>ive</w:t>
      </w:r>
      <w:r w:rsidRPr="00E90930">
        <w:t xml:space="preserve"> models</w:t>
      </w:r>
      <w:r w:rsidR="00744CC8">
        <w:t>:</w:t>
      </w:r>
      <w:r w:rsidRPr="00E90930">
        <w:t xml:space="preserve"> </w:t>
      </w:r>
      <w:r w:rsidR="00744CC8">
        <w:t>t</w:t>
      </w:r>
      <w:r w:rsidR="009B1472">
        <w:t>hree</w:t>
      </w:r>
      <w:r w:rsidR="00744CC8">
        <w:t xml:space="preserve"> LLMs (</w:t>
      </w:r>
      <w:r w:rsidRPr="00E90930">
        <w:t>GPT-3.5</w:t>
      </w:r>
      <w:r w:rsidR="009B1472">
        <w:t xml:space="preserve">, </w:t>
      </w:r>
      <w:r w:rsidRPr="00E90930">
        <w:t>GPT-4</w:t>
      </w:r>
      <w:r w:rsidR="009B1472">
        <w:t>, and GPT-5</w:t>
      </w:r>
      <w:r w:rsidR="00744CC8">
        <w:t>) and two algorithms based on symptoms (</w:t>
      </w:r>
      <w:r w:rsidRPr="00E90930">
        <w:t>InterVA-5 and InSilicoVA</w:t>
      </w:r>
      <w:r w:rsidR="00744CC8">
        <w:t>)</w:t>
      </w:r>
      <w:r w:rsidRPr="00E90930">
        <w:t>, against 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78729615" w:rsidR="00CD3E2C" w:rsidRDefault="00AD4706" w:rsidP="009A3616">
      <w:r>
        <w:t>This s</w:t>
      </w:r>
      <w:r w:rsidR="00EB778C">
        <w:t>ection</w:t>
      </w:r>
      <w:r>
        <w:t xml:space="preserve"> outlines the methodology used to compare cause of </w:t>
      </w:r>
      <w:r w:rsidRPr="00C245CA">
        <w:t xml:space="preserve">death (COD) assignments from </w:t>
      </w:r>
      <w:r w:rsidR="00D65A0E">
        <w:t>five</w:t>
      </w:r>
      <w:r w:rsidRPr="00C245CA">
        <w:t xml:space="preserve"> models, GPT-3.5, GPT-4,</w:t>
      </w:r>
      <w:r w:rsidR="00444381">
        <w:t xml:space="preserve"> GPT-5,</w:t>
      </w:r>
      <w:r w:rsidRPr="00C245CA">
        <w:t xml:space="preserve"> InterVA-5, and InSilicoVA, with physician-determined CODs, as summarized in Figure 1. The dataset was first filtered to include only records with physician agreement, as described in Section 2.1. Section 2.2 details the input formats and output structures of the </w:t>
      </w:r>
      <w:r w:rsidR="00D65A0E">
        <w:t>five</w:t>
      </w:r>
      <w:r w:rsidRPr="00C245CA">
        <w:t xml:space="preserve">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4ECA5EA6">
            <wp:extent cx="5566558" cy="3950898"/>
            <wp:effectExtent l="0" t="0" r="0" b="0"/>
            <wp:docPr id="1470704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pic:cNvPicPr/>
                  </pic:nvPicPr>
                  <pic:blipFill>
                    <a:blip r:embed="rId8">
                      <a:extLst>
                        <a:ext uri="{28A0092B-C50C-407E-A947-70E740481C1C}">
                          <a14:useLocalDpi xmlns:a14="http://schemas.microsoft.com/office/drawing/2010/main" val="0"/>
                        </a:ext>
                      </a:extLst>
                    </a:blip>
                    <a:stretch>
                      <a:fillRect/>
                    </a:stretch>
                  </pic:blipFill>
                  <pic:spPr>
                    <a:xfrm>
                      <a:off x="0" y="0"/>
                      <a:ext cx="5582731" cy="3962377"/>
                    </a:xfrm>
                    <a:prstGeom prst="rect">
                      <a:avLst/>
                    </a:prstGeom>
                  </pic:spPr>
                </pic:pic>
              </a:graphicData>
            </a:graphic>
          </wp:inline>
        </w:drawing>
      </w:r>
    </w:p>
    <w:p w14:paraId="78B8D3D3" w14:textId="5EF48F73"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surveys, and filtered to </w:t>
      </w:r>
      <w:r w:rsidR="00AD7CB2">
        <w:t>6939</w:t>
      </w:r>
      <w:r w:rsidR="00D0631A">
        <w:t xml:space="preserve"> records where two randomly assigned physicians agreed on the cause of death.</w:t>
      </w:r>
      <w:r w:rsidR="00EA0DFC">
        <w:t xml:space="preserve"> </w:t>
      </w:r>
      <w:r w:rsidR="00D264AC">
        <w:t xml:space="preserve">Five </w:t>
      </w:r>
      <w:r w:rsidR="00EA0DFC">
        <w:t>computer models GPT-3.5, GPT-4,</w:t>
      </w:r>
      <w:r w:rsidR="003662A3">
        <w:t xml:space="preserve"> GPT-5,</w:t>
      </w:r>
      <w:r w:rsidR="00EA0DFC">
        <w:t xml:space="preserve"> InterVA-5, and InSilicoVA were </w:t>
      </w:r>
      <w:r w:rsidR="009B6129">
        <w:t>compared to physicians using standardized CGHR-10 codes, and evaluated using individual PCCC and population CSMF accuracy metrics.</w:t>
      </w:r>
    </w:p>
    <w:p w14:paraId="133D860A" w14:textId="77777777" w:rsidR="00CD3E2C" w:rsidRPr="00E45FEF" w:rsidRDefault="00AD4706" w:rsidP="009A3616">
      <w:pPr>
        <w:pStyle w:val="Heading2"/>
      </w:pPr>
      <w:r w:rsidRPr="00E45FEF">
        <w:lastRenderedPageBreak/>
        <w:t>Verbal Autopsy (VA) Data</w:t>
      </w:r>
    </w:p>
    <w:p w14:paraId="29B419B0" w14:textId="0BE4E577"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8D15A0">
        <w:instrText xml:space="preserve"> ADDIN ZOTERO_ITEM CSL_CITATION {"citationID":"00000015","properties":{"unsorted":false,"formattedCitation":"[34, 35]","plainCitation":"[34, 35]","noteIndex":0},"citationItems":[{"id":2580,"uris":["http://zotero.org/users/6749620/items/LB3E3IVG"],"itemData":{"id":2580,"type":"webpage","title":"Healthy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8D15A0">
        <w:rPr>
          <w:rFonts w:eastAsiaTheme="minorEastAsia" w:cs="Times New Roman"/>
          <w:kern w:val="0"/>
          <w:lang w:val="en-US"/>
        </w:rPr>
        <w:t>[34, 35]</w:t>
      </w:r>
      <w:r w:rsidR="00A6082D">
        <w:fldChar w:fldCharType="end"/>
      </w:r>
      <w:r w:rsidR="00744CC8">
        <w:t>.</w:t>
      </w:r>
      <w:r w:rsidR="005C35C8">
        <w:t xml:space="preserve"> </w:t>
      </w:r>
      <w:r w:rsidR="00744CC8">
        <w:t>HEAL-SL employs</w:t>
      </w:r>
      <w:r>
        <w:t xml:space="preserve"> dual-coded </w:t>
      </w:r>
      <w:r w:rsidR="007F716D">
        <w:t>E</w:t>
      </w:r>
      <w:r w:rsidR="00744CC8">
        <w:t xml:space="preserve">lectronic </w:t>
      </w:r>
      <w:r w:rsidR="007F716D">
        <w:t>V</w:t>
      </w:r>
      <w:r w:rsidR="00744CC8">
        <w:t xml:space="preserve">erbal </w:t>
      </w:r>
      <w:r w:rsidR="007F716D">
        <w:t>A</w:t>
      </w:r>
      <w:r w:rsidR="00744CC8">
        <w:t xml:space="preserve">utopsy </w:t>
      </w:r>
      <w:r>
        <w:t xml:space="preserve">(EVA). Each record was independently reviewed by two randomly selected physicians, who assigned COD codes based on the International Classification of Diseases, 10th Revision (ICD-10) </w:t>
      </w:r>
      <w:r>
        <w:fldChar w:fldCharType="begin"/>
      </w:r>
      <w:r w:rsidR="008D15A0">
        <w:instrText xml:space="preserve"> ADDIN ZOTERO_ITEM CSL_CITATION {"citationID":"00000016","properties":{"unsorted":false,"formattedCitation":"[36]","plainCitation":"[36]","noteIndex":0},"citationItems":[{"id":2594,"uris":["http://zotero.org/users/6749620/items/QEF8EMZ7"],"itemData":{"id":2594,"type":"report","note":"5th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8D15A0">
        <w:rPr>
          <w:rFonts w:eastAsiaTheme="minorEastAsia" w:cs="Times New Roman"/>
          <w:kern w:val="0"/>
          <w:lang w:val="en-US"/>
        </w:rPr>
        <w:t>[36]</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8D15A0">
        <w:instrText xml:space="preserve"> ADDIN ZOTERO_ITEM CSL_CITATION {"citationID":"00000017","properties":{"unsorted":false,"formattedCitation":"[37]","plainCitation":"[37]","noteIndex":0},"citationItems":[{"id":2593,"uris":["http://zotero.org/users/6749620/items/LHVJ27QL"],"itemData":{"id":2593,"type":"article-journal","abstract":"Verbal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8D15A0">
        <w:rPr>
          <w:rFonts w:eastAsiaTheme="minorEastAsia" w:cs="Times New Roman"/>
          <w:kern w:val="0"/>
          <w:lang w:val="en-US"/>
        </w:rPr>
        <w:t>[37]</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77FB45AA"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8D15A0">
        <w:instrText xml:space="preserve"> ADDIN ZOTERO_ITEM CSL_CITATION {"citationID":"00000018","properties":{"unsorted":false,"formattedCitation":"[16, 38, 39]","plainCitation":"[16, 38, 39]","noteIndex":0},"citationItems":[{"id":2616,"uris":["http://zotero.org/users/6749620/items/6I5UBQYW"],"itemData":{"id":2616,"type":"article-journal","abstract":"The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2614,"uris":["http://zotero.org/users/6749620/items/5GNDAK2F"],"itemData":{"id":2614,"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8D15A0">
        <w:rPr>
          <w:rFonts w:eastAsiaTheme="minorEastAsia" w:cs="Times New Roman"/>
          <w:kern w:val="0"/>
          <w:lang w:val="en-US"/>
        </w:rPr>
        <w:t>[16, 38, 39]</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44CA6F1B" w:rsidR="00744CC8" w:rsidRDefault="0000648D" w:rsidP="009A3616">
      <w:r>
        <w:t>F</w:t>
      </w:r>
      <w:r w:rsidR="00010764">
        <w:t>ive</w:t>
      </w:r>
      <w:r>
        <w:t xml:space="preserve"> computational models were used to assign causes of death (CODs) for each of the 6,939 physician-agreed verbal autopsy (VA) records: </w:t>
      </w:r>
      <w:r w:rsidR="003F4FD9">
        <w:t xml:space="preserve">GPT-5, </w:t>
      </w:r>
      <w:r>
        <w:t>GPT-3.5, GPT-4, InterVA-5, and InSilicoVA. InterVA-5 and InSilicoVA are widely used statistical models within the OpenVA framework for COD assignment in VA</w:t>
      </w:r>
      <w:r w:rsidRPr="004867D9">
        <w:t xml:space="preserve">s </w:t>
      </w:r>
      <w:r w:rsidRPr="004867D9">
        <w:fldChar w:fldCharType="begin"/>
      </w:r>
      <w:r w:rsidR="008D15A0">
        <w:instrText xml:space="preserve"> ADDIN ZOTERO_ITEM CSL_CITATION {"citationID":"00000019","properties":{"unsorted":false,"formattedCitation":"[11, 19, 20, 22, 23, 40\\uc0\\u8211{}42]","plainCitation":"[11, 19, 20, 22, 23, 40–42]","noteIndex":0},"citationItems":[{"id":2640,"uris":["http://zotero.org/users/6749620/items/S3QHNWMV"],"itemData":{"id":2640,"type":"article-journal","abstract":"Monitoring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8D15A0" w:rsidRPr="008D15A0">
        <w:rPr>
          <w:rFonts w:eastAsiaTheme="minorEastAsia" w:cs="Times New Roman"/>
          <w:kern w:val="0"/>
          <w:lang w:val="en-US"/>
        </w:rPr>
        <w:t>[11, 19, 20, 22, 23, 40–42]</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w:t>
      </w:r>
      <w:r>
        <w:lastRenderedPageBreak/>
        <w:t xml:space="preserve">probability </w:t>
      </w:r>
      <w:r>
        <w:fldChar w:fldCharType="begin"/>
      </w:r>
      <w:r w:rsidR="008D15A0">
        <w:instrText xml:space="preserve"> ADDIN ZOTERO_ITEM CSL_CITATION {"citationID":"00000020","properties":{"unsorted":false,"formattedCitation":"[18, 43, 44]","plainCitation":"[18, 43, 44]","noteIndex":0},"citationItems":[{"id":2581,"uris":["http://zotero.org/users/6749620/items/U3A2VM9I"],"itemData":{"id":2581,"type":"article-journal","abstract":"Verbal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2631,"uris":["http://zotero.org/users/6749620/items/7DZG2DMM"],"itemData":{"id":2631,"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2629,"uris":["http://zotero.org/users/6749620/items/XPGAXQ8A"],"itemData":{"id":2629,"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8D15A0">
        <w:rPr>
          <w:rFonts w:eastAsiaTheme="minorEastAsia" w:cs="Times New Roman"/>
          <w:kern w:val="0"/>
          <w:lang w:val="en-US"/>
        </w:rPr>
        <w:t>[18, 43, 44]</w:t>
      </w:r>
      <w:r>
        <w:fldChar w:fldCharType="end"/>
      </w:r>
      <w:r>
        <w:t xml:space="preserve">. InSilicoVA extends this approach by incorporating a hierarchical Bayesian framework and Markov Chain Monte </w:t>
      </w:r>
      <w:r w:rsidR="00A83B17">
        <w:t>C</w:t>
      </w:r>
      <w:r>
        <w:t xml:space="preserve">arlo </w:t>
      </w:r>
      <w:r w:rsidRPr="004867D9">
        <w:t xml:space="preserve">methods </w:t>
      </w:r>
      <w:r w:rsidRPr="004867D9">
        <w:fldChar w:fldCharType="begin"/>
      </w:r>
      <w:r w:rsidR="008D15A0">
        <w:instrText xml:space="preserve"> ADDIN ZOTERO_ITEM CSL_CITATION {"citationID":"00000021","properties":{"unsorted":false,"formattedCitation":"[45\\uc0\\u8211{}47]","plainCitation":"[45–47]","noteIndex":0},"citationItems":[{"id":2628,"uris":["http://zotero.org/users/6749620/items/ZY9LCWF4"],"itemData":{"id":2628,"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2626,"uris":["http://zotero.org/users/6749620/items/FZ7J4956"],"itemData":{"id":2626,"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2625,"uris":["http://zotero.org/users/6749620/items/YHEZNWGL"],"itemData":{"id":2625,"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8D15A0" w:rsidRPr="008D15A0">
        <w:rPr>
          <w:rFonts w:eastAsiaTheme="minorEastAsia" w:cs="Times New Roman"/>
          <w:kern w:val="0"/>
          <w:lang w:val="en-US"/>
        </w:rPr>
        <w:t>[45–47]</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8D15A0">
        <w:instrText xml:space="preserve"> ADDIN ZOTERO_ITEM CSL_CITATION {"citationID":"00000022","properties":{"unsorted":false,"formattedCitation":"[15]","plainCitation":"[15]","noteIndex":0},"citationItems":[{"id":2641,"uris":["http://zotero.org/users/6749620/items/KVHNNXR8"],"itemData":{"id":2641,"type":"article-journal","abstract":"In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8D15A0">
        <w:rPr>
          <w:rFonts w:eastAsiaTheme="minorEastAsia" w:cs="Times New Roman"/>
          <w:kern w:val="0"/>
          <w:lang w:val="en-US"/>
        </w:rPr>
        <w:t>[15]</w:t>
      </w:r>
      <w:r w:rsidRPr="004867D9">
        <w:fldChar w:fldCharType="end"/>
      </w:r>
      <w:r w:rsidRPr="004867D9">
        <w:t>.</w:t>
      </w:r>
      <w:r w:rsidR="004867D9">
        <w:t xml:space="preserve"> </w:t>
      </w:r>
      <w:r w:rsidRPr="004867D9">
        <w:t xml:space="preserve">GPT-3.5 </w:t>
      </w:r>
      <w:r w:rsidRPr="004867D9">
        <w:fldChar w:fldCharType="begin"/>
      </w:r>
      <w:r w:rsidR="008D15A0">
        <w:instrText xml:space="preserve"> ADDIN ZOTERO_ITEM CSL_CITATION {"citationID":"00000023","properties":{"unsorted":false,"formattedCitation":"[48]","plainCitation":"[48]","noteIndex":0},"citationItems":[{"id":2601,"uris":["http://zotero.org/users/6749620/items/LYXMXVNJ"],"itemData":{"id":2601,"type":"article","abstract":"Recent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8D15A0">
        <w:rPr>
          <w:rFonts w:eastAsiaTheme="minorEastAsia" w:cs="Times New Roman"/>
          <w:kern w:val="0"/>
          <w:lang w:val="en-US"/>
        </w:rPr>
        <w:t>[48]</w:t>
      </w:r>
      <w:r w:rsidRPr="004867D9">
        <w:fldChar w:fldCharType="end"/>
      </w:r>
      <w:r w:rsidR="00B94E72">
        <w:t>,</w:t>
      </w:r>
      <w:r w:rsidRPr="004867D9">
        <w:t xml:space="preserve"> GPT-4 </w:t>
      </w:r>
      <w:r w:rsidRPr="004867D9">
        <w:fldChar w:fldCharType="begin"/>
      </w:r>
      <w:r w:rsidR="008D15A0">
        <w:instrText xml:space="preserve"> ADDIN ZOTERO_ITEM CSL_CITATION {"citationID":"00000024","properties":{"unsorted":false,"formattedCitation":"[32]","plainCitation":"[32]","noteIndex":0},"citationItems":[{"id":2583,"uris":["http://zotero.org/users/6749620/items/SYRTRJCY"],"itemData":{"id":2583,"type":"article","abstract":"We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8D15A0">
        <w:rPr>
          <w:rFonts w:eastAsiaTheme="minorEastAsia" w:cs="Times New Roman"/>
          <w:kern w:val="0"/>
          <w:lang w:val="en-US"/>
        </w:rPr>
        <w:t>[32]</w:t>
      </w:r>
      <w:r w:rsidRPr="004867D9">
        <w:fldChar w:fldCharType="end"/>
      </w:r>
      <w:r w:rsidR="003F5059">
        <w:t>, and GPT-5</w:t>
      </w:r>
      <w:r w:rsidR="00873B2D">
        <w:t xml:space="preserve"> </w:t>
      </w:r>
      <w:r w:rsidR="00873B2D">
        <w:fldChar w:fldCharType="begin"/>
      </w:r>
      <w:r w:rsidR="008D15A0">
        <w:instrText xml:space="preserve"> ADDIN ZOTERO_ITEM CSL_CITATION {"citationID":"RAerDTdA","properties":{"formattedCitation":"[33]","plainCitation":"[33]","noteIndex":0},"citationItems":[{"id":3489,"uris":["http://zotero.org/users/6749620/items/C3TUT8IU"],"itemData":{"id":3489,"type":"webpage","abstract":"Our smartest, fastest, most useful model yet, with built-in thinking that puts expert-level intelligence in everyone’s hands.","container-title":"OpenAI","language":"en-US","title":"Introducing GPT-5","URL":"https://openai.com/index/introducing-gpt-5/","author":[{"literal":"OpenAI"}],"accessed":{"date-parts":[["2025",10,19]]},"issued":{"date-parts":[["2025",8,7]]},"citation-key":"openaiIntroducingGPT52025"}}],"schema":"https://github.com/citation-style-language/schema/raw/master/csl-citation.json"} </w:instrText>
      </w:r>
      <w:r w:rsidR="00873B2D">
        <w:fldChar w:fldCharType="separate"/>
      </w:r>
      <w:r w:rsidR="008D15A0">
        <w:rPr>
          <w:noProof/>
        </w:rPr>
        <w:t>[33]</w:t>
      </w:r>
      <w:r w:rsidR="00873B2D">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8D15A0">
        <w:instrText xml:space="preserve"> ADDIN ZOTERO_ITEM CSL_CITATION {"citationID":"00000025","properties":{"unsorted":false,"formattedCitation":"[49]","plainCitation":"[49]","noteIndex":0},"citationItems":[{"id":2632,"uris":["http://zotero.org/users/6749620/items/QYXXNITP"],"itemData":{"id":2632,"type":"paper-conference","abstract":"The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8D15A0">
        <w:rPr>
          <w:rFonts w:eastAsiaTheme="minorEastAsia" w:cs="Times New Roman"/>
          <w:kern w:val="0"/>
          <w:lang w:val="en-US"/>
        </w:rPr>
        <w:t>[49]</w:t>
      </w:r>
      <w:r w:rsidRPr="004867D9">
        <w:fldChar w:fldCharType="end"/>
      </w:r>
      <w:r w:rsidRPr="004867D9">
        <w:t xml:space="preserve">. These models are trained using reinforcement learning from human feedback </w:t>
      </w:r>
      <w:r w:rsidRPr="004867D9">
        <w:fldChar w:fldCharType="begin"/>
      </w:r>
      <w:r w:rsidR="008D15A0">
        <w:instrText xml:space="preserve"> ADDIN ZOTERO_ITEM CSL_CITATION {"citationID":"00000026","properties":{"unsorted":false,"formattedCitation":"[50\\uc0\\u8211{}53]","plainCitation":"[50–53]","noteIndex":0},"citationItems":[{"id":2634,"uris":["http://zotero.org/users/6749620/items/XKDEIGIX"],"itemData":{"id":2634,"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2635,"uris":["http://zotero.org/users/6749620/items/4TPFCBZM"],"itemData":{"id":2635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2636,"uris":["http://zotero.org/users/6749620/items/W5MPIUK6"],"itemData":{"id":2636,"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F."}],"issued":{"date-parts":[["2020"]]},"citation-key":"stiennonLearningSummarizeHuman2020"},"prefix":""},{"id":2633,"uris":["http://zotero.org/users/6749620/items/74GC3JTC"],"itemData":{"id":2633,"type":"article-journal","abstract":"Reinforcement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8D15A0" w:rsidRPr="008D15A0">
        <w:rPr>
          <w:rFonts w:eastAsiaTheme="minorEastAsia" w:cs="Times New Roman"/>
          <w:kern w:val="0"/>
          <w:lang w:val="en-US"/>
        </w:rPr>
        <w:t>[50–53]</w:t>
      </w:r>
      <w:r w:rsidRPr="004867D9">
        <w:fldChar w:fldCharType="end"/>
      </w:r>
      <w:r w:rsidRPr="004867D9">
        <w:t xml:space="preserve">, enabling them to follow natural language instructions </w:t>
      </w:r>
      <w:r w:rsidR="007A3642">
        <w:t>while</w:t>
      </w:r>
      <w:r w:rsidRPr="004867D9">
        <w:t xml:space="preserve"> generat</w:t>
      </w:r>
      <w:r w:rsidR="007A3642">
        <w:t>ing</w:t>
      </w:r>
      <w:r w:rsidRPr="004867D9">
        <w:t xml:space="preserve"> human-level responses. GPT-4 </w:t>
      </w:r>
      <w:r w:rsidR="00A94EC5">
        <w:t>demonstrated</w:t>
      </w:r>
      <w:r w:rsidRPr="004867D9">
        <w:t xml:space="preserve"> improvements over GPT-3.5, i</w:t>
      </w:r>
      <w:r>
        <w:t>ncluding more recent training data, enhanced reasoning capabilities, and multimodal input-output functionality (</w:t>
      </w:r>
      <w:r w:rsidR="003E1D44">
        <w:t xml:space="preserve">e.g., </w:t>
      </w:r>
      <w:r>
        <w:t xml:space="preserve">text, image, voice) </w:t>
      </w:r>
      <w:r>
        <w:fldChar w:fldCharType="begin"/>
      </w:r>
      <w:r w:rsidR="008D15A0">
        <w:instrText xml:space="preserve"> ADDIN ZOTERO_ITEM CSL_CITATION {"citationID":"00000027","properties":{"unsorted":false,"formattedCitation":"[31]","plainCitation":"[31]","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8D15A0">
        <w:rPr>
          <w:rFonts w:eastAsiaTheme="minorEastAsia" w:cs="Times New Roman"/>
          <w:kern w:val="0"/>
          <w:lang w:val="en-US"/>
        </w:rPr>
        <w:t>[31]</w:t>
      </w:r>
      <w:r>
        <w:fldChar w:fldCharType="end"/>
      </w:r>
      <w:r w:rsidR="00241FD3">
        <w:t>, while</w:t>
      </w:r>
      <w:r w:rsidR="0057506A">
        <w:t xml:space="preserve"> GPT-5 has been reported </w:t>
      </w:r>
      <w:r w:rsidR="007765EE">
        <w:t>in preliminary studies to</w:t>
      </w:r>
      <w:r w:rsidR="0057506A">
        <w:t xml:space="preserve"> outperform GPT-4 </w:t>
      </w:r>
      <w:r w:rsidR="007765EE">
        <w:t>across multiple evaluation domains</w:t>
      </w:r>
      <w:r w:rsidR="00FB6FBF">
        <w:t xml:space="preserve"> with enhanced reasoning capabilities</w:t>
      </w:r>
      <w:r w:rsidR="000146F3">
        <w:t xml:space="preserve"> and reduced hallucination</w:t>
      </w:r>
      <w:r w:rsidR="0057506A">
        <w:t xml:space="preserve"> </w:t>
      </w:r>
      <w:r w:rsidR="0057506A">
        <w:fldChar w:fldCharType="begin"/>
      </w:r>
      <w:r w:rsidR="008D15A0">
        <w:instrText xml:space="preserve"> ADDIN ZOTERO_ITEM CSL_CITATION {"citationID":"iCYuZkLu","properties":{"formattedCitation":"[54\\uc0\\u8211{}56]","plainCitation":"[54–56]","noteIndex":0},"citationItems":[{"id":3487,"uris":["http://zotero.org/users/6749620/items/27IKKQUY"],"itemData":{"id":3487,"type":"article","abstract":"As ChatGPT goes viral, generative AI (AIGC, a.k.a AI-generated content) has made headlines everywhere because of its ability to analyze and create text, images, and beyond. With such overwhelming media coverage, it is almost impossible for us to miss the opportunity to glimpse AIGC from a certain angle. In the era of AI transitioning from pure analysis to creation, it is worth noting that ChatGPT, with its most recent language model GPT-4, is just a tool out of numerous AIGC tasks. Impressed by the capability of the ChatGPT, many people are wondering about its limits: can GPT-5 (or other future GPT variants) help ChatGPT unify all AIGC tasks for diversified content creation? Toward answering this question, a comprehensive review of existing AIGC tasks is needed. As such, our work comes to fill this gap promptly by offering a first look at AIGC, ranging from its techniques to applications. Modern generative AI relies on various technical foundations, ranging from model architecture and self-supervised pretraining to generative modeling methods (like GAN and diffusion models). After introducing the fundamental techniques, this work focuses on the technological development of various AIGC tasks based on their output type, including text, images, videos, 3D content, etc., which depicts the full potential of ChatGPT's future. Moreover, we summarize their significant applications in some mainstream industries, such as education and creativity content. Finally, we discuss the challenges currently faced and present an outlook on how generative AI might evolve in the near future.","DOI":"10.48550/arXiv.2303.11717","note":"arXiv:2303.11717 [cs]","number":"arXiv:2303.11717","publisher":"arXiv","source":"arXiv.org","title":"A Complete Survey on Generative AI (AIGC): Is ChatGPT from GPT-4 to GPT-5 All You Need?","title-short":"A Complete Survey on Generative AI (AIGC)","URL":"http://arxiv.org/abs/2303.11717","author":[{"family":"Zhang","given":"Chaoning"},{"family":"Zhang","given":"Chenshuang"},{"family":"Zheng","given":"Sheng"},{"family":"Qiao","given":"Yu"},{"family":"Li","given":"Chenghao"},{"family":"Zhang","given":"Mengchun"},{"family":"Dam","given":"Sumit Kumar"},{"family":"Thwal","given":"Chu Myaet"},{"family":"Tun","given":"Ye Lin"},{"family":"Huy","given":"Le Luang"},{"family":"kim","given":"Donguk"},{"family":"Bae","given":"Sung-Ho"},{"family":"Lee","given":"Lik-Hang"},{"family":"Yang","given":"Yang"},{"family":"Shen","given":"Heng Tao"},{"family":"Kweon","given":"In So"},{"family":"Hong","given":"Choong Seon"}],"accessed":{"date-parts":[["2025",10,19]]},"issued":{"date-parts":[["2023",3,21]]},"citation-key":"zhangCompleteSurveyGenerative2023"}},{"id":3486,"uris":["http://zotero.org/users/6749620/items/T72S78SC"],"itemData":{"id":3486,"type":"article","abstract":"Recent advances in large language models (LLMs) have enabled general-purpose systems to perform increasingly complex domain-specific reasoning without extensive fine-tuning. In the medical domain, decision-making often requires integrating heterogeneous information sources, including patient narratives, structured data, and medical images. This study positions GPT-5 as a generalist multimodal reasoner for medical decision support and systematically evaluates its zero-shot chain-of-thought reasoning performance on both text-based question answering and visual question answering tasks under a unified protocol. We benchmark GPT-5, GPT-5-mini, GPT-5-nano, and GPT-4o-2024-11-20 against standardized splits of MedQA, MedXpertQA (text and multimodal), MMLU medical subsets, USMLE self-assessment exams, and VQA-RAD. Results show that GPT-5 consistently outperforms all baselines, achieving state-of-the-art accuracy across all QA benchmarks and delivering substantial gains in multimodal reasoning. On MedXpertQA MM, GPT-5 improves reasoning and understanding scores by +29.26% and +26.18% over GPT-4o, respectively, and surpasses pre-licensed human experts by +24.23% in reasoning and +29.40% in understanding. In contrast, GPT-4o remains below human expert performance in most dimensions. A representative case study demonstrates GPT-5's ability to integrate visual and textual cues into a coherent diagnostic reasoning chain, recommending appropriate high-stakes interventions. Our results show that, on these controlled multimodal reasoning benchmarks, GPT-5 moves from human-comparable to above human-expert performance. This improvement may substantially inform the design of future clinical decision-support systems.","DOI":"10.48550/arXiv.2508.08224","note":"arXiv:2508.08224 [cs]","number":"arXiv:2508.08224","publisher":"arXiv","source":"arXiv.org","title":"Capabilities of GPT-5 on Multimodal Medical Reasoning","URL":"http://arxiv.org/abs/2508.08224","author":[{"family":"Wang","given":"Shansong"},{"family":"Hu","given":"Mingzhe"},{"family":"Li","given":"Qiang"},{"family":"Safari","given":"Mojtaba"},{"family":"Yang","given":"Xiaofeng"}],"accessed":{"date-parts":[["2025",10,19]]},"issued":{"date-parts":[["2025",8,13]]},"citation-key":"wangCapabilitiesGPT5Multimodal2025"}},{"id":3485,"uris":["http://zotero.org/users/6749620/items/5R6II6L3"],"itemData":{"id":3485,"type":"article","abstract":"The accelerated evolution of large language models has raised questions about their comparative performance across domains of practical importance. GPT-4 by OpenAI introduced advances in reasoning, multimodality, and task generalization, establishing itself as a valuable tool in education, clinical diagnosis, and academic writing, though it was accompanied by several flaws. Released in August 2025, GPT-5 incorporates a system-of-models architecture designed for task-specific optimization and, based on both anecdotal accounts and emerging evidence from the literature, demonstrates stronger performance than its predecessor in medical contexts. This study provides one of the first systematic comparisons of GPT-4 and GPT-5 using human raters from linguistics and clinical fields. Twenty experts evaluated model-generated outputs across five domains: lesson planning, assignment evaluation, clinical diagnosis, research generation, and ethical reasoning, based on predefined criteria. Mixed-effects models revealed that GPT-5 significantly outperformed GPT-4 in lesson planning, clinical diagnosis, research generation, and ethical reasoning, while both models performed comparably in assignment assessment. The findings highlight the potential of GPT-5 to serve as a context-sensitive and domain-specialized tool, offering tangible benefits for education, clinical practice, and academic research, while also advancing ethical reasoning. These results contribute to one of the earliest empirical evaluations of the evolving capabilities and practical promise of GPT-5.","DOI":"10.48550/arXiv.2508.19259","note":"arXiv:2508.19259 [cs]","number":"arXiv:2508.19259","publisher":"arXiv","source":"arXiv.org","title":"Capabilities of GPT-5 across critical domains: Is it the next breakthrough?","title-short":"Capabilities of GPT-5 across critical domains","URL":"http://arxiv.org/abs/2508.19259","author":[{"family":"Georgiou","given":"Georgios P."}],"accessed":{"date-parts":[["2025",10,19]]},"issued":{"date-parts":[["2025",8,16]]},"citation-key":"georgiouCapabilitiesGPT5Critical2025"}}],"schema":"https://github.com/citation-style-language/schema/raw/master/csl-citation.json"} </w:instrText>
      </w:r>
      <w:r w:rsidR="0057506A">
        <w:fldChar w:fldCharType="separate"/>
      </w:r>
      <w:r w:rsidR="008D15A0" w:rsidRPr="008D15A0">
        <w:rPr>
          <w:rFonts w:eastAsiaTheme="minorEastAsia" w:cs="Times New Roman"/>
          <w:kern w:val="0"/>
          <w:lang w:val="en-US"/>
        </w:rPr>
        <w:t>[54–56]</w:t>
      </w:r>
      <w:r w:rsidR="0057506A">
        <w:fldChar w:fldCharType="end"/>
      </w:r>
      <w:r w:rsidR="0057506A">
        <w:t>.</w:t>
      </w:r>
    </w:p>
    <w:p w14:paraId="50045C01" w14:textId="388A094C" w:rsidR="00C3297A" w:rsidRPr="000B0F3F" w:rsidRDefault="00AD4706" w:rsidP="009A3616">
      <w:r w:rsidRPr="000B0F3F">
        <w:t>For GPT-3.5</w:t>
      </w:r>
      <w:r w:rsidR="0028558A">
        <w:t xml:space="preserve">, </w:t>
      </w:r>
      <w:r w:rsidRPr="000B0F3F">
        <w:t>GPT-4</w:t>
      </w:r>
      <w:r w:rsidR="0028558A">
        <w:t>, and GPT-5</w:t>
      </w:r>
      <w:r w:rsidRPr="000B0F3F">
        <w:t>, the following user prompt was used to instruct each model to produce COD assignments as ICD-10 codes</w:t>
      </w:r>
      <w:r w:rsidR="00ED6722">
        <w:t xml:space="preserve"> (mirroring physician practice)</w:t>
      </w:r>
      <w:r w:rsidRPr="000B0F3F">
        <w:t xml:space="preserve">,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36473B20" w:rsidR="00CD3E2C" w:rsidRDefault="00D228E8" w:rsidP="009A3616">
      <w:r w:rsidRPr="00D228E8">
        <w:t xml:space="preserve">InterVA-5 and InSilicoVA used structured questionnaire data, which were converted into OpenVA-compatible format </w:t>
      </w:r>
      <w:r w:rsidRPr="00D228E8">
        <w:fldChar w:fldCharType="begin"/>
      </w:r>
      <w:r w:rsidR="008D15A0">
        <w:instrText xml:space="preserve"> ADDIN ZOTERO_ITEM CSL_CITATION {"citationID":"00000028","properties":{"unsorted":false,"formattedCitation":"[42]","plainCitation":"[42]","noteIndex":0},"citationItems":[{"id":2598,"uris":["http://zotero.org/users/6749620/items/9K6D3V3X"],"itemData":{"id":2598,"type":"article-journal","abstract":"Verbal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8D15A0">
        <w:rPr>
          <w:rFonts w:eastAsiaTheme="minorEastAsia" w:cs="Times New Roman"/>
          <w:kern w:val="0"/>
          <w:lang w:val="en-US"/>
        </w:rPr>
        <w:t>[42]</w:t>
      </w:r>
      <w:r w:rsidRPr="00D228E8">
        <w:fldChar w:fldCharType="end"/>
      </w:r>
      <w:r w:rsidRPr="00D228E8">
        <w:t xml:space="preserve">. Both models produced COD assignments coded using the WHO 2016 VA standard </w:t>
      </w:r>
      <w:r w:rsidRPr="00D228E8">
        <w:fldChar w:fldCharType="begin"/>
      </w:r>
      <w:r w:rsidR="008D15A0">
        <w:instrText xml:space="preserve"> ADDIN ZOTERO_ITEM CSL_CITATION {"citationID":"00000029","properties":{"unsorted":false,"formattedCitation":"[57]","plainCitation":"[57]","noteIndex":0},"citationItems":[{"id":2613,"uris":["http://zotero.org/users/6749620/items/IIYGENXN"],"itemData":{"id":2613,"type":"webpage","abstract":"Publications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8D15A0">
        <w:rPr>
          <w:rFonts w:eastAsiaTheme="minorEastAsia" w:cs="Times New Roman"/>
          <w:kern w:val="0"/>
          <w:lang w:val="en-US"/>
        </w:rPr>
        <w:t>[57]</w:t>
      </w:r>
      <w:r w:rsidRPr="00D228E8">
        <w:fldChar w:fldCharType="end"/>
      </w:r>
      <w:r w:rsidRPr="00D228E8">
        <w:t>.</w:t>
      </w:r>
      <w:r w:rsidR="00051273">
        <w:t xml:space="preserve"> The narratives consist of unstructured text describing each death, including reported events, circumstances, and symptoms, recorded by trained verbal autopsy (VA) surveyors through interviews with famil</w:t>
      </w:r>
      <w:r w:rsidR="00876995">
        <w:t>y, next-of-kin, or caregivers</w:t>
      </w:r>
      <w:r w:rsidR="00051273">
        <w:t xml:space="preserve"> of the deceased.</w:t>
      </w:r>
      <w:r w:rsidR="000B16BD">
        <w:t xml:space="preserve"> </w:t>
      </w:r>
      <w:r w:rsidR="00782CBB">
        <w:t>In contrast, the questionnaire contain</w:t>
      </w:r>
      <w:r w:rsidR="002F4D87">
        <w:t>s structured</w:t>
      </w:r>
      <w:r w:rsidR="00190AAD">
        <w:t xml:space="preserve"> </w:t>
      </w:r>
      <w:r w:rsidR="002F4D87">
        <w:t>questions</w:t>
      </w:r>
      <w:r w:rsidR="007824A9">
        <w:t xml:space="preserve"> </w:t>
      </w:r>
      <w:r w:rsidR="00491534">
        <w:t>for</w:t>
      </w:r>
      <w:r w:rsidR="007824A9">
        <w:t xml:space="preserve"> </w:t>
      </w:r>
      <w:r w:rsidR="00491534">
        <w:t>gathering</w:t>
      </w:r>
      <w:r w:rsidR="007824A9">
        <w:t xml:space="preserve"> standardized information from interviewees </w:t>
      </w:r>
      <w:r w:rsidR="00816AD0">
        <w:t>that aid in</w:t>
      </w:r>
      <w:r w:rsidR="007824A9">
        <w:t xml:space="preserve"> determining the COD</w:t>
      </w:r>
      <w:r w:rsidR="00E463BF">
        <w:t>.</w:t>
      </w:r>
      <w:r w:rsidR="00886219">
        <w:t xml:space="preserve"> N</w:t>
      </w:r>
      <w:r w:rsidR="004F5089">
        <w:t xml:space="preserve">arratives </w:t>
      </w:r>
      <w:r w:rsidR="00886219">
        <w:t>provide</w:t>
      </w:r>
      <w:r w:rsidR="004F5089">
        <w:t xml:space="preserve"> </w:t>
      </w:r>
      <w:r w:rsidR="004F5089" w:rsidRPr="009A37BC">
        <w:t xml:space="preserve">additional contextual and </w:t>
      </w:r>
      <w:r w:rsidR="00C37018">
        <w:t>temporal</w:t>
      </w:r>
      <w:r w:rsidR="004F5089" w:rsidRPr="009A37BC">
        <w:t xml:space="preserve"> information</w:t>
      </w:r>
      <w:r w:rsidR="004F5089">
        <w:t xml:space="preserve"> (e.g.</w:t>
      </w:r>
      <w:r w:rsidR="004A3CA6">
        <w:t>,</w:t>
      </w:r>
      <w:r w:rsidR="00204F38">
        <w:t xml:space="preserve"> </w:t>
      </w:r>
      <w:r w:rsidR="006A0214">
        <w:t>event circumstances</w:t>
      </w:r>
      <w:r w:rsidR="00204F38">
        <w:t xml:space="preserve">, </w:t>
      </w:r>
      <w:r w:rsidR="00B77EE3">
        <w:t xml:space="preserve">symptom </w:t>
      </w:r>
      <w:r w:rsidR="00204F38">
        <w:t>chronology, social factors</w:t>
      </w:r>
      <w:r w:rsidR="00B77EE3">
        <w:t>,</w:t>
      </w:r>
      <w:r w:rsidR="00D27926">
        <w:t xml:space="preserve"> health behaviours,</w:t>
      </w:r>
      <w:r w:rsidR="00B77EE3">
        <w:t xml:space="preserve"> semantics</w:t>
      </w:r>
      <w:r w:rsidR="00204F38">
        <w:t>)</w:t>
      </w:r>
      <w:r w:rsidR="00B77EE3">
        <w:t xml:space="preserve"> </w:t>
      </w:r>
      <w:r w:rsidR="004F5089" w:rsidRPr="009A37BC">
        <w:t>that may improve diagnostic accuracy</w:t>
      </w:r>
      <w:r w:rsidR="003A21D9">
        <w:t>,</w:t>
      </w:r>
      <w:r w:rsidR="005E5A56">
        <w:t xml:space="preserve"> often absent from</w:t>
      </w:r>
      <w:r w:rsidR="003A21D9">
        <w:t xml:space="preserve"> questionnaire</w:t>
      </w:r>
      <w:r w:rsidR="00BF05D8">
        <w:t>s</w:t>
      </w:r>
      <w:r w:rsidR="004F5089" w:rsidRPr="009A37BC">
        <w:t xml:space="preserve"> </w:t>
      </w:r>
      <w:r w:rsidR="004F5089" w:rsidRPr="009A37BC">
        <w:fldChar w:fldCharType="begin"/>
      </w:r>
      <w:r w:rsidR="008D15A0">
        <w:instrText xml:space="preserve"> ADDIN ZOTERO_ITEM CSL_CITATION {"citationID":"RnRe5qQF","properties":{"unsorted":false,"formattedCitation":"[24\\uc0\\u8211{}26]","plainCitation":"[24–26]","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4F5089" w:rsidRPr="009A37BC">
        <w:fldChar w:fldCharType="separate"/>
      </w:r>
      <w:r w:rsidR="008D15A0" w:rsidRPr="008D15A0">
        <w:rPr>
          <w:rFonts w:eastAsiaTheme="minorEastAsia" w:cs="Times New Roman"/>
          <w:kern w:val="0"/>
          <w:lang w:val="en-US"/>
        </w:rPr>
        <w:t>[24–26]</w:t>
      </w:r>
      <w:r w:rsidR="004F5089" w:rsidRPr="009A37BC">
        <w:fldChar w:fldCharType="end"/>
      </w:r>
      <w:r w:rsidR="004F5089">
        <w:t>.</w:t>
      </w:r>
      <w:r w:rsidR="00467A27">
        <w:t xml:space="preserve"> Thus, the narratives and question</w:t>
      </w:r>
      <w:r w:rsidR="00A84DB1">
        <w:t>naire</w:t>
      </w:r>
      <w:r w:rsidR="00467A27">
        <w:t xml:space="preserve"> </w:t>
      </w:r>
      <w:r w:rsidR="00C02385">
        <w:t xml:space="preserve">do not contain equivalent information and </w:t>
      </w:r>
      <w:r w:rsidR="00467A27">
        <w:t xml:space="preserve">differ in both </w:t>
      </w:r>
      <w:r w:rsidR="009D4873">
        <w:t>content</w:t>
      </w:r>
      <w:r w:rsidR="00467A27">
        <w:t xml:space="preserve"> and structure, w</w:t>
      </w:r>
      <w:r w:rsidR="00D85222">
        <w:t>it</w:t>
      </w:r>
      <w:r w:rsidR="00D33537">
        <w:t>h</w:t>
      </w:r>
      <w:r w:rsidR="00467A27">
        <w:t xml:space="preserve"> GPT models</w:t>
      </w:r>
      <w:r w:rsidR="00273409">
        <w:t xml:space="preserve"> leverag</w:t>
      </w:r>
      <w:r w:rsidR="00497819">
        <w:t>ing</w:t>
      </w:r>
      <w:r w:rsidR="00273409">
        <w:t xml:space="preserve"> </w:t>
      </w:r>
      <w:r w:rsidR="00FD0085">
        <w:t xml:space="preserve">free-text narratives </w:t>
      </w:r>
      <w:r w:rsidR="00467A27">
        <w:t>and InterVA-5/InSilicoVA</w:t>
      </w:r>
      <w:r w:rsidR="00273409">
        <w:t xml:space="preserve"> rely</w:t>
      </w:r>
      <w:r w:rsidR="00C508F3">
        <w:t>ing primarily</w:t>
      </w:r>
      <w:r w:rsidR="00273409">
        <w:t xml:space="preserve"> on </w:t>
      </w:r>
      <w:r w:rsidR="00C508F3">
        <w:t>questionnaire responses</w:t>
      </w:r>
      <w:r w:rsidR="00C26226">
        <w:t>.</w:t>
      </w:r>
      <w:r w:rsidR="00BF3684">
        <w:t xml:space="preserve"> </w:t>
      </w:r>
      <w:r>
        <w:t xml:space="preserve">To ensure comparability across models, all output CODs were mapped to the CGHR-10 classification system for evaluation relative to physician-assigned CODs. </w:t>
      </w:r>
      <w:r w:rsidR="002C1E69">
        <w:t xml:space="preserve">Parameters for InterVA-5 and InSilicoVA were set to reflect disease assumptions of Sierra </w:t>
      </w:r>
      <w:r w:rsidR="002C1E69">
        <w:lastRenderedPageBreak/>
        <w:t xml:space="preserve">Leone, while parameters for GPT-3.5/4/5 were set to produce more </w:t>
      </w:r>
      <w:r w:rsidR="006C4272">
        <w:t>deterministic</w:t>
      </w:r>
      <w:r w:rsidR="002C1E69">
        <w:t xml:space="preserve"> outputs. </w:t>
      </w:r>
      <w:r>
        <w:t xml:space="preserve">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5205FA0F"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w:t>
      </w:r>
      <w:r w:rsidR="00373FF4">
        <w:t xml:space="preserve"> adjusting for </w:t>
      </w:r>
      <w:r w:rsidR="00212D20">
        <w:t>maximum total error</w:t>
      </w:r>
      <w:r w:rsidR="004141BB">
        <w:t xml:space="preserve"> from the worst model</w:t>
      </w:r>
      <w:r w:rsidRPr="008350E4">
        <w:t xml:space="preserve"> (see Appendix B.3.1), while </w:t>
      </w:r>
      <w:r w:rsidR="00744CC8" w:rsidRPr="008350E4">
        <w:t xml:space="preserve">partial chance corrected concordance </w:t>
      </w:r>
      <w:r w:rsidRPr="008350E4">
        <w:t>(PCCC) was used to assess individual-level agreement</w:t>
      </w:r>
      <w:r w:rsidR="00523508">
        <w:t xml:space="preserve"> adjusting for random chance</w:t>
      </w:r>
      <w:r w:rsidRPr="008350E4">
        <w:t xml:space="preserve"> (see Appendix B.3.2) </w:t>
      </w:r>
      <w:r w:rsidR="00B71BB8" w:rsidRPr="008350E4">
        <w:fldChar w:fldCharType="begin"/>
      </w:r>
      <w:r w:rsidR="008D15A0">
        <w:instrText xml:space="preserve"> ADDIN ZOTERO_ITEM CSL_CITATION {"citationID":"00000030","properties":{"unsorted":false,"formattedCitation":"[58]","plainCitation":"[58]","noteIndex":0},"citationItems":[{"id":2622,"uris":["http://zotero.org/users/6749620/items/532V639L"],"itemData":{"id":2622,"type":"article-journal","abstract":"Verbal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8D15A0">
        <w:rPr>
          <w:rFonts w:eastAsiaTheme="minorEastAsia" w:cs="Times New Roman"/>
          <w:kern w:val="0"/>
          <w:lang w:val="en-US"/>
        </w:rPr>
        <w:t>[58]</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8D15A0">
        <w:instrText xml:space="preserve"> ADDIN ZOTERO_ITEM CSL_CITATION {"citationID":"00000031","properties":{"unsorted":false,"formattedCitation":"[40, 41, 59]","plainCitation":"[40, 41, 59]","noteIndex":0},"citationItems":[{"id":2644,"uris":["http://zotero.org/users/6749620/items/WD8YH84I"],"itemData":{"id":2644,"type":"article-journal","abstract":"Background\nPhysician-coded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D."}],"issued":{"date-parts":[["2014",1,9]]},"citation-key":"murrayUsingVerbalAutopsy2014"},"prefix":""},{"id":2638,"uris":["http://zotero.org/users/6749620/items/L2Y3QV66"],"itemData":{"id":2638,"type":"article-journal","abstract":"Objectives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8D15A0">
        <w:rPr>
          <w:rFonts w:eastAsiaTheme="minorEastAsia" w:cs="Times New Roman"/>
          <w:kern w:val="0"/>
          <w:lang w:val="en-US"/>
        </w:rPr>
        <w:t>[40, 41, 59]</w:t>
      </w:r>
      <w:r w:rsidR="0056599B" w:rsidRPr="008350E4">
        <w:fldChar w:fldCharType="end"/>
      </w:r>
      <w:r w:rsidR="0056599B" w:rsidRPr="008350E4">
        <w:t>,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w:t>
      </w:r>
      <w:r w:rsidR="00523508">
        <w:t xml:space="preserve"> PCCC and CSMF accuracy have both been well-studied and widely used to report performances for CCVA model</w:t>
      </w:r>
      <w:r w:rsidR="00275A9E">
        <w:t>s</w:t>
      </w:r>
      <w:r w:rsidR="006C6749">
        <w:t xml:space="preserve"> </w:t>
      </w:r>
      <w:bookmarkStart w:id="3" w:name="_Hlk212089216"/>
      <w:r w:rsidR="006C6749">
        <w:fldChar w:fldCharType="begin"/>
      </w:r>
      <w:r w:rsidR="008D15A0">
        <w:instrText xml:space="preserve"> ADDIN ZOTERO_ITEM CSL_CITATION {"citationID":"8ZjJxA5K","properties":{"formattedCitation":"[19\\uc0\\u8211{}21, 24, 60, 61]","plainCitation":"[19–21, 24, 60, 61]","noteIndex":0},"citationItems":[{"id":2532,"uris":["http://zotero.org/users/6749620/items/SU7YDIGK"],"itemData":{"id":2532,"type":"article-journal","abstract":"Verbal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id":3464,"uris":["http://zotero.org/users/6749620/items/AD65DTMP"],"itemData":{"id":3464,"type":"article-journal","container-title":"Gates open research","page":"63","source":"Google Scholar","title":"Automated verbal autopsy classification: using one-against-all ensemble method and Naïve Bayes classifier","title-short":"Automated verbal autopsy classification","volume":"2","author":[{"family":"Murtaza","given":"Syed Shariyar"},{"family":"Kolpak","given":"Patrycja"},{"family":"Bener","given":"Ayse"},{"family":"Jha","given":"Prabhat"}],"issued":{"date-parts":[["2019"]]},"citation-key":"murtazaAutomatedVerbalAutopsy2019"}},{"id":3465,"uris":["http://zotero.org/users/6749620/items/J5CI8DKT"],"itemData":{"id":3465,"type":"article-journal","container-title":"BMC Medicine","DOI":"10.1186/s12916-015-0521-2","ISSN":"1741-7015","issue":"1","journalAbbreviation":"BMC Med","language":"en","page":"286","source":"DOI.org (Crossref)","title":"Naive Bayes classifiers for verbal autopsies: comparison to physician-based classification for 21,000 child and adult deaths","title-short":"Naive Bayes classifiers for verbal autopsies","volume":"13","author":[{"family":"Miasnikof","given":"Pierre"},{"family":"Giannakeas","given":"Vasily"},{"family":"Gomes","given":"Mireille"},{"family":"Aleksandrowicz","given":"Lukasz"},{"family":"Shestopaloff","given":"Alexander Y."},{"family":"Alam","given":"Dewan"},{"family":"Tollman","given":"Stephen"},{"family":"Samarikhalaj","given":"Akram"},{"family":"Jha","given":"Prabhat"}],"issued":{"date-parts":[["2015",12]]},"citation-key":"miasnikofNaiveBayesClassifiers2015"}}],"schema":"https://github.com/citation-style-language/schema/raw/master/csl-citation.json"} </w:instrText>
      </w:r>
      <w:r w:rsidR="006C6749">
        <w:fldChar w:fldCharType="separate"/>
      </w:r>
      <w:r w:rsidR="008D15A0" w:rsidRPr="008D15A0">
        <w:rPr>
          <w:rFonts w:eastAsiaTheme="minorEastAsia" w:cs="Times New Roman"/>
          <w:kern w:val="0"/>
          <w:lang w:val="en-US"/>
        </w:rPr>
        <w:t>[19–21, 24, 60, 61]</w:t>
      </w:r>
      <w:r w:rsidR="006C6749">
        <w:fldChar w:fldCharType="end"/>
      </w:r>
      <w:bookmarkEnd w:id="3"/>
      <w:r w:rsidR="00373FF4">
        <w:t>.</w:t>
      </w:r>
      <w:r w:rsidR="00523508">
        <w:t xml:space="preserve"> </w:t>
      </w:r>
      <w:r w:rsidR="0056599B" w:rsidRPr="008350E4">
        <w:t xml:space="preserve">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t>Results</w:t>
      </w:r>
    </w:p>
    <w:p w14:paraId="13E0F883" w14:textId="77777777" w:rsidR="00CD3E2C" w:rsidRDefault="00AD4706" w:rsidP="009A3616">
      <w:pPr>
        <w:pStyle w:val="Heading2"/>
      </w:pPr>
      <w:r>
        <w:t>Overall Performance</w:t>
      </w:r>
    </w:p>
    <w:p w14:paraId="008B0FCC" w14:textId="1D648F38" w:rsidR="00CD3E2C" w:rsidRDefault="00164B38" w:rsidP="009A3616">
      <w:r>
        <w:t>At the p</w:t>
      </w:r>
      <w:r w:rsidR="00E407C6" w:rsidRPr="00AE51E8">
        <w:t>opulation level</w:t>
      </w:r>
      <w:r>
        <w:t xml:space="preserve">, GPT-5 achieved the highest </w:t>
      </w:r>
      <w:r w:rsidR="00E407C6" w:rsidRPr="00AE51E8">
        <w:t>performance</w:t>
      </w:r>
      <w:r>
        <w:t xml:space="preserve"> (0.9 CSMF accuracy), while all other models</w:t>
      </w:r>
      <w:r w:rsidR="00E407C6" w:rsidRPr="00AE51E8">
        <w:t xml:space="preserve"> </w:t>
      </w:r>
      <w:r>
        <w:t>had</w:t>
      </w:r>
      <w:r w:rsidR="00E407C6" w:rsidRPr="00AE51E8">
        <w:t xml:space="preserve"> similar</w:t>
      </w:r>
      <w:r>
        <w:t xml:space="preserve"> performances</w:t>
      </w:r>
      <w:r w:rsidR="00E407C6" w:rsidRPr="00AE51E8">
        <w:t xml:space="preserve"> (0.74-0.79</w:t>
      </w:r>
      <w:r w:rsidR="007E332D">
        <w:t xml:space="preserve"> </w:t>
      </w:r>
      <w:r w:rsidR="00E407C6" w:rsidRPr="00AE51E8">
        <w:t>CSMF</w:t>
      </w:r>
      <w:r w:rsidR="00C11BE2">
        <w:t xml:space="preserve"> accuracy</w:t>
      </w:r>
      <w:r w:rsidR="00E407C6" w:rsidRPr="00AE51E8">
        <w:t>)</w:t>
      </w:r>
      <w:r w:rsidR="004E51C3">
        <w:t xml:space="preserve">. </w:t>
      </w:r>
      <w:r>
        <w:t>T</w:t>
      </w:r>
      <w:r w:rsidR="00744CC8">
        <w:t xml:space="preserve">he remaining analyses </w:t>
      </w:r>
      <w:r w:rsidR="0019639A">
        <w:t xml:space="preserve">focus on </w:t>
      </w:r>
      <w:r w:rsidR="00F66029">
        <w:t>individual-level</w:t>
      </w:r>
      <w:r w:rsidR="0019639A">
        <w:t xml:space="preserve"> performances measured by PCCC.</w:t>
      </w:r>
      <w:r w:rsidR="00C7068A">
        <w:t xml:space="preserve"> </w:t>
      </w:r>
      <w:r w:rsidR="006661D1" w:rsidRPr="00CE5850">
        <w:t>GPT-</w:t>
      </w:r>
      <w:r w:rsidR="0024799C">
        <w:t>5</w:t>
      </w:r>
      <w:r w:rsidR="006661D1" w:rsidRPr="00CE5850">
        <w:t xml:space="preserve"> demonstrated the highest performance (0.</w:t>
      </w:r>
      <w:r w:rsidR="0024799C">
        <w:t>7</w:t>
      </w:r>
      <w:r w:rsidR="006661D1" w:rsidRPr="00CE5850">
        <w:t>1)</w:t>
      </w:r>
      <w:r w:rsidR="006661D1">
        <w:t xml:space="preserve"> </w:t>
      </w:r>
      <w:r w:rsidR="006661D1" w:rsidRPr="00AE51E8">
        <w:t xml:space="preserve">followed by </w:t>
      </w:r>
      <w:r w:rsidR="0024799C">
        <w:t xml:space="preserve">GPT-4 (0.61), </w:t>
      </w:r>
      <w:r w:rsidR="006661D1" w:rsidRPr="00AE51E8">
        <w:t>GPT-3.5 (0.56), InSilicoVA (0.44), and InterVA-5 (0.44) (Figure 2). GPT-3.5</w:t>
      </w:r>
      <w:r w:rsidR="00C2620E">
        <w:t>/4/5</w:t>
      </w:r>
      <w:r w:rsidR="006661D1" w:rsidRPr="00AE51E8">
        <w:t xml:space="preserve"> had improvements from 0.1</w:t>
      </w:r>
      <w:r w:rsidR="00B7555F">
        <w:t>2</w:t>
      </w:r>
      <w:r w:rsidR="006661D1" w:rsidRPr="00AE51E8">
        <w:t>-0.</w:t>
      </w:r>
      <w:r w:rsidR="00B7555F">
        <w:t>27</w:t>
      </w:r>
      <w:r w:rsidR="006661D1" w:rsidRPr="003000A7">
        <w:t xml:space="preserve"> in the PCCC</w:t>
      </w:r>
      <w:r w:rsidR="006661D1" w:rsidRPr="00AE51E8">
        <w:t xml:space="preserve"> over InSilicoVA and InterVA-5, while GPT-</w:t>
      </w:r>
      <w:r w:rsidR="00F8229D">
        <w:t>5</w:t>
      </w:r>
      <w:r w:rsidR="006661D1" w:rsidRPr="00AE51E8">
        <w:t xml:space="preserve"> improved over GPT-</w:t>
      </w:r>
      <w:r w:rsidR="00F8229D">
        <w:t>4</w:t>
      </w:r>
      <w:r w:rsidR="00F12720">
        <w:t xml:space="preserve"> (+</w:t>
      </w:r>
      <w:r w:rsidR="006661D1" w:rsidRPr="00AE51E8">
        <w:t>0.</w:t>
      </w:r>
      <w:r w:rsidR="00F8229D">
        <w:t>1</w:t>
      </w:r>
      <w:r w:rsidR="00F63D93">
        <w:t xml:space="preserve"> in the PCCC</w:t>
      </w:r>
      <w:r w:rsidR="00F12720">
        <w:t>)</w:t>
      </w:r>
      <w:r w:rsidR="00F8229D">
        <w:t xml:space="preserve"> and </w:t>
      </w:r>
      <w:r w:rsidR="005E5494">
        <w:t xml:space="preserve">GPT-4 slightly improved over GPT-3.5 </w:t>
      </w:r>
      <w:r w:rsidR="00F12720">
        <w:t>(+</w:t>
      </w:r>
      <w:r w:rsidR="005E5494">
        <w:t>0.05 in the PCCC</w:t>
      </w:r>
      <w:r w:rsidR="00F12720">
        <w:t>)</w:t>
      </w:r>
      <w:r w:rsidR="006661D1" w:rsidRPr="00AE51E8">
        <w:t>.</w:t>
      </w:r>
      <w:r w:rsidR="00E407C6">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w:t>
      </w:r>
      <w:r w:rsidR="00E666F2">
        <w:t>5</w:t>
      </w:r>
      <w:r w:rsidR="006661D1">
        <w:t xml:space="preserve"> had the best performance for </w:t>
      </w:r>
      <w:r w:rsidR="00E666F2">
        <w:t>all age groups</w:t>
      </w:r>
      <w:r w:rsidR="006661D1" w:rsidRPr="00AE51E8">
        <w:t xml:space="preserve"> (</w:t>
      </w:r>
      <w:r w:rsidR="00743E78">
        <w:t xml:space="preserve">0.68, </w:t>
      </w:r>
      <w:r w:rsidR="00E666F2">
        <w:t>0.7</w:t>
      </w:r>
      <w:r w:rsidR="005F0501">
        <w:t>1</w:t>
      </w:r>
      <w:r w:rsidR="00E666F2">
        <w:t xml:space="preserve">, and 0.65 for </w:t>
      </w:r>
      <w:r w:rsidR="00743E78">
        <w:t xml:space="preserve">adult, </w:t>
      </w:r>
      <w:r w:rsidR="00E666F2">
        <w:t>child, and neonat</w:t>
      </w:r>
      <w:r w:rsidR="00743E78">
        <w:t>al records</w:t>
      </w:r>
      <w:r w:rsidR="00E666F2">
        <w:t xml:space="preserve"> respectively)</w:t>
      </w:r>
      <w:r w:rsidR="00506BB5">
        <w:t>.</w:t>
      </w:r>
      <w:r w:rsidR="006661D1" w:rsidRPr="00AE51E8">
        <w:t xml:space="preserve"> InSilicoVA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w:t>
      </w:r>
      <w:r w:rsidR="00FD7182">
        <w:t>35</w:t>
      </w:r>
      <w:r w:rsidR="006661D1" w:rsidRPr="00AE51E8">
        <w:t xml:space="preserve">). Performance varied </w:t>
      </w:r>
      <w:r w:rsidR="00347228">
        <w:t>from</w:t>
      </w:r>
      <w:r w:rsidR="00683DB9">
        <w:t xml:space="preserve"> </w:t>
      </w:r>
      <w:r w:rsidR="00AC340E">
        <w:t>0.29-</w:t>
      </w:r>
      <w:r w:rsidR="00683DB9">
        <w:t xml:space="preserve">0.3 in the PCCC across the three age </w:t>
      </w:r>
      <w:r w:rsidR="00683DB9">
        <w:lastRenderedPageBreak/>
        <w:t>groups.</w:t>
      </w:r>
      <w:r w:rsidR="006661D1" w:rsidRPr="00AE51E8">
        <w:t xml:space="preserve"> Across ages, </w:t>
      </w:r>
      <w:r w:rsidR="000A57E5">
        <w:t>a trend in performance was observed for all models</w:t>
      </w:r>
      <w:r w:rsidR="006661D1" w:rsidRPr="00AE51E8">
        <w:t xml:space="preserve"> (Figure 4)</w:t>
      </w:r>
      <w:r w:rsidR="00BE64EA">
        <w:t>. In adults, performance decreased with age</w:t>
      </w:r>
      <w:r w:rsidR="00AE713F">
        <w:t xml:space="preserve"> for 12 to 59 years</w:t>
      </w:r>
      <w:r w:rsidR="00BE64EA">
        <w:t xml:space="preserve"> (from </w:t>
      </w:r>
      <w:r w:rsidR="00CA0D24">
        <w:t>~</w:t>
      </w:r>
      <w:r w:rsidR="00BE64EA">
        <w:t>0.7</w:t>
      </w:r>
      <w:r w:rsidR="00697465">
        <w:t>5</w:t>
      </w:r>
      <w:r w:rsidR="00BE64EA">
        <w:t xml:space="preserve"> down to </w:t>
      </w:r>
      <w:r w:rsidR="00CA0D24">
        <w:t>~</w:t>
      </w:r>
      <w:r w:rsidR="00BE64EA">
        <w:t xml:space="preserve">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w:t>
      </w:r>
      <w:r w:rsidR="00B3790C">
        <w:t>~</w:t>
      </w:r>
      <w:r w:rsidR="00BE64EA">
        <w:t>0.</w:t>
      </w:r>
      <w:r w:rsidR="00AD4A0E">
        <w:t>25</w:t>
      </w:r>
      <w:r w:rsidR="00BE64EA">
        <w:t xml:space="preserve"> towards </w:t>
      </w:r>
      <w:r w:rsidR="00B3790C">
        <w:t>~</w:t>
      </w:r>
      <w:r w:rsidR="00BE64EA">
        <w:t xml:space="preserve">0.75), indicating greater model reliability as developmental age advanced. </w:t>
      </w:r>
      <w:r w:rsidR="006661D1">
        <w:t>The highest and lowest performances were observed for ages 12-29 years (0.4</w:t>
      </w:r>
      <w:r w:rsidR="000F45CF">
        <w:t>-</w:t>
      </w:r>
      <w:r w:rsidR="006661D1">
        <w:t>0.7</w:t>
      </w:r>
      <w:r w:rsidR="001377B4">
        <w:t>5</w:t>
      </w:r>
      <w:r w:rsidR="006661D1">
        <w:t>) and 1-11 months (0.</w:t>
      </w:r>
      <w:r w:rsidR="009E5F68">
        <w:t>25</w:t>
      </w:r>
      <w:r w:rsidR="000F45CF">
        <w:t>-</w:t>
      </w:r>
      <w:r w:rsidR="006661D1">
        <w:t>0.</w:t>
      </w:r>
      <w:r w:rsidR="009E5F68">
        <w:t>68</w:t>
      </w:r>
      <w:r w:rsidR="006661D1">
        <w:t>) respectively.</w:t>
      </w:r>
      <w:r w:rsidR="000A6952">
        <w:t xml:space="preserve"> In terms of individual performance</w:t>
      </w:r>
      <w:r w:rsidR="0021683D">
        <w:t xml:space="preserve"> by COD</w:t>
      </w:r>
      <w:r w:rsidR="000A6952">
        <w:t xml:space="preserve">, </w:t>
      </w:r>
      <w:r w:rsidR="000A6952" w:rsidRPr="00F14E3D">
        <w:t>GPT-3.5/4</w:t>
      </w:r>
      <w:r w:rsidR="000A6952">
        <w:t>/5</w:t>
      </w:r>
      <w:r w:rsidR="000A6952" w:rsidRPr="00F14E3D">
        <w:t xml:space="preserve"> consistently outperformed InterVA-5</w:t>
      </w:r>
      <w:r w:rsidR="000A6952">
        <w:t xml:space="preserve"> and InSilicoVA</w:t>
      </w:r>
      <w:r w:rsidR="000A6952" w:rsidRPr="00F14E3D">
        <w:t xml:space="preserve"> for most</w:t>
      </w:r>
      <w:r w:rsidR="000A6952" w:rsidRPr="00835019">
        <w:t xml:space="preserve"> leading CODs identified in prior Sierra Leone studies </w:t>
      </w:r>
      <w:r w:rsidR="000A6952" w:rsidRPr="00835019">
        <w:fldChar w:fldCharType="begin"/>
      </w:r>
      <w:r w:rsidR="008D15A0">
        <w:instrText xml:space="preserve"> ADDIN ZOTERO_ITEM CSL_CITATION {"citationID":"00000032","properties":{"unsorted":false,"formattedCitation":"[35, 62]","plainCitation":"[35, 62]","noteIndex":0},"citationItems":[{"id":2579,"uris":["http://zotero.org/users/6749620/items/HTGNCH4M"],"itemData":{"id":2579,"type":"article-journal","container-title":"The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0A6952" w:rsidRPr="00835019">
        <w:fldChar w:fldCharType="separate"/>
      </w:r>
      <w:r w:rsidR="008D15A0">
        <w:rPr>
          <w:rFonts w:eastAsiaTheme="minorEastAsia" w:cs="Times New Roman"/>
          <w:kern w:val="0"/>
          <w:lang w:val="en-US"/>
        </w:rPr>
        <w:t>[35, 62]</w:t>
      </w:r>
      <w:r w:rsidR="000A6952" w:rsidRPr="00835019">
        <w:fldChar w:fldCharType="end"/>
      </w:r>
      <w:r w:rsidR="000A6952">
        <w:t xml:space="preserve"> as seen in </w:t>
      </w:r>
      <w:r w:rsidR="000A6952" w:rsidRPr="00835019">
        <w:t>Table 1</w:t>
      </w:r>
      <w:r w:rsidR="000A6952" w:rsidRPr="008055DC">
        <w:t>.</w:t>
      </w:r>
      <w:r w:rsidR="00996A82">
        <w:t xml:space="preserve"> A majority of CODs had at least one high performing model (0.78-0.99 for 21 of 30 CODs)</w:t>
      </w:r>
      <w:r w:rsidR="00400FC4">
        <w:t>.</w:t>
      </w:r>
      <w:r w:rsidR="00F32155">
        <w:t xml:space="preserve"> More details are available in </w:t>
      </w:r>
      <w:r w:rsidR="00A376C9">
        <w:t>Sections 3.2-3.4</w:t>
      </w:r>
      <w:r w:rsidR="00F32155">
        <w:t>.</w:t>
      </w:r>
    </w:p>
    <w:p w14:paraId="4A763082" w14:textId="66EFDB7C" w:rsidR="0028326E" w:rsidRDefault="00F9667F" w:rsidP="009A3616">
      <w:pPr>
        <w:spacing w:after="80" w:line="240" w:lineRule="auto"/>
      </w:pPr>
      <w:r>
        <w:rPr>
          <w:noProof/>
          <w:lang w:val="en-US"/>
        </w:rPr>
        <w:drawing>
          <wp:inline distT="0" distB="0" distL="0" distR="0" wp14:anchorId="1AC42168" wp14:editId="7C3E00C5">
            <wp:extent cx="5703233" cy="3355541"/>
            <wp:effectExtent l="0" t="0" r="0" b="0"/>
            <wp:docPr id="1231772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03233" cy="3355541"/>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lastRenderedPageBreak/>
        <w:drawing>
          <wp:inline distT="0" distB="0" distL="0" distR="0" wp14:anchorId="0B6F4570" wp14:editId="186F2DD5">
            <wp:extent cx="5666747" cy="2497610"/>
            <wp:effectExtent l="0" t="0" r="0" b="4445"/>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6747" cy="2497610"/>
                    </a:xfrm>
                    <a:prstGeom prst="rect">
                      <a:avLst/>
                    </a:prstGeom>
                  </pic:spPr>
                </pic:pic>
              </a:graphicData>
            </a:graphic>
          </wp:inline>
        </w:drawing>
      </w:r>
    </w:p>
    <w:p w14:paraId="38ABC0AB" w14:textId="4C22866B"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w:t>
      </w:r>
      <w:r w:rsidR="00454B86">
        <w:t>ange</w:t>
      </w:r>
      <w:r w:rsidR="00240796">
        <w:t xml:space="preserve"> represents the difference between the maximum and minimum PCCC values across all models per age group.</w:t>
      </w:r>
      <w:r w:rsidR="00601763">
        <w:t xml:space="preserve"> </w:t>
      </w:r>
      <w:r w:rsidR="00253DB8">
        <w:t xml:space="preserve">95% confidence intervals for PCCC were computed using bootstrapping (1000 resamples with replacement). </w:t>
      </w:r>
      <w:r w:rsidR="00601763">
        <w:t>Age groups are sorted by their model with the highest PCCC</w:t>
      </w:r>
      <w:r w:rsidR="00B03C54">
        <w:t xml:space="preserve"> (highlighted in bold and opaque bars</w:t>
      </w:r>
      <w:r w:rsidR="00476F1D">
        <w:t xml:space="preserve"> at the top of each age group</w:t>
      </w:r>
      <w:r w:rsidR="00B03C54">
        <w:t>)</w:t>
      </w:r>
      <w:r w:rsidR="00601763">
        <w:t xml:space="preserve">, </w:t>
      </w:r>
      <w:r w:rsidR="00B03C54">
        <w:t>while</w:t>
      </w:r>
      <w:r w:rsidR="00601763">
        <w:t xml:space="preserve"> models are sorted from highest to lowest PCCC within each age group.</w:t>
      </w:r>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drawing>
          <wp:inline distT="0" distB="0" distL="0" distR="0" wp14:anchorId="48512C0F" wp14:editId="0B535EF9">
            <wp:extent cx="5672946" cy="3337721"/>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2946" cy="3337721"/>
                    </a:xfrm>
                    <a:prstGeom prst="rect">
                      <a:avLst/>
                    </a:prstGeom>
                  </pic:spPr>
                </pic:pic>
              </a:graphicData>
            </a:graphic>
          </wp:inline>
        </w:drawing>
      </w:r>
    </w:p>
    <w:p w14:paraId="36F8C7D3" w14:textId="07702FCA" w:rsidR="00C20E1C" w:rsidRDefault="00C20E1C" w:rsidP="009A3616">
      <w:pPr>
        <w:pStyle w:val="FigureCaption"/>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w:t>
      </w:r>
    </w:p>
    <w:p w14:paraId="4314172C" w14:textId="77777777" w:rsidR="00196BF2" w:rsidRPr="002D10D5" w:rsidRDefault="00196BF2" w:rsidP="00196BF2">
      <w:pPr>
        <w:pStyle w:val="TableCaption"/>
      </w:pPr>
      <w:r w:rsidRPr="002D10D5">
        <w:rPr>
          <w:b/>
          <w:bCs w:val="0"/>
        </w:rPr>
        <w:t>Table 1</w:t>
      </w:r>
      <w:r w:rsidRPr="002D10D5">
        <w:t xml:space="preserve"> Top ten leading causes of death for Sierra Leone in 2023 and </w:t>
      </w:r>
      <w:r>
        <w:t>best performing</w:t>
      </w:r>
      <w:r w:rsidRPr="002D10D5">
        <w:t xml:space="preserve"> models</w:t>
      </w:r>
      <w:r>
        <w:t xml:space="preserve"> for verbal autopsy coding</w:t>
      </w:r>
      <w:r w:rsidRPr="002D10D5">
        <w:t>.</w:t>
      </w:r>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196BF2" w14:paraId="4498020E" w14:textId="77777777" w:rsidTr="0073036C">
        <w:trPr>
          <w:trHeight w:val="20"/>
          <w:jc w:val="center"/>
        </w:trPr>
        <w:tc>
          <w:tcPr>
            <w:tcW w:w="2042" w:type="pct"/>
            <w:tcBorders>
              <w:top w:val="single" w:sz="8" w:space="0" w:color="auto"/>
              <w:left w:val="nil"/>
              <w:bottom w:val="single" w:sz="4" w:space="0" w:color="auto"/>
              <w:right w:val="nil"/>
            </w:tcBorders>
          </w:tcPr>
          <w:p w14:paraId="74C9C0AF" w14:textId="77777777" w:rsidR="00196BF2" w:rsidRDefault="00196BF2" w:rsidP="0073036C">
            <w:pPr>
              <w:spacing w:before="40" w:after="40" w:line="240" w:lineRule="auto"/>
              <w:jc w:val="left"/>
            </w:pPr>
            <w:r>
              <w:rPr>
                <w:sz w:val="16"/>
              </w:rPr>
              <w:t>Top 10 Leading Cause of Death</w:t>
            </w:r>
          </w:p>
          <w:p w14:paraId="7AF1E146" w14:textId="77777777" w:rsidR="00196BF2" w:rsidRDefault="00196BF2" w:rsidP="0073036C">
            <w:pPr>
              <w:spacing w:before="40" w:after="40" w:line="240" w:lineRule="auto"/>
              <w:jc w:val="left"/>
            </w:pPr>
            <w:r>
              <w:rPr>
                <w:sz w:val="16"/>
              </w:rPr>
              <w:t>(∼71% of ∼76K deaths)</w:t>
            </w:r>
            <w:r w:rsidRPr="00C33FF8">
              <w:rPr>
                <w:sz w:val="16"/>
                <w:vertAlign w:val="superscript"/>
              </w:rPr>
              <w:t>1</w:t>
            </w:r>
          </w:p>
        </w:tc>
        <w:tc>
          <w:tcPr>
            <w:tcW w:w="1335" w:type="pct"/>
            <w:tcBorders>
              <w:top w:val="single" w:sz="8" w:space="0" w:color="auto"/>
              <w:left w:val="nil"/>
              <w:bottom w:val="single" w:sz="4" w:space="0" w:color="auto"/>
              <w:right w:val="nil"/>
            </w:tcBorders>
          </w:tcPr>
          <w:p w14:paraId="2C5C2342" w14:textId="77777777" w:rsidR="00196BF2" w:rsidRDefault="00196BF2" w:rsidP="0073036C">
            <w:pPr>
              <w:spacing w:before="40" w:after="40" w:line="240" w:lineRule="auto"/>
              <w:jc w:val="left"/>
            </w:pPr>
            <w:r>
              <w:rPr>
                <w:sz w:val="16"/>
              </w:rPr>
              <w:t>Deaths (% of 76K)</w:t>
            </w:r>
            <w:r w:rsidRPr="00C33FF8">
              <w:rPr>
                <w:sz w:val="16"/>
                <w:vertAlign w:val="superscript"/>
              </w:rPr>
              <w:t>2</w:t>
            </w:r>
          </w:p>
        </w:tc>
        <w:tc>
          <w:tcPr>
            <w:tcW w:w="1623" w:type="pct"/>
            <w:tcBorders>
              <w:top w:val="single" w:sz="8" w:space="0" w:color="auto"/>
              <w:left w:val="nil"/>
              <w:bottom w:val="single" w:sz="4" w:space="0" w:color="auto"/>
              <w:right w:val="nil"/>
            </w:tcBorders>
          </w:tcPr>
          <w:p w14:paraId="65C152F2" w14:textId="77777777" w:rsidR="00196BF2" w:rsidRDefault="00196BF2" w:rsidP="0073036C">
            <w:pPr>
              <w:spacing w:before="40" w:after="40" w:line="240" w:lineRule="auto"/>
              <w:jc w:val="left"/>
            </w:pPr>
            <w:r>
              <w:rPr>
                <w:sz w:val="16"/>
              </w:rPr>
              <w:t>Best Model(s) at the individual-level</w:t>
            </w:r>
          </w:p>
        </w:tc>
      </w:tr>
      <w:tr w:rsidR="00196BF2" w14:paraId="45BE74C8" w14:textId="77777777" w:rsidTr="0073036C">
        <w:trPr>
          <w:trHeight w:val="20"/>
          <w:jc w:val="center"/>
        </w:trPr>
        <w:tc>
          <w:tcPr>
            <w:tcW w:w="2042" w:type="pct"/>
            <w:tcBorders>
              <w:left w:val="nil"/>
              <w:bottom w:val="nil"/>
              <w:right w:val="nil"/>
            </w:tcBorders>
            <w:vAlign w:val="center"/>
          </w:tcPr>
          <w:p w14:paraId="16939B65" w14:textId="77777777" w:rsidR="00196BF2" w:rsidRDefault="00196BF2" w:rsidP="0073036C">
            <w:pPr>
              <w:spacing w:before="40" w:after="40" w:line="240" w:lineRule="auto"/>
              <w:jc w:val="left"/>
            </w:pPr>
            <w:r>
              <w:rPr>
                <w:sz w:val="16"/>
              </w:rPr>
              <w:t>Malaria</w:t>
            </w:r>
          </w:p>
        </w:tc>
        <w:tc>
          <w:tcPr>
            <w:tcW w:w="1335" w:type="pct"/>
            <w:tcBorders>
              <w:left w:val="nil"/>
              <w:bottom w:val="nil"/>
              <w:right w:val="nil"/>
            </w:tcBorders>
            <w:vAlign w:val="center"/>
          </w:tcPr>
          <w:p w14:paraId="37BD3008" w14:textId="77777777" w:rsidR="00196BF2" w:rsidRDefault="00196BF2" w:rsidP="0073036C">
            <w:pPr>
              <w:spacing w:before="40" w:after="40" w:line="240" w:lineRule="auto"/>
              <w:jc w:val="left"/>
            </w:pPr>
            <w:r>
              <w:rPr>
                <w:sz w:val="16"/>
              </w:rPr>
              <w:t>16,075 (21%)</w:t>
            </w:r>
          </w:p>
        </w:tc>
        <w:tc>
          <w:tcPr>
            <w:tcW w:w="1623" w:type="pct"/>
            <w:tcBorders>
              <w:left w:val="nil"/>
              <w:bottom w:val="nil"/>
              <w:right w:val="nil"/>
            </w:tcBorders>
            <w:vAlign w:val="center"/>
          </w:tcPr>
          <w:p w14:paraId="6FE8818A" w14:textId="77777777" w:rsidR="00196BF2" w:rsidRDefault="00196BF2" w:rsidP="0073036C">
            <w:pPr>
              <w:spacing w:before="40" w:after="40" w:line="240" w:lineRule="auto"/>
              <w:jc w:val="left"/>
            </w:pPr>
            <w:r>
              <w:rPr>
                <w:sz w:val="16"/>
              </w:rPr>
              <w:t>GPT-5</w:t>
            </w:r>
          </w:p>
        </w:tc>
      </w:tr>
      <w:tr w:rsidR="00196BF2" w14:paraId="15966FD8" w14:textId="77777777" w:rsidTr="0073036C">
        <w:trPr>
          <w:trHeight w:val="20"/>
          <w:jc w:val="center"/>
        </w:trPr>
        <w:tc>
          <w:tcPr>
            <w:tcW w:w="2042" w:type="pct"/>
            <w:tcBorders>
              <w:top w:val="nil"/>
              <w:left w:val="nil"/>
              <w:bottom w:val="nil"/>
              <w:right w:val="nil"/>
            </w:tcBorders>
            <w:vAlign w:val="center"/>
          </w:tcPr>
          <w:p w14:paraId="3692FAD8" w14:textId="2B7CB594" w:rsidR="00196BF2" w:rsidRDefault="00FF77CE" w:rsidP="0073036C">
            <w:pPr>
              <w:spacing w:before="40" w:after="40" w:line="240" w:lineRule="auto"/>
              <w:jc w:val="left"/>
            </w:pPr>
            <w:r>
              <w:rPr>
                <w:sz w:val="16"/>
              </w:rPr>
              <w:t xml:space="preserve">Other </w:t>
            </w:r>
            <w:r w:rsidR="00196BF2">
              <w:rPr>
                <w:sz w:val="16"/>
              </w:rPr>
              <w:t>Infections</w:t>
            </w:r>
          </w:p>
        </w:tc>
        <w:tc>
          <w:tcPr>
            <w:tcW w:w="1335" w:type="pct"/>
            <w:tcBorders>
              <w:top w:val="nil"/>
              <w:left w:val="nil"/>
              <w:bottom w:val="nil"/>
              <w:right w:val="nil"/>
            </w:tcBorders>
            <w:vAlign w:val="center"/>
          </w:tcPr>
          <w:p w14:paraId="3FADF04F" w14:textId="77777777" w:rsidR="00196BF2" w:rsidRDefault="00196BF2" w:rsidP="0073036C">
            <w:pPr>
              <w:spacing w:before="40" w:after="40" w:line="240" w:lineRule="auto"/>
              <w:jc w:val="left"/>
            </w:pPr>
            <w:r>
              <w:rPr>
                <w:sz w:val="16"/>
              </w:rPr>
              <w:t>11,777 (16%)</w:t>
            </w:r>
          </w:p>
        </w:tc>
        <w:tc>
          <w:tcPr>
            <w:tcW w:w="1623" w:type="pct"/>
            <w:tcBorders>
              <w:top w:val="nil"/>
              <w:left w:val="nil"/>
              <w:bottom w:val="nil"/>
              <w:right w:val="nil"/>
            </w:tcBorders>
            <w:vAlign w:val="center"/>
          </w:tcPr>
          <w:p w14:paraId="0EE8D740" w14:textId="77777777" w:rsidR="00196BF2" w:rsidRDefault="00196BF2" w:rsidP="0073036C">
            <w:pPr>
              <w:spacing w:before="40" w:after="40" w:line="240" w:lineRule="auto"/>
              <w:jc w:val="left"/>
            </w:pPr>
            <w:r>
              <w:rPr>
                <w:sz w:val="16"/>
              </w:rPr>
              <w:t>GPT-3.5/GPT-5/InSilicoVA</w:t>
            </w:r>
          </w:p>
        </w:tc>
      </w:tr>
      <w:tr w:rsidR="00196BF2" w14:paraId="461CC45D" w14:textId="77777777" w:rsidTr="0073036C">
        <w:trPr>
          <w:trHeight w:val="20"/>
          <w:jc w:val="center"/>
        </w:trPr>
        <w:tc>
          <w:tcPr>
            <w:tcW w:w="2042" w:type="pct"/>
            <w:tcBorders>
              <w:top w:val="nil"/>
              <w:left w:val="nil"/>
              <w:bottom w:val="nil"/>
              <w:right w:val="nil"/>
            </w:tcBorders>
            <w:vAlign w:val="center"/>
          </w:tcPr>
          <w:p w14:paraId="474D70C8" w14:textId="77777777" w:rsidR="00196BF2" w:rsidRDefault="00196BF2" w:rsidP="0073036C">
            <w:pPr>
              <w:spacing w:before="40" w:after="40" w:line="240" w:lineRule="auto"/>
              <w:jc w:val="left"/>
            </w:pPr>
            <w:r>
              <w:rPr>
                <w:sz w:val="16"/>
              </w:rPr>
              <w:t>Ischaemic heart and other vascular</w:t>
            </w:r>
          </w:p>
        </w:tc>
        <w:tc>
          <w:tcPr>
            <w:tcW w:w="1335" w:type="pct"/>
            <w:tcBorders>
              <w:top w:val="nil"/>
              <w:left w:val="nil"/>
              <w:bottom w:val="nil"/>
              <w:right w:val="nil"/>
            </w:tcBorders>
            <w:vAlign w:val="center"/>
          </w:tcPr>
          <w:p w14:paraId="00EC9528" w14:textId="77777777" w:rsidR="00196BF2" w:rsidRDefault="00196BF2" w:rsidP="0073036C">
            <w:pPr>
              <w:spacing w:before="40" w:after="40" w:line="240" w:lineRule="auto"/>
              <w:jc w:val="left"/>
            </w:pPr>
            <w:r>
              <w:rPr>
                <w:sz w:val="16"/>
              </w:rPr>
              <w:t>5,747 (8%)</w:t>
            </w:r>
          </w:p>
        </w:tc>
        <w:tc>
          <w:tcPr>
            <w:tcW w:w="1623" w:type="pct"/>
            <w:tcBorders>
              <w:top w:val="nil"/>
              <w:left w:val="nil"/>
              <w:bottom w:val="nil"/>
              <w:right w:val="nil"/>
            </w:tcBorders>
            <w:vAlign w:val="center"/>
          </w:tcPr>
          <w:p w14:paraId="0F22D39C" w14:textId="77777777" w:rsidR="00196BF2" w:rsidRDefault="00196BF2" w:rsidP="0073036C">
            <w:pPr>
              <w:spacing w:before="40" w:after="40" w:line="240" w:lineRule="auto"/>
              <w:jc w:val="left"/>
            </w:pPr>
            <w:r>
              <w:rPr>
                <w:sz w:val="16"/>
              </w:rPr>
              <w:t>GPT-5</w:t>
            </w:r>
          </w:p>
        </w:tc>
      </w:tr>
      <w:tr w:rsidR="00196BF2" w14:paraId="15822941" w14:textId="77777777" w:rsidTr="0073036C">
        <w:trPr>
          <w:trHeight w:val="20"/>
          <w:jc w:val="center"/>
        </w:trPr>
        <w:tc>
          <w:tcPr>
            <w:tcW w:w="2042" w:type="pct"/>
            <w:tcBorders>
              <w:top w:val="nil"/>
              <w:left w:val="nil"/>
              <w:bottom w:val="nil"/>
              <w:right w:val="nil"/>
            </w:tcBorders>
            <w:vAlign w:val="center"/>
          </w:tcPr>
          <w:p w14:paraId="58A60E12" w14:textId="77777777" w:rsidR="00196BF2" w:rsidRDefault="00196BF2" w:rsidP="0073036C">
            <w:pPr>
              <w:spacing w:before="40" w:after="40" w:line="240" w:lineRule="auto"/>
              <w:jc w:val="left"/>
            </w:pPr>
            <w:r>
              <w:rPr>
                <w:sz w:val="16"/>
              </w:rPr>
              <w:t>Diarrhoea</w:t>
            </w:r>
          </w:p>
        </w:tc>
        <w:tc>
          <w:tcPr>
            <w:tcW w:w="1335" w:type="pct"/>
            <w:tcBorders>
              <w:top w:val="nil"/>
              <w:left w:val="nil"/>
              <w:bottom w:val="nil"/>
              <w:right w:val="nil"/>
            </w:tcBorders>
            <w:vAlign w:val="center"/>
          </w:tcPr>
          <w:p w14:paraId="7576A872" w14:textId="77777777" w:rsidR="00196BF2" w:rsidRDefault="00196BF2" w:rsidP="0073036C">
            <w:pPr>
              <w:spacing w:before="40" w:after="40" w:line="240" w:lineRule="auto"/>
              <w:jc w:val="left"/>
            </w:pPr>
            <w:r>
              <w:rPr>
                <w:sz w:val="16"/>
              </w:rPr>
              <w:t>4,285 (6%)</w:t>
            </w:r>
          </w:p>
        </w:tc>
        <w:tc>
          <w:tcPr>
            <w:tcW w:w="1623" w:type="pct"/>
            <w:tcBorders>
              <w:top w:val="nil"/>
              <w:left w:val="nil"/>
              <w:bottom w:val="nil"/>
              <w:right w:val="nil"/>
            </w:tcBorders>
            <w:vAlign w:val="center"/>
          </w:tcPr>
          <w:p w14:paraId="64290A6F" w14:textId="77777777" w:rsidR="00196BF2" w:rsidRDefault="00196BF2" w:rsidP="0073036C">
            <w:pPr>
              <w:spacing w:before="40" w:after="40" w:line="240" w:lineRule="auto"/>
              <w:jc w:val="left"/>
            </w:pPr>
            <w:r>
              <w:rPr>
                <w:sz w:val="16"/>
              </w:rPr>
              <w:t>GPT-4/GPT-5</w:t>
            </w:r>
          </w:p>
        </w:tc>
      </w:tr>
      <w:tr w:rsidR="00196BF2" w14:paraId="28EE579A" w14:textId="77777777" w:rsidTr="0073036C">
        <w:trPr>
          <w:trHeight w:val="20"/>
          <w:jc w:val="center"/>
        </w:trPr>
        <w:tc>
          <w:tcPr>
            <w:tcW w:w="2042" w:type="pct"/>
            <w:tcBorders>
              <w:top w:val="nil"/>
              <w:left w:val="nil"/>
              <w:bottom w:val="nil"/>
              <w:right w:val="nil"/>
            </w:tcBorders>
            <w:vAlign w:val="center"/>
          </w:tcPr>
          <w:p w14:paraId="3D756FCA" w14:textId="77777777" w:rsidR="00196BF2" w:rsidRDefault="00196BF2" w:rsidP="0073036C">
            <w:pPr>
              <w:spacing w:before="40" w:after="40" w:line="240" w:lineRule="auto"/>
              <w:jc w:val="left"/>
            </w:pPr>
            <w:r>
              <w:rPr>
                <w:sz w:val="16"/>
              </w:rPr>
              <w:lastRenderedPageBreak/>
              <w:t>Stroke</w:t>
            </w:r>
          </w:p>
        </w:tc>
        <w:tc>
          <w:tcPr>
            <w:tcW w:w="1335" w:type="pct"/>
            <w:tcBorders>
              <w:top w:val="nil"/>
              <w:left w:val="nil"/>
              <w:bottom w:val="nil"/>
              <w:right w:val="nil"/>
            </w:tcBorders>
            <w:vAlign w:val="center"/>
          </w:tcPr>
          <w:p w14:paraId="5D4E75AB" w14:textId="77777777" w:rsidR="00196BF2" w:rsidRDefault="00196BF2" w:rsidP="0073036C">
            <w:pPr>
              <w:spacing w:before="40" w:after="40" w:line="240" w:lineRule="auto"/>
              <w:jc w:val="left"/>
            </w:pPr>
            <w:r>
              <w:rPr>
                <w:sz w:val="16"/>
              </w:rPr>
              <w:t>4,262 (6%)</w:t>
            </w:r>
          </w:p>
        </w:tc>
        <w:tc>
          <w:tcPr>
            <w:tcW w:w="1623" w:type="pct"/>
            <w:tcBorders>
              <w:top w:val="nil"/>
              <w:left w:val="nil"/>
              <w:bottom w:val="nil"/>
              <w:right w:val="nil"/>
            </w:tcBorders>
            <w:vAlign w:val="center"/>
          </w:tcPr>
          <w:p w14:paraId="2605006F" w14:textId="77777777" w:rsidR="00196BF2" w:rsidRDefault="00196BF2" w:rsidP="0073036C">
            <w:pPr>
              <w:spacing w:before="40" w:after="40" w:line="240" w:lineRule="auto"/>
              <w:jc w:val="left"/>
            </w:pPr>
            <w:r>
              <w:rPr>
                <w:sz w:val="16"/>
              </w:rPr>
              <w:t>GPT-5</w:t>
            </w:r>
          </w:p>
        </w:tc>
      </w:tr>
      <w:tr w:rsidR="00196BF2" w14:paraId="66A206EA" w14:textId="77777777" w:rsidTr="0073036C">
        <w:trPr>
          <w:trHeight w:val="20"/>
          <w:jc w:val="center"/>
        </w:trPr>
        <w:tc>
          <w:tcPr>
            <w:tcW w:w="2042" w:type="pct"/>
            <w:tcBorders>
              <w:top w:val="nil"/>
              <w:left w:val="nil"/>
              <w:bottom w:val="nil"/>
              <w:right w:val="nil"/>
            </w:tcBorders>
            <w:vAlign w:val="center"/>
          </w:tcPr>
          <w:p w14:paraId="5AA3680A" w14:textId="77777777" w:rsidR="00196BF2" w:rsidRDefault="00196BF2" w:rsidP="0073036C">
            <w:pPr>
              <w:spacing w:before="40" w:after="40" w:line="240" w:lineRule="auto"/>
              <w:jc w:val="left"/>
            </w:pPr>
            <w:r>
              <w:rPr>
                <w:sz w:val="16"/>
              </w:rPr>
              <w:t>Pneumonia</w:t>
            </w:r>
          </w:p>
        </w:tc>
        <w:tc>
          <w:tcPr>
            <w:tcW w:w="1335" w:type="pct"/>
            <w:tcBorders>
              <w:top w:val="nil"/>
              <w:left w:val="nil"/>
              <w:bottom w:val="nil"/>
              <w:right w:val="nil"/>
            </w:tcBorders>
            <w:vAlign w:val="center"/>
          </w:tcPr>
          <w:p w14:paraId="49DB3135" w14:textId="77777777" w:rsidR="00196BF2" w:rsidRDefault="00196BF2" w:rsidP="0073036C">
            <w:pPr>
              <w:spacing w:before="40" w:after="40" w:line="240" w:lineRule="auto"/>
              <w:jc w:val="left"/>
            </w:pPr>
            <w:r>
              <w:rPr>
                <w:sz w:val="16"/>
              </w:rPr>
              <w:t>3,074 (4%)</w:t>
            </w:r>
          </w:p>
        </w:tc>
        <w:tc>
          <w:tcPr>
            <w:tcW w:w="1623" w:type="pct"/>
            <w:tcBorders>
              <w:top w:val="nil"/>
              <w:left w:val="nil"/>
              <w:bottom w:val="nil"/>
              <w:right w:val="nil"/>
            </w:tcBorders>
            <w:vAlign w:val="center"/>
          </w:tcPr>
          <w:p w14:paraId="78FB9578" w14:textId="77777777" w:rsidR="00196BF2" w:rsidRDefault="00196BF2" w:rsidP="0073036C">
            <w:pPr>
              <w:spacing w:before="40" w:after="40" w:line="240" w:lineRule="auto"/>
              <w:jc w:val="left"/>
            </w:pPr>
            <w:r>
              <w:rPr>
                <w:sz w:val="16"/>
              </w:rPr>
              <w:t>GPT-4/InSilicoVA</w:t>
            </w:r>
          </w:p>
        </w:tc>
      </w:tr>
      <w:tr w:rsidR="00196BF2" w14:paraId="379A8DB4" w14:textId="77777777" w:rsidTr="0073036C">
        <w:trPr>
          <w:trHeight w:val="20"/>
          <w:jc w:val="center"/>
        </w:trPr>
        <w:tc>
          <w:tcPr>
            <w:tcW w:w="2042" w:type="pct"/>
            <w:tcBorders>
              <w:top w:val="nil"/>
              <w:left w:val="nil"/>
              <w:bottom w:val="nil"/>
              <w:right w:val="nil"/>
            </w:tcBorders>
            <w:vAlign w:val="center"/>
          </w:tcPr>
          <w:p w14:paraId="70F0359E" w14:textId="77777777" w:rsidR="00196BF2" w:rsidRDefault="00196BF2" w:rsidP="0073036C">
            <w:pPr>
              <w:spacing w:before="40" w:after="40" w:line="240" w:lineRule="auto"/>
              <w:jc w:val="left"/>
            </w:pPr>
            <w:r>
              <w:rPr>
                <w:sz w:val="16"/>
              </w:rPr>
              <w:t>Birth asphyxia and birth trauma</w:t>
            </w:r>
          </w:p>
        </w:tc>
        <w:tc>
          <w:tcPr>
            <w:tcW w:w="1335" w:type="pct"/>
            <w:tcBorders>
              <w:top w:val="nil"/>
              <w:left w:val="nil"/>
              <w:bottom w:val="nil"/>
              <w:right w:val="nil"/>
            </w:tcBorders>
            <w:vAlign w:val="center"/>
          </w:tcPr>
          <w:p w14:paraId="4A45DCD8" w14:textId="77777777" w:rsidR="00196BF2" w:rsidRDefault="00196BF2" w:rsidP="0073036C">
            <w:pPr>
              <w:spacing w:before="40" w:after="40" w:line="240" w:lineRule="auto"/>
              <w:jc w:val="left"/>
            </w:pPr>
            <w:r>
              <w:rPr>
                <w:sz w:val="16"/>
              </w:rPr>
              <w:t>2,431 (3%)</w:t>
            </w:r>
          </w:p>
        </w:tc>
        <w:tc>
          <w:tcPr>
            <w:tcW w:w="1623" w:type="pct"/>
            <w:tcBorders>
              <w:top w:val="nil"/>
              <w:left w:val="nil"/>
              <w:bottom w:val="nil"/>
              <w:right w:val="nil"/>
            </w:tcBorders>
            <w:vAlign w:val="center"/>
          </w:tcPr>
          <w:p w14:paraId="75361A44" w14:textId="77777777" w:rsidR="00196BF2" w:rsidRDefault="00196BF2" w:rsidP="0073036C">
            <w:pPr>
              <w:spacing w:before="40" w:after="40" w:line="240" w:lineRule="auto"/>
              <w:jc w:val="left"/>
            </w:pPr>
            <w:r>
              <w:rPr>
                <w:sz w:val="16"/>
              </w:rPr>
              <w:t>GPT-5</w:t>
            </w:r>
          </w:p>
        </w:tc>
      </w:tr>
      <w:tr w:rsidR="00196BF2" w14:paraId="7A5090AD" w14:textId="77777777" w:rsidTr="0073036C">
        <w:trPr>
          <w:trHeight w:val="20"/>
          <w:jc w:val="center"/>
        </w:trPr>
        <w:tc>
          <w:tcPr>
            <w:tcW w:w="2042" w:type="pct"/>
            <w:tcBorders>
              <w:top w:val="nil"/>
              <w:left w:val="nil"/>
              <w:bottom w:val="nil"/>
              <w:right w:val="nil"/>
            </w:tcBorders>
            <w:vAlign w:val="center"/>
          </w:tcPr>
          <w:p w14:paraId="3F3AF48D" w14:textId="77777777" w:rsidR="00196BF2" w:rsidRDefault="00196BF2" w:rsidP="0073036C">
            <w:pPr>
              <w:spacing w:before="40" w:after="40" w:line="240" w:lineRule="auto"/>
              <w:jc w:val="left"/>
            </w:pPr>
            <w:r>
              <w:rPr>
                <w:sz w:val="16"/>
              </w:rPr>
              <w:t>Tuberculosis</w:t>
            </w:r>
          </w:p>
        </w:tc>
        <w:tc>
          <w:tcPr>
            <w:tcW w:w="1335" w:type="pct"/>
            <w:tcBorders>
              <w:top w:val="nil"/>
              <w:left w:val="nil"/>
              <w:bottom w:val="nil"/>
              <w:right w:val="nil"/>
            </w:tcBorders>
            <w:vAlign w:val="center"/>
          </w:tcPr>
          <w:p w14:paraId="53C4ADF9" w14:textId="77777777" w:rsidR="00196BF2" w:rsidRDefault="00196BF2" w:rsidP="0073036C">
            <w:pPr>
              <w:spacing w:before="40" w:after="40" w:line="240" w:lineRule="auto"/>
              <w:jc w:val="left"/>
            </w:pPr>
            <w:r>
              <w:rPr>
                <w:sz w:val="16"/>
              </w:rPr>
              <w:t>2,399 (3%)</w:t>
            </w:r>
          </w:p>
        </w:tc>
        <w:tc>
          <w:tcPr>
            <w:tcW w:w="1623" w:type="pct"/>
            <w:tcBorders>
              <w:top w:val="nil"/>
              <w:left w:val="nil"/>
              <w:bottom w:val="nil"/>
              <w:right w:val="nil"/>
            </w:tcBorders>
            <w:vAlign w:val="center"/>
          </w:tcPr>
          <w:p w14:paraId="3B5300C0" w14:textId="77777777" w:rsidR="00196BF2" w:rsidRDefault="00196BF2" w:rsidP="0073036C">
            <w:pPr>
              <w:spacing w:before="40" w:after="40" w:line="240" w:lineRule="auto"/>
              <w:jc w:val="left"/>
            </w:pPr>
            <w:r>
              <w:rPr>
                <w:sz w:val="16"/>
              </w:rPr>
              <w:t>GPT-5</w:t>
            </w:r>
          </w:p>
        </w:tc>
      </w:tr>
      <w:tr w:rsidR="00196BF2" w14:paraId="19FE394F" w14:textId="77777777" w:rsidTr="0073036C">
        <w:trPr>
          <w:trHeight w:val="20"/>
          <w:jc w:val="center"/>
        </w:trPr>
        <w:tc>
          <w:tcPr>
            <w:tcW w:w="2042" w:type="pct"/>
            <w:tcBorders>
              <w:top w:val="nil"/>
              <w:left w:val="nil"/>
              <w:right w:val="nil"/>
            </w:tcBorders>
            <w:vAlign w:val="center"/>
          </w:tcPr>
          <w:p w14:paraId="7FCB2F42" w14:textId="77777777" w:rsidR="00196BF2" w:rsidRDefault="00196BF2" w:rsidP="0073036C">
            <w:pPr>
              <w:spacing w:before="40" w:after="40" w:line="240" w:lineRule="auto"/>
              <w:jc w:val="left"/>
            </w:pPr>
            <w:r>
              <w:rPr>
                <w:sz w:val="16"/>
              </w:rPr>
              <w:t>Low birth weight/preterm</w:t>
            </w:r>
          </w:p>
        </w:tc>
        <w:tc>
          <w:tcPr>
            <w:tcW w:w="1335" w:type="pct"/>
            <w:tcBorders>
              <w:top w:val="nil"/>
              <w:left w:val="nil"/>
              <w:right w:val="nil"/>
            </w:tcBorders>
            <w:vAlign w:val="center"/>
          </w:tcPr>
          <w:p w14:paraId="30E10544" w14:textId="77777777" w:rsidR="00196BF2" w:rsidRDefault="00196BF2" w:rsidP="0073036C">
            <w:pPr>
              <w:spacing w:before="40" w:after="40" w:line="240" w:lineRule="auto"/>
              <w:jc w:val="left"/>
            </w:pPr>
            <w:r>
              <w:rPr>
                <w:sz w:val="16"/>
              </w:rPr>
              <w:t>1,570 (2%)</w:t>
            </w:r>
          </w:p>
        </w:tc>
        <w:tc>
          <w:tcPr>
            <w:tcW w:w="1623" w:type="pct"/>
            <w:tcBorders>
              <w:top w:val="nil"/>
              <w:left w:val="nil"/>
              <w:right w:val="nil"/>
            </w:tcBorders>
            <w:vAlign w:val="center"/>
          </w:tcPr>
          <w:p w14:paraId="4393D925" w14:textId="77777777" w:rsidR="00196BF2" w:rsidRDefault="00196BF2" w:rsidP="0073036C">
            <w:pPr>
              <w:spacing w:before="40" w:after="40" w:line="240" w:lineRule="auto"/>
              <w:jc w:val="left"/>
            </w:pPr>
            <w:r>
              <w:rPr>
                <w:sz w:val="16"/>
              </w:rPr>
              <w:t>GPT-5</w:t>
            </w:r>
          </w:p>
        </w:tc>
      </w:tr>
      <w:tr w:rsidR="00196BF2" w14:paraId="7929EBAE" w14:textId="77777777" w:rsidTr="0073036C">
        <w:trPr>
          <w:trHeight w:val="20"/>
          <w:jc w:val="center"/>
        </w:trPr>
        <w:tc>
          <w:tcPr>
            <w:tcW w:w="2042" w:type="pct"/>
            <w:tcBorders>
              <w:top w:val="nil"/>
              <w:left w:val="nil"/>
              <w:bottom w:val="single" w:sz="8" w:space="0" w:color="auto"/>
              <w:right w:val="nil"/>
            </w:tcBorders>
            <w:vAlign w:val="center"/>
          </w:tcPr>
          <w:p w14:paraId="48E94F82" w14:textId="77777777" w:rsidR="00196BF2" w:rsidRDefault="00196BF2" w:rsidP="0073036C">
            <w:pPr>
              <w:spacing w:before="40" w:after="40" w:line="240" w:lineRule="auto"/>
              <w:jc w:val="left"/>
            </w:pPr>
            <w:r>
              <w:rPr>
                <w:sz w:val="16"/>
              </w:rPr>
              <w:t>Asthma and chronic respiratory</w:t>
            </w:r>
          </w:p>
        </w:tc>
        <w:tc>
          <w:tcPr>
            <w:tcW w:w="1335" w:type="pct"/>
            <w:tcBorders>
              <w:top w:val="nil"/>
              <w:left w:val="nil"/>
              <w:bottom w:val="single" w:sz="8" w:space="0" w:color="auto"/>
              <w:right w:val="nil"/>
            </w:tcBorders>
            <w:vAlign w:val="center"/>
          </w:tcPr>
          <w:p w14:paraId="399C16D4" w14:textId="77777777" w:rsidR="00196BF2" w:rsidRDefault="00196BF2" w:rsidP="0073036C">
            <w:pPr>
              <w:spacing w:before="40" w:after="40" w:line="240" w:lineRule="auto"/>
              <w:jc w:val="left"/>
            </w:pPr>
            <w:r>
              <w:rPr>
                <w:sz w:val="16"/>
              </w:rPr>
              <w:t>1,551 (2%)</w:t>
            </w:r>
          </w:p>
        </w:tc>
        <w:tc>
          <w:tcPr>
            <w:tcW w:w="1623" w:type="pct"/>
            <w:tcBorders>
              <w:top w:val="nil"/>
              <w:left w:val="nil"/>
              <w:bottom w:val="single" w:sz="8" w:space="0" w:color="auto"/>
              <w:right w:val="nil"/>
            </w:tcBorders>
            <w:vAlign w:val="center"/>
          </w:tcPr>
          <w:p w14:paraId="34248C5F" w14:textId="77777777" w:rsidR="00196BF2" w:rsidRDefault="00196BF2" w:rsidP="0073036C">
            <w:pPr>
              <w:spacing w:before="40" w:after="40" w:line="240" w:lineRule="auto"/>
              <w:jc w:val="left"/>
            </w:pPr>
            <w:r>
              <w:rPr>
                <w:sz w:val="16"/>
              </w:rPr>
              <w:t>GPT-3.5</w:t>
            </w:r>
          </w:p>
        </w:tc>
      </w:tr>
    </w:tbl>
    <w:p w14:paraId="584363E0" w14:textId="77777777" w:rsidR="00196BF2" w:rsidRPr="00DF67EC" w:rsidRDefault="00196BF2" w:rsidP="00196BF2">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AEEA7DF" w14:textId="3BC183FA" w:rsidR="00196BF2" w:rsidRDefault="00196BF2" w:rsidP="00674D12">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fldChar w:fldCharType="begin"/>
      </w:r>
      <w:r w:rsidR="008D15A0">
        <w:instrText xml:space="preserve"> ADDIN ZOTERO_ITEM CSL_CITATION {"citationID":"uYW0xWc6","properties":{"formattedCitation":"[62]","plainCitation":"[62]","noteIndex":0},"citationItems":[{"id":3268,"uris":["http://zotero.org/users/6749620/items/LZCHVZJ9"],"itemData":{"id":3268,"type":"report","title":"Report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fldChar w:fldCharType="separate"/>
      </w:r>
      <w:r w:rsidR="008D15A0">
        <w:rPr>
          <w:rFonts w:eastAsiaTheme="minorEastAsia" w:cs="Times New Roman"/>
          <w:kern w:val="0"/>
          <w:lang w:val="en-US"/>
        </w:rPr>
        <w:t>[62]</w:t>
      </w:r>
      <w:r>
        <w:fldChar w:fldCharType="end"/>
      </w:r>
      <w:r w:rsidRPr="00DF67EC">
        <w:t>. Numbers are rounded.</w:t>
      </w:r>
    </w:p>
    <w:p w14:paraId="71E9A733" w14:textId="71BA44D9" w:rsidR="00CD3E2C" w:rsidRDefault="00AD4706" w:rsidP="009A3616">
      <w:pPr>
        <w:pStyle w:val="Heading2"/>
      </w:pPr>
      <w:r>
        <w:t>Performance</w:t>
      </w:r>
      <w:r w:rsidR="003364A2">
        <w:t xml:space="preserve"> by COD</w:t>
      </w:r>
      <w:r>
        <w:t xml:space="preserve"> for 3826 Adult Records (12 to 69 years)</w:t>
      </w:r>
    </w:p>
    <w:p w14:paraId="74D4A510" w14:textId="5D4E195F" w:rsidR="00016DEE" w:rsidRDefault="00AD4706" w:rsidP="009A3616">
      <w:r w:rsidRPr="00D43402">
        <w:t xml:space="preserve">Figure 5 presents </w:t>
      </w:r>
      <w:r>
        <w:t>performance across 17 adult CODs.</w:t>
      </w:r>
      <w:r w:rsidR="00F44527">
        <w:t xml:space="preserve"> At least one model performed well</w:t>
      </w:r>
      <w:r w:rsidR="006020F7">
        <w:t xml:space="preserve"> (0.78-0.99)</w:t>
      </w:r>
      <w:r w:rsidR="00F44527">
        <w:t xml:space="preserve"> for 12 of</w:t>
      </w:r>
      <w:r w:rsidR="00FA3DE1">
        <w:t xml:space="preserve"> the</w:t>
      </w:r>
      <w:r w:rsidR="00F44527">
        <w:t xml:space="preserve"> 17 CODs.</w:t>
      </w:r>
      <w:r>
        <w:t xml:space="preserve"> GPT-</w:t>
      </w:r>
      <w:r w:rsidR="0034523C">
        <w:t>5</w:t>
      </w:r>
      <w:r>
        <w:t xml:space="preserve"> achieved the highest </w:t>
      </w:r>
      <w:r w:rsidR="00F66029">
        <w:t>individual-level</w:t>
      </w:r>
      <w:r>
        <w:t xml:space="preserve"> performance for </w:t>
      </w:r>
      <w:r w:rsidR="005F5CB1">
        <w:t>8</w:t>
      </w:r>
      <w:r>
        <w:t xml:space="preserve"> of 17 CODs (0.3</w:t>
      </w:r>
      <w:r w:rsidR="00D01278">
        <w:t>6</w:t>
      </w:r>
      <w:r>
        <w:t>–0.9</w:t>
      </w:r>
      <w:r w:rsidR="00836C44">
        <w:t>1</w:t>
      </w:r>
      <w:r>
        <w:t>), followed by</w:t>
      </w:r>
      <w:r w:rsidR="0034523C">
        <w:t xml:space="preserve"> GPT-4 for </w:t>
      </w:r>
      <w:r w:rsidR="00056345">
        <w:t>5</w:t>
      </w:r>
      <w:r w:rsidR="0029446E">
        <w:t xml:space="preserve"> </w:t>
      </w:r>
      <w:r w:rsidR="0034523C">
        <w:t>CODs</w:t>
      </w:r>
      <w:r w:rsidR="00CB560E">
        <w:t xml:space="preserve"> (</w:t>
      </w:r>
      <w:r w:rsidR="00370FA6">
        <w:t>0.61</w:t>
      </w:r>
      <w:r w:rsidR="000614EF">
        <w:t>-0.99</w:t>
      </w:r>
      <w:r w:rsidR="00CB560E">
        <w:t>)</w:t>
      </w:r>
      <w:r w:rsidR="0034523C">
        <w:t>,</w:t>
      </w:r>
      <w:r>
        <w:t xml:space="preserve"> </w:t>
      </w:r>
      <w:r w:rsidR="003D7461">
        <w:t xml:space="preserve">and </w:t>
      </w:r>
      <w:r>
        <w:t xml:space="preserve">GPT-3.5 for </w:t>
      </w:r>
      <w:r w:rsidR="00C65562">
        <w:t>4</w:t>
      </w:r>
      <w:r>
        <w:t xml:space="preserve"> CODs (0.</w:t>
      </w:r>
      <w:r w:rsidR="00AF72B6">
        <w:t>78</w:t>
      </w:r>
      <w:r>
        <w:t>–0.94</w:t>
      </w:r>
      <w:r w:rsidR="00016DEE">
        <w:t xml:space="preserve">). InterVA-5 </w:t>
      </w:r>
      <w:r w:rsidR="00B17C91">
        <w:t>had</w:t>
      </w:r>
      <w:r w:rsidR="00016DEE">
        <w:t xml:space="preserve"> the lowest performance for </w:t>
      </w:r>
      <w:r w:rsidR="00FE4C15">
        <w:t>9</w:t>
      </w:r>
      <w:r w:rsidR="00016DEE">
        <w:t xml:space="preserve"> CODs (0–0.79), InSilicoVA for 6 CODs (0–0.</w:t>
      </w:r>
      <w:r w:rsidR="00613883">
        <w:t>5</w:t>
      </w:r>
      <w:r w:rsidR="00016DEE">
        <w:t>), and GPT-3.5 for 2 CODs (0.38 and 0.53). The greatest improvements of GPT-3.5/4</w:t>
      </w:r>
      <w:r w:rsidR="00166418">
        <w:t>/5</w:t>
      </w:r>
      <w:r w:rsidR="00016DEE">
        <w:t xml:space="preserve"> over InSilicoVA and InterVA-5 were observed in chronic respiratory</w:t>
      </w:r>
      <w:r w:rsidR="00016DEE" w:rsidRPr="00016DEE">
        <w:t xml:space="preserve"> </w:t>
      </w:r>
      <w:r w:rsidR="00016DEE">
        <w:t>diseases (</w:t>
      </w:r>
      <w:r w:rsidR="00F3227C">
        <w:t>+</w:t>
      </w:r>
      <w:r w:rsidR="00016DEE">
        <w:t>0.74-0.94</w:t>
      </w:r>
      <w:r w:rsidR="0022608C">
        <w:t xml:space="preserve"> in the PCCC</w:t>
      </w:r>
      <w:r w:rsidR="00016DEE">
        <w:t xml:space="preserve">), while the smallest improvements were for </w:t>
      </w:r>
      <w:r w:rsidR="009628B8">
        <w:t>ischemic heart disease</w:t>
      </w:r>
      <w:r w:rsidR="00016DEE">
        <w:t xml:space="preserve"> (</w:t>
      </w:r>
      <w:r w:rsidR="00F3227C">
        <w:t>+</w:t>
      </w:r>
      <w:r w:rsidR="00016DEE">
        <w:t>0.0</w:t>
      </w:r>
      <w:r w:rsidR="009628B8">
        <w:t>2</w:t>
      </w:r>
      <w:r w:rsidR="00016DEE">
        <w:t>-0.</w:t>
      </w:r>
      <w:r w:rsidR="009628B8">
        <w:t>2</w:t>
      </w:r>
      <w:r w:rsidR="004D11C9">
        <w:t>8</w:t>
      </w:r>
      <w:r w:rsidR="00016DEE">
        <w:t xml:space="preserve"> </w:t>
      </w:r>
      <w:r w:rsidR="0022608C">
        <w:t xml:space="preserve">in the </w:t>
      </w:r>
      <w:r w:rsidR="00016DEE">
        <w:t xml:space="preserve">PCCC). All models </w:t>
      </w:r>
      <w:r w:rsidR="007442F0">
        <w:t xml:space="preserve">performed well </w:t>
      </w:r>
      <w:r w:rsidR="00016DEE">
        <w:t xml:space="preserve">for maternal conditions (0.79–0.99), but </w:t>
      </w:r>
      <w:r w:rsidR="007442F0">
        <w:t>poorly</w:t>
      </w:r>
      <w:r w:rsidR="00016DEE">
        <w:t xml:space="preserve"> for unspecified infections (0.35–0.</w:t>
      </w:r>
      <w:r w:rsidR="00FD25B0">
        <w:t>5</w:t>
      </w:r>
      <w:r w:rsidR="00CC13C7">
        <w:t>9</w:t>
      </w:r>
      <w:r w:rsidR="00016DEE">
        <w:t>), malaria (0.26–0.</w:t>
      </w:r>
      <w:r w:rsidR="00E13D55">
        <w:t>5</w:t>
      </w:r>
      <w:r w:rsidR="00016DEE">
        <w:t>), and ill-defined CODs (0–0.3</w:t>
      </w:r>
      <w:r w:rsidR="009A70F6">
        <w:t>7</w:t>
      </w:r>
      <w:r w:rsidR="00016DEE">
        <w:t>). GPT-</w:t>
      </w:r>
      <w:r w:rsidR="000E59F1">
        <w:t>5</w:t>
      </w:r>
      <w:r w:rsidR="00836E16">
        <w:t xml:space="preserve"> </w:t>
      </w:r>
      <w:r w:rsidR="00016DEE">
        <w:t>showed performance improvements</w:t>
      </w:r>
      <w:r w:rsidR="006748CC">
        <w:t xml:space="preserve"> </w:t>
      </w:r>
      <w:r w:rsidR="00016DEE">
        <w:t>over all other models for stroke (</w:t>
      </w:r>
      <w:r w:rsidR="00F3227C">
        <w:t>+</w:t>
      </w:r>
      <w:r w:rsidR="00016DEE">
        <w:t>0.</w:t>
      </w:r>
      <w:r w:rsidR="000D39F5">
        <w:t>1</w:t>
      </w:r>
      <w:r w:rsidR="00E003A3">
        <w:t>4</w:t>
      </w:r>
      <w:r w:rsidR="00016DEE">
        <w:t>–0.</w:t>
      </w:r>
      <w:r w:rsidR="00A60F64">
        <w:t>5</w:t>
      </w:r>
      <w:r w:rsidR="006106F1">
        <w:t>9</w:t>
      </w:r>
      <w:r w:rsidR="006748CC">
        <w:t xml:space="preserve"> in the PCCC</w:t>
      </w:r>
      <w:r w:rsidR="00016DEE">
        <w:t>)</w:t>
      </w:r>
      <w:r w:rsidR="003C0E50">
        <w:t xml:space="preserve"> </w:t>
      </w:r>
      <w:r w:rsidR="001E29CD">
        <w:t>and</w:t>
      </w:r>
      <w:r w:rsidR="002027BC">
        <w:t xml:space="preserve"> tuberculosis (</w:t>
      </w:r>
      <w:r w:rsidR="00F3227C">
        <w:t>+</w:t>
      </w:r>
      <w:r w:rsidR="002027BC">
        <w:t>0.1</w:t>
      </w:r>
      <w:r w:rsidR="00372D4D">
        <w:t>4</w:t>
      </w:r>
      <w:r w:rsidR="002027BC">
        <w:t>-0.</w:t>
      </w:r>
      <w:r w:rsidR="009B654A">
        <w:t>4</w:t>
      </w:r>
      <w:r w:rsidR="00372D4D">
        <w:t>7</w:t>
      </w:r>
      <w:r w:rsidR="002027BC">
        <w:t xml:space="preserve"> in the PCCC</w:t>
      </w:r>
      <w:r w:rsidR="001E29CD">
        <w:t>)</w:t>
      </w:r>
      <w:r w:rsidR="00016DEE">
        <w:t>. GPT-</w:t>
      </w:r>
      <w:r w:rsidR="003C0E50">
        <w:t>4</w:t>
      </w:r>
      <w:r w:rsidR="00016DEE">
        <w:t xml:space="preserve"> demonstrated similar gains for</w:t>
      </w:r>
      <w:r w:rsidR="003C0E50">
        <w:t xml:space="preserve"> cancers (</w:t>
      </w:r>
      <w:r w:rsidR="00F3227C">
        <w:t>+</w:t>
      </w:r>
      <w:r w:rsidR="003C0E50">
        <w:t>0.1</w:t>
      </w:r>
      <w:r w:rsidR="00625DA2">
        <w:t>7</w:t>
      </w:r>
      <w:r w:rsidR="003C0E50">
        <w:t>-0.36 in the PCCC),</w:t>
      </w:r>
      <w:r w:rsidR="009962D0">
        <w:t xml:space="preserve"> while GPT-3.5 improved over other models for chronic respiratory diseases (</w:t>
      </w:r>
      <w:r w:rsidR="00F3227C">
        <w:t>+</w:t>
      </w:r>
      <w:r w:rsidR="009962D0">
        <w:t>0.1-0.94 in the PCCC),</w:t>
      </w:r>
      <w:r w:rsidR="000428BF">
        <w:t xml:space="preserve"> diabetes (</w:t>
      </w:r>
      <w:r w:rsidR="00F3227C">
        <w:t>+</w:t>
      </w:r>
      <w:r w:rsidR="00664A35">
        <w:t>0.08</w:t>
      </w:r>
      <w:r w:rsidR="005E4DA7">
        <w:t xml:space="preserve">-0.58 </w:t>
      </w:r>
      <w:r w:rsidR="000428BF">
        <w:t xml:space="preserve">in the PCCC), </w:t>
      </w:r>
      <w:r w:rsidR="00C7480D">
        <w:t>other non-comm</w:t>
      </w:r>
      <w:r w:rsidR="00117755">
        <w:t>u</w:t>
      </w:r>
      <w:r w:rsidR="00C7480D">
        <w:t>nicable diseases (</w:t>
      </w:r>
      <w:r w:rsidR="00F3227C">
        <w:t>+</w:t>
      </w:r>
      <w:r w:rsidR="005F4AA5">
        <w:t xml:space="preserve">0.11-0.59 </w:t>
      </w:r>
      <w:r w:rsidR="00C7480D">
        <w:t>in the PCCC),</w:t>
      </w:r>
      <w:r w:rsidR="00E14524">
        <w:t xml:space="preserve"> </w:t>
      </w:r>
      <w:r w:rsidR="000428BF">
        <w:t>and</w:t>
      </w:r>
      <w:r w:rsidR="00016DEE">
        <w:t xml:space="preserve"> liver and alcohol-related diseases (</w:t>
      </w:r>
      <w:r w:rsidR="00F3227C">
        <w:t>+</w:t>
      </w:r>
      <w:r w:rsidR="00016DEE">
        <w:t>0.2</w:t>
      </w:r>
      <w:r w:rsidR="00EF315A">
        <w:t>5</w:t>
      </w:r>
      <w:r w:rsidR="00016DEE">
        <w:t>–0.52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w:t>
      </w:r>
      <w:r w:rsidR="008B1FA3">
        <w:t>2</w:t>
      </w:r>
      <w:r w:rsidR="00625DA2">
        <w:t>4</w:t>
      </w:r>
      <w:r w:rsidR="00016DEE">
        <w:t>), ischemic heart disease (</w:t>
      </w:r>
      <w:r w:rsidR="00EF7FE6">
        <w:t xml:space="preserve">range: </w:t>
      </w:r>
      <w:r w:rsidR="00016DEE">
        <w:t>0.</w:t>
      </w:r>
      <w:r w:rsidR="00A71F5F">
        <w:t>2</w:t>
      </w:r>
      <w:r w:rsidR="00CA0E73">
        <w:t>8</w:t>
      </w:r>
      <w:r w:rsidR="00016DEE">
        <w:t>), and unspecified infections (</w:t>
      </w:r>
      <w:r w:rsidR="00EF7FE6">
        <w:t xml:space="preserve">range: </w:t>
      </w:r>
      <w:r w:rsidR="00016DEE">
        <w:t>0.</w:t>
      </w:r>
      <w:r w:rsidR="001C5172">
        <w:t>2</w:t>
      </w:r>
      <w:r w:rsidR="00073FAB">
        <w:t>4</w:t>
      </w:r>
      <w:r w:rsidR="00016DEE">
        <w:t>).</w:t>
      </w:r>
      <w:r w:rsidR="00551F27">
        <w:t xml:space="preserve"> </w:t>
      </w:r>
      <w:r w:rsidR="000F016D">
        <w:t xml:space="preserve">CODs with high physician agreement </w:t>
      </w:r>
      <w:r w:rsidR="0057419E">
        <w:t>and models that performed well</w:t>
      </w:r>
      <w:r w:rsidR="000F016D">
        <w:t xml:space="preserve"> include r</w:t>
      </w:r>
      <w:r w:rsidR="00551F27">
        <w:t>oad/transport injuries (</w:t>
      </w:r>
      <w:r w:rsidR="001D1DC0">
        <w:t>0.81-</w:t>
      </w:r>
      <w:r w:rsidR="00DF07DF">
        <w:t xml:space="preserve">0.9 for </w:t>
      </w:r>
      <w:r w:rsidR="00DF4EA7">
        <w:t>four</w:t>
      </w:r>
      <w:r w:rsidR="001D1DC0">
        <w:t xml:space="preserve"> models</w:t>
      </w:r>
      <w:r w:rsidR="00551F27">
        <w:t>, 75% agreement), and other injuries</w:t>
      </w:r>
      <w:r w:rsidR="00551F27" w:rsidRPr="00660CC9">
        <w:t xml:space="preserve"> </w:t>
      </w:r>
      <w:r w:rsidR="00551F27">
        <w:t>(</w:t>
      </w:r>
      <w:r w:rsidR="00DF4EA7">
        <w:t>0.72-</w:t>
      </w:r>
      <w:r w:rsidR="0071059D">
        <w:t xml:space="preserve">0.89 for </w:t>
      </w:r>
      <w:r w:rsidR="00DF4EA7">
        <w:t>three models</w:t>
      </w:r>
      <w:r w:rsidR="0071059D">
        <w:t xml:space="preserve">, </w:t>
      </w:r>
      <w:r w:rsidR="00551F27">
        <w:t>72% agreement)</w:t>
      </w:r>
      <w:r w:rsidR="00261FBF">
        <w:t>, w</w:t>
      </w:r>
      <w:r w:rsidR="0010427E">
        <w:t>hile</w:t>
      </w:r>
      <w:r w:rsidR="009D05BD">
        <w:t xml:space="preserve"> models performed poorly for malaria despite high agreement </w:t>
      </w:r>
      <w:r w:rsidR="0010427E">
        <w:t>(</w:t>
      </w:r>
      <w:r w:rsidR="000E02B6">
        <w:t>0.26-</w:t>
      </w:r>
      <w:r w:rsidR="00937A96">
        <w:t>0.5</w:t>
      </w:r>
      <w:r w:rsidR="000E02B6">
        <w:t xml:space="preserve"> PCCC</w:t>
      </w:r>
      <w:r w:rsidR="00937A96">
        <w:t xml:space="preserve">, </w:t>
      </w:r>
      <w:r w:rsidR="0010427E">
        <w:t>77% agreement</w:t>
      </w:r>
      <w:r w:rsidR="009D05BD">
        <w:t>)</w:t>
      </w:r>
      <w:r w:rsidR="005F6762">
        <w:t>.</w:t>
      </w:r>
      <w:r w:rsidR="00E1089D">
        <w:t xml:space="preserve"> </w:t>
      </w:r>
      <w:r w:rsidR="0057419E">
        <w:t>CODs with low physician agreement</w:t>
      </w:r>
      <w:r w:rsidR="00AF5595">
        <w:t xml:space="preserve"> a</w:t>
      </w:r>
      <w:r w:rsidR="003C26C6">
        <w:t>n</w:t>
      </w:r>
      <w:r w:rsidR="00AF5595">
        <w:t>d models that performed poorly include</w:t>
      </w:r>
      <w:r w:rsidR="001C370B">
        <w:t xml:space="preserve"> pneumonia (</w:t>
      </w:r>
      <w:r w:rsidR="00AE059B">
        <w:t>0.25-</w:t>
      </w:r>
      <w:r w:rsidR="001C370B">
        <w:t>0.61 for</w:t>
      </w:r>
      <w:r w:rsidR="00AE059B">
        <w:t xml:space="preserve"> all models</w:t>
      </w:r>
      <w:r w:rsidR="001C370B">
        <w:t>, 34% agreement) and unspecified infections (</w:t>
      </w:r>
      <w:r w:rsidR="004F0342">
        <w:t>0.29-0</w:t>
      </w:r>
      <w:r w:rsidR="001C370B">
        <w:t xml:space="preserve">.59 for </w:t>
      </w:r>
      <w:r w:rsidR="004F0342">
        <w:t>all models,</w:t>
      </w:r>
      <w:r w:rsidR="001C370B">
        <w:t xml:space="preserve"> 37% agreement), while</w:t>
      </w:r>
      <w:r w:rsidR="00AF5595">
        <w:t xml:space="preserve"> c</w:t>
      </w:r>
      <w:r w:rsidR="00E1089D">
        <w:t>ancers (</w:t>
      </w:r>
      <w:r w:rsidR="001C370B">
        <w:t>0.74-</w:t>
      </w:r>
      <w:r w:rsidR="00E1089D">
        <w:t>0.91</w:t>
      </w:r>
      <w:r w:rsidR="00EF4D84">
        <w:t xml:space="preserve"> </w:t>
      </w:r>
      <w:r w:rsidR="00E1089D">
        <w:t xml:space="preserve">for </w:t>
      </w:r>
      <w:r w:rsidR="001C370B">
        <w:t>two models</w:t>
      </w:r>
      <w:r w:rsidR="00E1089D">
        <w:t>, 20% agreement)</w:t>
      </w:r>
      <w:r w:rsidR="00E508AC">
        <w:t xml:space="preserve"> </w:t>
      </w:r>
      <w:r w:rsidR="00872009">
        <w:t xml:space="preserve">had high performing models </w:t>
      </w:r>
      <w:r w:rsidR="00E508AC">
        <w:t>despite low physician agreement</w:t>
      </w:r>
      <w:r w:rsidR="00D8146C">
        <w:t xml:space="preserve">. </w:t>
      </w:r>
      <w:r w:rsidR="00DF0D49">
        <w:t>For more details on physician agreement across adult CODs, see</w:t>
      </w:r>
      <w:r w:rsidR="00D8146C">
        <w:t xml:space="preserve"> Table B4 in Appendix B.</w:t>
      </w:r>
      <w:r w:rsidR="00DF0D49">
        <w:t>1</w:t>
      </w:r>
      <w:r w:rsidR="00D8146C">
        <w:t>.</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lastRenderedPageBreak/>
        <w:drawing>
          <wp:inline distT="0" distB="0" distL="0" distR="0" wp14:anchorId="624FFFE9" wp14:editId="26CC6BE1">
            <wp:extent cx="5689982" cy="7535381"/>
            <wp:effectExtent l="0" t="0" r="0" b="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9982" cy="7535381"/>
                    </a:xfrm>
                    <a:prstGeom prst="rect">
                      <a:avLst/>
                    </a:prstGeom>
                  </pic:spPr>
                </pic:pic>
              </a:graphicData>
            </a:graphic>
          </wp:inline>
        </w:drawing>
      </w:r>
    </w:p>
    <w:p w14:paraId="399024A3" w14:textId="0A603CBA"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w:t>
      </w:r>
      <w:r w:rsidR="00F11CFD">
        <w:t>ange</w:t>
      </w:r>
      <w:r w:rsidR="00190375">
        <w:t xml:space="preserve"> represents the difference between the maximum and minimum PCCC values across all models per </w:t>
      </w:r>
      <w:r w:rsidR="004A4B79">
        <w:t>cause of death</w:t>
      </w:r>
      <w:r w:rsidR="00691D88">
        <w:t>.</w:t>
      </w:r>
      <w:r w:rsidR="006B3DD4">
        <w:t xml:space="preserve"> 95% confidence intervals</w:t>
      </w:r>
      <w:r w:rsidR="00DD1A4C">
        <w:t xml:space="preserve"> for PCCC</w:t>
      </w:r>
      <w:r w:rsidR="006B3DD4">
        <w:t xml:space="preserve"> were computed using bootstrapping (1000 resamples with replacement).</w:t>
      </w:r>
      <w:r w:rsidR="00DE7209">
        <w:t xml:space="preserve"> Model names are followed by </w:t>
      </w:r>
      <w:r w:rsidR="00EA3661">
        <w:t xml:space="preserve">their </w:t>
      </w:r>
      <w:r w:rsidR="00DE7209">
        <w:t>PCCC an</w:t>
      </w:r>
      <w:r w:rsidR="00EA3661">
        <w:t xml:space="preserve">d </w:t>
      </w:r>
      <w:r w:rsidR="00DE7209">
        <w:t>confidence intervals in brackets.</w:t>
      </w:r>
      <w:r w:rsidR="0001024C">
        <w:t xml:space="preserve"> Causes of death are sorted by their model with the highest PCCC</w:t>
      </w:r>
      <w:r w:rsidR="00B03C54">
        <w:t xml:space="preserve"> (highlighted in bold text and opaque bars</w:t>
      </w:r>
      <w:r w:rsidR="00B5545E">
        <w:t xml:space="preserve"> at the top of each cause of death</w:t>
      </w:r>
      <w:r w:rsidR="00B03C54">
        <w:t>)</w:t>
      </w:r>
      <w:r w:rsidR="0001024C">
        <w:t xml:space="preserve">, </w:t>
      </w:r>
      <w:r w:rsidR="00B03C54">
        <w:t>while</w:t>
      </w:r>
      <w:r w:rsidR="0001024C">
        <w:t xml:space="preserve"> models are sorted from highest to lowest PCCC within each cause of death.</w:t>
      </w:r>
      <w:r w:rsidR="00DB0AC1">
        <w:t xml:space="preserve"> </w:t>
      </w:r>
      <w:r w:rsidR="00EB5606">
        <w:t xml:space="preserve">Suicide (n=3, </w:t>
      </w:r>
      <w:r w:rsidR="00780A93">
        <w:t>&lt;</w:t>
      </w:r>
      <w:r w:rsidR="00EB5606">
        <w:t>1%) was excluded due to low sample size.</w:t>
      </w:r>
    </w:p>
    <w:p w14:paraId="7A5B4770" w14:textId="60FC777C" w:rsidR="00CD3E2C" w:rsidRDefault="00AD4706" w:rsidP="009A3616">
      <w:pPr>
        <w:pStyle w:val="Heading2"/>
      </w:pPr>
      <w:r>
        <w:lastRenderedPageBreak/>
        <w:t>Performance</w:t>
      </w:r>
      <w:r w:rsidR="00743657">
        <w:t xml:space="preserve"> by COD</w:t>
      </w:r>
      <w:r>
        <w:t xml:space="preserve"> for 2636 Child Records (28 Days to 11 Years)</w:t>
      </w:r>
    </w:p>
    <w:p w14:paraId="1AD08847" w14:textId="6938BBE3" w:rsidR="00CD3E2C" w:rsidRDefault="00AD4706" w:rsidP="009A3616">
      <w:r w:rsidRPr="0029551B">
        <w:t>Figure 6 shows individual-level performance across 8 child CODs.</w:t>
      </w:r>
      <w:r w:rsidR="00264F8B">
        <w:t xml:space="preserve"> Models performed well</w:t>
      </w:r>
      <w:r w:rsidR="00596F6C">
        <w:t xml:space="preserve"> (</w:t>
      </w:r>
      <w:r w:rsidR="00FA3DE1">
        <w:t>0.78-0.94</w:t>
      </w:r>
      <w:r w:rsidR="00596F6C">
        <w:t>)</w:t>
      </w:r>
      <w:r w:rsidR="00264F8B">
        <w:t xml:space="preserve"> for</w:t>
      </w:r>
      <w:r w:rsidR="00FA3DE1">
        <w:t xml:space="preserve"> 6</w:t>
      </w:r>
      <w:r w:rsidR="00264F8B">
        <w:t xml:space="preserve"> of</w:t>
      </w:r>
      <w:r w:rsidR="00864752">
        <w:t xml:space="preserve"> the</w:t>
      </w:r>
      <w:r w:rsidR="00264F8B">
        <w:t xml:space="preserve"> 8 CODs.</w:t>
      </w:r>
      <w:r w:rsidRPr="0029551B">
        <w:t xml:space="preserve"> GPT-</w:t>
      </w:r>
      <w:r w:rsidR="003F73C1">
        <w:t>5</w:t>
      </w:r>
      <w:r w:rsidRPr="0029551B">
        <w:t xml:space="preserve"> achieved the highest PCCC for 4 of the 8 CODs (0.6</w:t>
      </w:r>
      <w:r w:rsidR="00462A84">
        <w:t>8</w:t>
      </w:r>
      <w:r w:rsidRPr="0029551B">
        <w:t>–0.9</w:t>
      </w:r>
      <w:r w:rsidR="00687C69">
        <w:t>1</w:t>
      </w:r>
      <w:r w:rsidRPr="0029551B">
        <w:t>), followed by</w:t>
      </w:r>
      <w:r w:rsidR="00440848">
        <w:t xml:space="preserve"> </w:t>
      </w:r>
      <w:r w:rsidRPr="0029551B">
        <w:t xml:space="preserve">GPT-3.5 for </w:t>
      </w:r>
      <w:r w:rsidR="00E24AC1">
        <w:t>2</w:t>
      </w:r>
      <w:r w:rsidRPr="0029551B">
        <w:t xml:space="preserve"> CODs (0.44</w:t>
      </w:r>
      <w:r w:rsidR="00E24AC1">
        <w:t xml:space="preserve"> and </w:t>
      </w:r>
      <w:r w:rsidRPr="0029551B">
        <w:t>0.88),</w:t>
      </w:r>
      <w:r w:rsidR="00440848">
        <w:t xml:space="preserve"> GPT-4 for one COD (0.94),</w:t>
      </w:r>
      <w:r w:rsidRPr="0029551B">
        <w:t xml:space="preserve"> and InSilicoVA for </w:t>
      </w:r>
      <w:r w:rsidR="00440848">
        <w:t>one</w:t>
      </w:r>
      <w:r w:rsidRPr="0029551B">
        <w:t xml:space="preserve"> COD (0.78). InterVA-5 had the lowest performance for 4 CODs (0.09–0.79), InSilicoVA for 3 CODs (0–0.35), and GPT-3.5 for </w:t>
      </w:r>
      <w:r w:rsidR="007943C6">
        <w:t>one</w:t>
      </w:r>
      <w:r w:rsidRPr="0029551B">
        <w:t xml:space="preserve">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other infections (0.29–0.44). GPT-</w:t>
      </w:r>
      <w:r w:rsidR="00A90F10">
        <w:t>5</w:t>
      </w:r>
      <w:r>
        <w:t xml:space="preserve"> demonstrated an improvement over other models for </w:t>
      </w:r>
      <w:r w:rsidR="00BB01AE">
        <w:t>malaria</w:t>
      </w:r>
      <w:r>
        <w:t xml:space="preserve"> </w:t>
      </w:r>
      <w:r w:rsidR="00EB6417">
        <w:t>(+</w:t>
      </w:r>
      <w:r w:rsidR="00C13434">
        <w:t>0.</w:t>
      </w:r>
      <w:r w:rsidR="00BB01AE">
        <w:t>2</w:t>
      </w:r>
      <w:r w:rsidR="00C13434">
        <w:t>8–0.</w:t>
      </w:r>
      <w:r w:rsidR="00BB01AE">
        <w:t>47</w:t>
      </w:r>
      <w:r w:rsidR="00C13434">
        <w:t xml:space="preserve"> in the </w:t>
      </w:r>
      <w:r w:rsidRPr="00574A83">
        <w:t>PCCC</w:t>
      </w:r>
      <w:r w:rsidR="00EB6417">
        <w:t>)</w:t>
      </w:r>
      <w:r>
        <w:t xml:space="preserve">, </w:t>
      </w:r>
      <w:r w:rsidR="00E23769">
        <w:t>while demonstrating</w:t>
      </w:r>
      <w:r>
        <w:t xml:space="preserve"> stronger performance</w:t>
      </w:r>
      <w:r w:rsidR="00BB01AE">
        <w:t xml:space="preserve"> along with GPT-4</w:t>
      </w:r>
      <w:r>
        <w:t xml:space="preserve"> for </w:t>
      </w:r>
      <w:r w:rsidR="002B3618">
        <w:t>ill-defined CODs</w:t>
      </w:r>
      <w:r>
        <w:t xml:space="preserve"> </w:t>
      </w:r>
      <w:r w:rsidR="0071432A">
        <w:t>(+</w:t>
      </w:r>
      <w:r>
        <w:t>0.</w:t>
      </w:r>
      <w:r w:rsidR="00AF638F">
        <w:t>38</w:t>
      </w:r>
      <w:r w:rsidR="00C50A80">
        <w:t>-</w:t>
      </w:r>
      <w:r>
        <w:t>0.</w:t>
      </w:r>
      <w:r w:rsidR="00AF638F">
        <w:t>68</w:t>
      </w:r>
      <w:r w:rsidR="008865C0">
        <w:t xml:space="preserve"> </w:t>
      </w:r>
      <w:r w:rsidR="0078319E">
        <w:t>in the PCCC</w:t>
      </w:r>
      <w:r w:rsidR="0071432A">
        <w:t>)</w:t>
      </w:r>
      <w:r>
        <w:t xml:space="preserve"> </w:t>
      </w:r>
      <w:r w:rsidR="00AF638F">
        <w:t>versus</w:t>
      </w:r>
      <w:r>
        <w:t xml:space="preserve"> </w:t>
      </w:r>
      <w:r w:rsidR="00AF638F">
        <w:t xml:space="preserve">all </w:t>
      </w:r>
      <w:r>
        <w:t>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w:t>
      </w:r>
      <w:r w:rsidR="00D64600">
        <w:t>8</w:t>
      </w:r>
      <w:r>
        <w:t>), and nutritional deficiencies (</w:t>
      </w:r>
      <w:r w:rsidR="006661D1">
        <w:t xml:space="preserve">range: </w:t>
      </w:r>
      <w:r>
        <w:t>0.</w:t>
      </w:r>
      <w:r w:rsidR="00FE0089">
        <w:t>7</w:t>
      </w:r>
      <w:r>
        <w:t>1).</w:t>
      </w:r>
      <w:r w:rsidR="00757560">
        <w:t xml:space="preserve"> </w:t>
      </w:r>
      <w:r>
        <w:t xml:space="preserve">In contrast, narrower differences (less than 0.30 </w:t>
      </w:r>
      <w:r w:rsidR="006661D1">
        <w:t xml:space="preserve">in the </w:t>
      </w:r>
      <w:r>
        <w:t>PCCC) were seen for injuries</w:t>
      </w:r>
      <w:r w:rsidR="006A4331">
        <w:t xml:space="preserve"> (range: 0.15)</w:t>
      </w:r>
      <w:r w:rsidR="002E3350">
        <w:t xml:space="preserve"> </w:t>
      </w:r>
      <w:r>
        <w:t>and other infections (</w:t>
      </w:r>
      <w:r w:rsidR="006661D1">
        <w:t xml:space="preserve">range: </w:t>
      </w:r>
      <w:r>
        <w:t>0.15).</w:t>
      </w:r>
      <w:r w:rsidR="00A06197">
        <w:t xml:space="preserve"> CODs with high physician agreement and models that performed well </w:t>
      </w:r>
      <w:r w:rsidR="00DC3EB3">
        <w:t xml:space="preserve">include </w:t>
      </w:r>
      <w:r w:rsidR="00CF5515">
        <w:t>malaria (</w:t>
      </w:r>
      <w:r w:rsidR="001F2A71">
        <w:t>0.82 PCCC for GPT-5</w:t>
      </w:r>
      <w:r w:rsidR="00B168CC">
        <w:t xml:space="preserve">, </w:t>
      </w:r>
      <w:r w:rsidR="00CF5515">
        <w:t>85% agreement) and injuries (</w:t>
      </w:r>
      <w:r w:rsidR="005D610A">
        <w:t xml:space="preserve">0.79-0.94 for all models, </w:t>
      </w:r>
      <w:r w:rsidR="00CF5515">
        <w:t>76%</w:t>
      </w:r>
      <w:r w:rsidR="0046069D">
        <w:t xml:space="preserve"> agreement</w:t>
      </w:r>
      <w:r w:rsidR="00A71B56">
        <w:t>)</w:t>
      </w:r>
      <w:r w:rsidR="00A06197">
        <w:t>.</w:t>
      </w:r>
      <w:r w:rsidR="00A71B56">
        <w:t xml:space="preserve"> </w:t>
      </w:r>
      <w:r w:rsidR="005F25C4">
        <w:t>N</w:t>
      </w:r>
      <w:r w:rsidR="00534A7B">
        <w:t>utritional deficiencies (</w:t>
      </w:r>
      <w:r w:rsidR="00062F8A">
        <w:t>0.7</w:t>
      </w:r>
      <w:r w:rsidR="00553932">
        <w:t xml:space="preserve"> and </w:t>
      </w:r>
      <w:r w:rsidR="00062F8A">
        <w:t xml:space="preserve">0.8 for </w:t>
      </w:r>
      <w:r w:rsidR="00553932">
        <w:t>GPT-4 and GPT-5</w:t>
      </w:r>
      <w:r w:rsidR="00062F8A">
        <w:t xml:space="preserve">, </w:t>
      </w:r>
      <w:r w:rsidR="00534A7B">
        <w:t>39%</w:t>
      </w:r>
      <w:r w:rsidR="005B75BE">
        <w:t xml:space="preserve"> agreement</w:t>
      </w:r>
      <w:r w:rsidR="00534A7B">
        <w:t>) and pneumonia (</w:t>
      </w:r>
      <w:r w:rsidR="007632B2">
        <w:t>0.7 and 0.78 for GPT-5 and InSilicoVA</w:t>
      </w:r>
      <w:r w:rsidR="00445A7C">
        <w:t xml:space="preserve">, </w:t>
      </w:r>
      <w:r w:rsidR="00534A7B">
        <w:t>31%</w:t>
      </w:r>
      <w:r w:rsidR="005B75BE">
        <w:t xml:space="preserve"> agreement</w:t>
      </w:r>
      <w:r w:rsidR="00534A7B">
        <w:t>)</w:t>
      </w:r>
      <w:r w:rsidR="003A331A">
        <w:t xml:space="preserve"> had high performing models despite poor agreement</w:t>
      </w:r>
      <w:r w:rsidR="00534A7B">
        <w:t>.</w:t>
      </w:r>
      <w:r w:rsidR="00A06197">
        <w:t xml:space="preserve"> For more details on physician agreement across child CODs, see Table B4 in Appendix B.1.</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4ABC991A">
            <wp:extent cx="3993930" cy="3528941"/>
            <wp:effectExtent l="0" t="0" r="0" b="1905"/>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2349" cy="3624738"/>
                    </a:xfrm>
                    <a:prstGeom prst="rect">
                      <a:avLst/>
                    </a:prstGeom>
                  </pic:spPr>
                </pic:pic>
              </a:graphicData>
            </a:graphic>
          </wp:inline>
        </w:drawing>
      </w:r>
    </w:p>
    <w:p w14:paraId="451AEDBC" w14:textId="0DD449EA"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w:t>
      </w:r>
      <w:r w:rsidR="007B5086">
        <w:t>ange</w:t>
      </w:r>
      <w:r w:rsidR="007300E5">
        <w:t xml:space="preserve"> represents the difference between the maximum and minimum PCCC </w:t>
      </w:r>
      <w:r w:rsidR="007300E5">
        <w:lastRenderedPageBreak/>
        <w:t>values across all models per cause of death.</w:t>
      </w:r>
      <w:r w:rsidR="00F77F1D">
        <w:t xml:space="preserve"> 95% confidence intervals for PCCC were computed using bootstrapping (1000 resamples with replacement).</w:t>
      </w:r>
      <w:r w:rsidR="007B5086">
        <w:t xml:space="preserve"> </w:t>
      </w:r>
      <w:r w:rsidR="00585879">
        <w:t>Model names are followed by</w:t>
      </w:r>
      <w:r w:rsidR="000A508D">
        <w:t xml:space="preserve"> their</w:t>
      </w:r>
      <w:r w:rsidR="00585879">
        <w:t xml:space="preserve"> PCCC and confidence intervals in brackets. </w:t>
      </w:r>
      <w:r w:rsidR="007B5086">
        <w:t>Causes of death are sorted by their model with the highest PCCC</w:t>
      </w:r>
      <w:r w:rsidR="00ED07AD">
        <w:t xml:space="preserve"> (highlighted in bold</w:t>
      </w:r>
      <w:r w:rsidR="00E22A4E">
        <w:t xml:space="preserve"> text</w:t>
      </w:r>
      <w:r w:rsidR="00ED07AD">
        <w:t xml:space="preserve"> and</w:t>
      </w:r>
      <w:r w:rsidR="00572E36">
        <w:t xml:space="preserve"> </w:t>
      </w:r>
      <w:r w:rsidR="00ED07AD">
        <w:t>opaque bars</w:t>
      </w:r>
      <w:r w:rsidR="008C4A9D">
        <w:t xml:space="preserve"> at the top of each cause of death</w:t>
      </w:r>
      <w:r w:rsidR="00ED07AD">
        <w:t>)</w:t>
      </w:r>
      <w:r w:rsidR="007B5086">
        <w:t xml:space="preserve">, </w:t>
      </w:r>
      <w:r w:rsidR="00572E36">
        <w:t xml:space="preserve">while </w:t>
      </w:r>
      <w:r w:rsidR="007B5086">
        <w:t xml:space="preserve">models are sorted from highest to lowest PCCC within each cause of death. </w:t>
      </w:r>
      <w:r w:rsidR="006E17B1">
        <w:t>Congenital anomalies (n=1, &lt;1%) was excluded due to low sample size.</w:t>
      </w:r>
    </w:p>
    <w:p w14:paraId="4D08D78C" w14:textId="2B1D4F8A" w:rsidR="00CD3E2C" w:rsidRDefault="00AD4706" w:rsidP="009A3616">
      <w:pPr>
        <w:pStyle w:val="Heading2"/>
      </w:pPr>
      <w:r>
        <w:t>Performance</w:t>
      </w:r>
      <w:r w:rsidR="00CE48D8">
        <w:t xml:space="preserve"> by COD</w:t>
      </w:r>
      <w:r>
        <w:t xml:space="preserve"> for 477 Neonatal Records (Under 28 Days)</w:t>
      </w:r>
    </w:p>
    <w:p w14:paraId="6581AF9F" w14:textId="2883BCFE" w:rsidR="00CD3E2C" w:rsidRDefault="00AD4706" w:rsidP="009A3616">
      <w:r>
        <w:t xml:space="preserve">Figure </w:t>
      </w:r>
      <w:r w:rsidRPr="00674D12">
        <w:rPr>
          <w:color w:val="auto"/>
        </w:rPr>
        <w:t>7</w:t>
      </w:r>
      <w:r>
        <w:rPr>
          <w:color w:val="0000FF"/>
        </w:rPr>
        <w:t xml:space="preserve"> </w:t>
      </w:r>
      <w:r>
        <w:t>shows model performance across 5 neonatal CODs.</w:t>
      </w:r>
      <w:r w:rsidR="001957EC">
        <w:t xml:space="preserve">  Models performed well (0.78-0.</w:t>
      </w:r>
      <w:r w:rsidR="00F22876">
        <w:t>86</w:t>
      </w:r>
      <w:r w:rsidR="001957EC">
        <w:t xml:space="preserve">) for </w:t>
      </w:r>
      <w:r w:rsidR="00F22876">
        <w:t>3</w:t>
      </w:r>
      <w:r w:rsidR="001957EC">
        <w:t xml:space="preserve"> of the </w:t>
      </w:r>
      <w:r w:rsidR="00B9680E">
        <w:t>5</w:t>
      </w:r>
      <w:r w:rsidR="001957EC">
        <w:t xml:space="preserve"> CODs.</w:t>
      </w:r>
      <w:r>
        <w:t xml:space="preserve"> GPT-</w:t>
      </w:r>
      <w:r w:rsidR="00B07E91">
        <w:t>5</w:t>
      </w:r>
      <w:r>
        <w:t xml:space="preserve"> achieved the </w:t>
      </w:r>
      <w:r w:rsidR="00D20BD4">
        <w:t>highest performance</w:t>
      </w:r>
      <w:r>
        <w:t xml:space="preserve"> for </w:t>
      </w:r>
      <w:r w:rsidR="006B188C">
        <w:t>2</w:t>
      </w:r>
      <w:r>
        <w:t xml:space="preserve"> of the 5 CODs (</w:t>
      </w:r>
      <w:r w:rsidR="00E171F8">
        <w:t xml:space="preserve">both </w:t>
      </w:r>
      <w:r>
        <w:t>0.</w:t>
      </w:r>
      <w:r w:rsidR="006B188C">
        <w:t>7</w:t>
      </w:r>
      <w:r w:rsidR="00B8571E">
        <w:t>8</w:t>
      </w:r>
      <w:r>
        <w:t>), while</w:t>
      </w:r>
      <w:r w:rsidR="00F21B34">
        <w:t xml:space="preserve"> </w:t>
      </w:r>
      <w:r>
        <w:t>InSilicoVA</w:t>
      </w:r>
      <w:r w:rsidR="00F21B34">
        <w:t>, GPT-3.5, and GPT-4</w:t>
      </w:r>
      <w:r>
        <w:t xml:space="preserve"> had the highest</w:t>
      </w:r>
      <w:r w:rsidR="005034E1">
        <w:t xml:space="preserve"> performance</w:t>
      </w:r>
      <w:r>
        <w:t xml:space="preserve"> for </w:t>
      </w:r>
      <w:r w:rsidR="00994B6D">
        <w:t>one</w:t>
      </w:r>
      <w:r>
        <w:t xml:space="preserve"> COD each (0.86</w:t>
      </w:r>
      <w:r w:rsidR="00F21B34">
        <w:t>, 0.57, and 0.39 respectively</w:t>
      </w:r>
      <w:r>
        <w:t xml:space="preserve">). GPT-3.5 showed the lowest </w:t>
      </w:r>
      <w:r w:rsidR="00C4395C">
        <w:t>performance</w:t>
      </w:r>
      <w:r>
        <w:t xml:space="preserve"> for 3 CODs (0–0.13), and InterVA-5 for 2 CODs (0.01 and 0.48). Performance was similar across all models for stillbirths (0.48–0.57)</w:t>
      </w:r>
      <w:r w:rsidR="00B5382B">
        <w:t xml:space="preserve">. </w:t>
      </w:r>
      <w:r w:rsidR="00DD559B">
        <w:t>O</w:t>
      </w:r>
      <w:r>
        <w:t>nly GPT-</w:t>
      </w:r>
      <w:r w:rsidR="00D8673C">
        <w:t>5 and GPT-4</w:t>
      </w:r>
      <w:r>
        <w:t xml:space="preserve"> achieved a PCCC greater than </w:t>
      </w:r>
      <w:r w:rsidR="0024654D">
        <w:t>zero</w:t>
      </w:r>
      <w:r>
        <w:t xml:space="preserve"> for </w:t>
      </w:r>
      <w:r w:rsidR="003B1FF3">
        <w:t>ill-defined</w:t>
      </w:r>
      <w:r>
        <w:t xml:space="preserve"> deaths. InSilicoVA outperformed </w:t>
      </w:r>
      <w:r w:rsidR="00F234D5">
        <w:t>most</w:t>
      </w:r>
      <w:r>
        <w:t xml:space="preserve"> other models fo</w:t>
      </w:r>
      <w:r w:rsidR="00157DAA">
        <w:t>r</w:t>
      </w:r>
      <w:r>
        <w:t xml:space="preserve"> infections</w:t>
      </w:r>
      <w:r w:rsidR="00F234D5">
        <w:t xml:space="preserve"> (0.86)</w:t>
      </w:r>
      <w:r w:rsidR="00417F1E">
        <w:t xml:space="preserve"> with</w:t>
      </w:r>
      <w:r>
        <w:t xml:space="preserve"> gains of </w:t>
      </w:r>
      <w:r w:rsidR="003746A1">
        <w:t>+</w:t>
      </w:r>
      <w:r>
        <w:t>0.18–0.73</w:t>
      </w:r>
      <w:r w:rsidR="00590100">
        <w:t xml:space="preserve"> in the</w:t>
      </w:r>
      <w:r>
        <w:t xml:space="preserve"> PCCC</w:t>
      </w:r>
      <w:r w:rsidR="00417F1E">
        <w:t xml:space="preserve">, except for </w:t>
      </w:r>
      <w:r w:rsidR="009A0309">
        <w:t>GPT-5</w:t>
      </w:r>
      <w:r w:rsidR="002C1871">
        <w:t>, which</w:t>
      </w:r>
      <w:r w:rsidR="009A0309">
        <w:t xml:space="preserve"> perform</w:t>
      </w:r>
      <w:r w:rsidR="002C1871">
        <w:t>ed</w:t>
      </w:r>
      <w:r w:rsidR="009A0309">
        <w:t xml:space="preserve"> very similar</w:t>
      </w:r>
      <w:r w:rsidR="00E645BC">
        <w:t>ly</w:t>
      </w:r>
      <w:r w:rsidR="009A0309">
        <w:t xml:space="preserve"> </w:t>
      </w:r>
      <w:r w:rsidR="00E645BC">
        <w:t>(</w:t>
      </w:r>
      <w:r w:rsidR="009A0309">
        <w:t>0.8</w:t>
      </w:r>
      <w:r w:rsidR="00E707D8">
        <w:t>4</w:t>
      </w:r>
      <w:r w:rsidR="00E645BC">
        <w:t>)</w:t>
      </w:r>
      <w:r>
        <w:t xml:space="preserve">. </w:t>
      </w:r>
      <w:r w:rsidR="00E57997">
        <w:t>Larger p</w:t>
      </w:r>
      <w:r>
        <w:t>erformance differences</w:t>
      </w:r>
      <w:r w:rsidR="005002DA">
        <w:t xml:space="preserve"> between models</w:t>
      </w:r>
      <w:r w:rsidR="00E57997">
        <w:t xml:space="preserve"> were observed </w:t>
      </w:r>
      <w:r>
        <w:t>for infections (range: 0.73) and prematurity and low birthweight (0.7</w:t>
      </w:r>
      <w:r w:rsidR="001132FD">
        <w:t>7</w:t>
      </w:r>
      <w:r>
        <w:t>)</w:t>
      </w:r>
      <w:r w:rsidR="00E57997">
        <w:t>, while lower differences were seen in s</w:t>
      </w:r>
      <w:r>
        <w:t>tillbirth (range: 0.09).</w:t>
      </w:r>
      <w:r w:rsidR="00EF4A6A">
        <w:t xml:space="preserve"> </w:t>
      </w:r>
      <w:r w:rsidR="00835185">
        <w:t>S</w:t>
      </w:r>
      <w:r w:rsidR="00540FD7">
        <w:t>tillbirth (76% agreement) had</w:t>
      </w:r>
      <w:r w:rsidR="00835185">
        <w:t xml:space="preserve"> low performing models (0.48-0.57 for all models)</w:t>
      </w:r>
      <w:r w:rsidR="00540FD7">
        <w:t xml:space="preserve"> </w:t>
      </w:r>
      <w:r w:rsidR="00835185">
        <w:t xml:space="preserve">despite </w:t>
      </w:r>
      <w:r w:rsidR="00540FD7">
        <w:t>high physician agreement</w:t>
      </w:r>
      <w:r w:rsidR="00EF4A6A">
        <w:t>. For more details on physician agreement across neonatal CODs, see Table B4 in Appendix B.1.</w:t>
      </w:r>
    </w:p>
    <w:p w14:paraId="47748628" w14:textId="390BF0D6" w:rsidR="001C7202" w:rsidRDefault="00C80BC6" w:rsidP="009A3616">
      <w:pPr>
        <w:spacing w:after="80" w:line="240" w:lineRule="auto"/>
        <w:jc w:val="left"/>
      </w:pPr>
      <w:r>
        <w:rPr>
          <w:noProof/>
          <w:lang w:val="en-US"/>
        </w:rPr>
        <w:drawing>
          <wp:inline distT="0" distB="0" distL="0" distR="0" wp14:anchorId="1A230AE0" wp14:editId="698ECFF2">
            <wp:extent cx="5537171" cy="3257837"/>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0247" cy="3265531"/>
                    </a:xfrm>
                    <a:prstGeom prst="rect">
                      <a:avLst/>
                    </a:prstGeom>
                  </pic:spPr>
                </pic:pic>
              </a:graphicData>
            </a:graphic>
          </wp:inline>
        </w:drawing>
      </w:r>
    </w:p>
    <w:p w14:paraId="6372D57A" w14:textId="5C5F380E"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w:t>
      </w:r>
      <w:r w:rsidR="003F6200">
        <w:t>ange</w:t>
      </w:r>
      <w:r w:rsidR="004C692B">
        <w:t xml:space="preserve"> represents the difference between the maximum and minimum PCCC values across all models per cause of death</w:t>
      </w:r>
      <w:r w:rsidR="00913E6F">
        <w:t xml:space="preserve">. 95% confidence intervals for PCCC were computed using bootstrapping (1000 resamples with replacement). </w:t>
      </w:r>
      <w:r w:rsidR="003743E7">
        <w:t>Model names are followed by</w:t>
      </w:r>
      <w:r w:rsidR="0040649C">
        <w:t xml:space="preserve"> their</w:t>
      </w:r>
      <w:r w:rsidR="003743E7">
        <w:t xml:space="preserve"> PCCC and confidence intervals in brackets. </w:t>
      </w:r>
      <w:r w:rsidR="003F6200">
        <w:t>Causes of death are sorted by their model with the highest PCCC</w:t>
      </w:r>
      <w:r w:rsidR="00E22A4E">
        <w:t xml:space="preserve"> (highlighted in bold text and opaque bars</w:t>
      </w:r>
      <w:r w:rsidR="000752AD">
        <w:t xml:space="preserve"> at the top of each cause of death</w:t>
      </w:r>
      <w:r w:rsidR="00E22A4E">
        <w:t>)</w:t>
      </w:r>
      <w:r w:rsidR="003F6200">
        <w:t xml:space="preserve">, </w:t>
      </w:r>
      <w:r w:rsidR="00BD7E6E">
        <w:t xml:space="preserve">while </w:t>
      </w:r>
      <w:r w:rsidR="003F6200">
        <w:t xml:space="preserve">models are sorted from highest to lowest PCCC within each cause of death. </w:t>
      </w:r>
      <w:r w:rsidR="004C692B">
        <w:t>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lastRenderedPageBreak/>
        <w:t>Discussion</w:t>
      </w:r>
    </w:p>
    <w:p w14:paraId="5BA18DEE" w14:textId="0244E70B" w:rsidR="003506FC" w:rsidRDefault="0079407E" w:rsidP="009A3616">
      <w:r>
        <w:t xml:space="preserve">As </w:t>
      </w:r>
      <w:r w:rsidR="00AE25DE">
        <w:t xml:space="preserve">model </w:t>
      </w:r>
      <w:r>
        <w:t>performance varied by disease and age, the</w:t>
      </w:r>
      <w:r w:rsidRPr="00835019">
        <w:t xml:space="preserve"> findings s</w:t>
      </w:r>
      <w:r>
        <w:t>uggest models</w:t>
      </w:r>
      <w:r w:rsidR="00493F89">
        <w:t xml:space="preserve"> </w:t>
      </w:r>
      <w:r w:rsidR="00E82814">
        <w:t>trained</w:t>
      </w:r>
      <w:r w:rsidR="00493F89">
        <w:t xml:space="preserve"> </w:t>
      </w:r>
      <w:r w:rsidR="00E82814">
        <w:t>for</w:t>
      </w:r>
      <w:r w:rsidR="00493F89">
        <w:t xml:space="preserve"> each </w:t>
      </w:r>
      <w:r w:rsidR="00526838">
        <w:t>COD</w:t>
      </w:r>
      <w:r>
        <w:t xml:space="preserve"> </w:t>
      </w:r>
      <w:r w:rsidR="00641BA3">
        <w:t xml:space="preserve">to </w:t>
      </w:r>
      <w:r w:rsidRPr="00835019">
        <w:t>maximiz</w:t>
      </w:r>
      <w:r w:rsidR="00641BA3">
        <w:t>e</w:t>
      </w:r>
      <w:r w:rsidRPr="00835019">
        <w:t xml:space="preserve"> </w:t>
      </w:r>
      <w:r>
        <w:t>performance</w:t>
      </w:r>
      <w:r w:rsidRPr="00835019">
        <w:t xml:space="preserve"> across </w:t>
      </w:r>
      <w:r w:rsidR="00B3446E">
        <w:t>causes</w:t>
      </w:r>
      <w:r>
        <w:t xml:space="preserve">, and </w:t>
      </w:r>
      <w:r w:rsidR="006E52DA">
        <w:t>validating</w:t>
      </w:r>
      <w:r>
        <w:t xml:space="preserve"> that performance</w:t>
      </w:r>
      <w:r w:rsidR="00526838">
        <w:t xml:space="preserve"> across</w:t>
      </w:r>
      <w:r>
        <w:t xml:space="preserve"> age</w:t>
      </w:r>
      <w:r w:rsidR="006E52DA">
        <w:t>s</w:t>
      </w:r>
      <w:r>
        <w:t xml:space="preserve"> align with expectations from clinical literature </w:t>
      </w:r>
      <w:r>
        <w:fldChar w:fldCharType="begin"/>
      </w:r>
      <w:r w:rsidR="008D15A0">
        <w:instrText xml:space="preserve"> ADDIN ZOTERO_ITEM CSL_CITATION {"citationID":"00000033","properties":{"unsorted":false,"formattedCitation":"[63, 64]","plainCitation":"[63, 64]","noteIndex":0},"citationItems":[{"id":3253,"uris":["http://zotero.org/users/6749620/items/6REPLBAC"],"itemData":{"id":3253,"type":"article-journal","abstract":"Prognosis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3250,"uris":["http://zotero.org/users/6749620/items/KJY3JQLX"],"itemData":{"id":3250,"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8D15A0">
        <w:rPr>
          <w:rFonts w:eastAsiaTheme="minorEastAsia" w:cs="Times New Roman"/>
          <w:kern w:val="0"/>
          <w:lang w:val="en-US"/>
        </w:rPr>
        <w:t>[63, 64]</w:t>
      </w:r>
      <w:r>
        <w:fldChar w:fldCharType="end"/>
      </w:r>
      <w:r>
        <w:t xml:space="preserve">. </w:t>
      </w:r>
      <w:r w:rsidR="001D526D">
        <w:t xml:space="preserve">From the results, we observed that </w:t>
      </w:r>
      <w:r w:rsidR="00F677B3">
        <w:t xml:space="preserve">GPT-3.5/4/5 consistently outperformed InterVA-5 and InSilicoVA for most CODs. </w:t>
      </w:r>
      <w:r w:rsidR="00992D53">
        <w:t>A key advantage of GPT</w:t>
      </w:r>
      <w:r w:rsidR="003A1582">
        <w:t xml:space="preserve"> models was</w:t>
      </w:r>
      <w:r w:rsidR="00992D53">
        <w:t xml:space="preserve"> their ability to process and generate natural language text as input and output. Unlike InterVA-5 and InSilicoVA, GPT models assign CODs using the ICD-10 standard, mirroring physician practic</w:t>
      </w:r>
      <w:r w:rsidR="00200775">
        <w:t>e</w:t>
      </w:r>
      <w:r w:rsidR="00992D53">
        <w:t>. In contrast, InterVA-5 and InSilicoVA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C248A3">
        <w:t xml:space="preserve"> </w:t>
      </w:r>
      <w:r w:rsidR="00974F90">
        <w:t>Notably, GPT models were required to assign CODs from thousands of possible ICD-10 codes yet outperformed InterVA-5 and InSilicoVA, which operated on the comparatively fewer WHO VA codes, previously shown in the literature to reduce the likelihood of misclassification</w:t>
      </w:r>
      <w:r w:rsidR="00D867FD">
        <w:t xml:space="preserve"> </w:t>
      </w:r>
      <w:r w:rsidR="00D867FD">
        <w:fldChar w:fldCharType="begin"/>
      </w:r>
      <w:r w:rsidR="008D15A0">
        <w:instrText xml:space="preserve"> ADDIN ZOTERO_ITEM CSL_CITATION {"citationID":"XenbMT3R","properties":{"formattedCitation":"[21, 65\\uc0\\u8211{}67]","plainCitation":"[21, 65–67]","noteIndex":0},"citationItems":[{"id":3467,"uris":["http://zotero.org/users/6749620/items/469F4STD"],"itemData":{"id":3467,"type":"article-journal","source":"Google Scholar","title":"Verbal autopsy methods with multiple causes of death","URL":"https://projecteuclid.org/journals/statistical-science/volume-23/issue-1/Verbal-Autopsy-Methods-with-Multiple-Causes-of-Death/10.1214/07-STS247.short","author":[{"family":"King","given":"Gary"},{"family":"Lu","given":"Ying"}],"accessed":{"date-parts":[["2025",10,23]]},"issued":{"date-parts":[["2008"]]},"citation-key":"kingVerbalAutopsyMethods2008"}},{"id":3466,"uris":["http://zotero.org/users/6749620/items/8C7EGAAR"],"itemData":{"id":3466,"type":"article-journal","abstract":"Introduction Verbal autopsy (VA) is a useful tool for evaluating causes of death, especially in places with limited or no vital registration systems. The Population Health Metrics Research Consortium (PHMRC) developed a validated questionnaire and a set of automated methods to determine the cause of death from a VA. However, the application of these methods needs to be tested in a community environment. Objective To estimate cause-specific mortality fractions (CSMFs) using VAs and compare them against those obtained in the vital statistics of the state of Hidalgo, Mexico. Methods A random sample of deaths occurred in 2009 was selected from vital statistics in the state of Hidalgo. The full PHMRC validated VA instrument was applied to the relatives of the deceased, and the cause of death was determined using Tariff's automated method. The causes of death were grouped into 34 causes for adults, 21 for children and 6 for newborns. Results were compared with cause of death on death certificates for all deaths. Results A total of 1,198 VAs were analyzed. The Tariff method was not able to assign a cause of death in only 9% of adults, 2% of children and 7% of neonatal deaths. The CSMFs obtained from the Tariff method were similar in some cases to those of vital statistics (e.g. cirrhosis), but different in others (e.g. sepsis). Conclusion The application of VAs in a community sample, analyzed with the Tariff method, allowed assigning a cause of death to most of the cases, with results similar to those of vital statistics for most conditions. This tool can be useful to strengthen the quality of vital statistics.","container-title":"PLOS ONE","DOI":"10.1371/journal.pone.0218438","ISSN":"1932-6203","issue":"7","journalAbbreviation":"PLOS ONE","language":"en","note":"publisher: Public Library of Science","page":"e0218438","source":"PLoS Journals","title":"Analysis of causes of death using verbal autopsies and vital registration in Hidalgo, Mexico","volume":"14","author":[{"family":"Ramirez-Villalobos","given":"Dolores"},{"family":"Stewart","given":"Andrea Leigh"},{"family":"Romero","given":"Minerva"},{"family":"Gomez","given":"Sara"},{"family":"Flaxman","given":"Abraham D."},{"family":"Hernandez","given":"Bernardo"}],"issued":{"date-parts":[["2019",7,3]]},"citation-key":"ramirez-villalobosAnalysisCausesDeath2019"}},{"id":3468,"uris":["http://zotero.org/users/6749620/items/TKDLT22A"],"itemData":{"id":3468,"type":"article-journal","abstract":"Verbal autopsy methods are critically important for evaluating the leading causes of death in populations without adequate vital registration systems. With a myriad of analytical and data collection approaches, it is essential to create a high quality validation dataset from different populations to evaluate comparative method performance and make recommendations for future verbal autopsy implementation. This study was undertaken to compile a set of strictly defined gold standard deaths for which verbal autopsies were collected to validate the accuracy of different methods of verbal autopsy cause of death assignment.","container-title":"Population Health Metrics","DOI":"10.1186/1478-7954-9-27","ISSN":"1478-7954","issue":"1","journalAbbreviation":"Population Health Metrics","page":"27","source":"BioMed Central","title":"Population Health Metrics Research Consortium gold standard verbal autopsy validation study: design, implementation, and development of analysis datasets","title-short":"Population Health Metrics Research Consortium gold standard verbal autopsy validation study","volume":"9","author":[{"family":"Murray","given":"Christopher JL"},{"family":"Lopez","given":"Alan D."},{"family":"Black","given":"Robert"},{"family":"Ahuja","given":"Ramesh"},{"family":"Ali","given":"Said Mohd"},{"family":"Baqui","given":"Abdullah"},{"family":"Dandona","given":"Lalit"},{"family":"Dantzer","given":"Emily"},{"family":"Das","given":"Vinita"},{"family":"Dhingra","given":"Usha"},{"family":"Dutta","given":"Arup"},{"family":"Fawzi","given":"Wafaie"},{"family":"Flaxman","given":"Abraham D."},{"family":"Gómez","given":"Sara"},{"family":"Hernández","given":"Bernardo"},{"family":"Joshi","given":"Rohina"},{"family":"Kalter","given":"Henry"},{"family":"Kumar","given":"Aarti"},{"family":"Kumar","given":"Vishwajeet"},{"family":"Lozano","given":"Rafael"},{"family":"Lucero","given":"Marilla"},{"family":"Mehta","given":"Saurabh"},{"family":"Neal","given":"Bruce"},{"family":"Ohno","given":"Summer Lockett"},{"family":"Prasad","given":"Rajendra"},{"family":"Praveen","given":"Devarsetty"},{"family":"Premji","given":"Zul"},{"family":"Ramírez-Villalobos","given":"Dolores"},{"family":"Remolador","given":"Hazel"},{"family":"Riley","given":"Ian"},{"family":"Romero","given":"Minerva"},{"family":"Said","given":"Mwanaidi"},{"family":"Sanvictores","given":"Diozele"},{"family":"Sazawal","given":"Sunil"},{"family":"Tallo","given":"Veronica"}],"issued":{"date-parts":[["2011",8,4]]},"citation-key":"murrayPopulationHealthMetrics2011"}},{"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D867FD">
        <w:fldChar w:fldCharType="separate"/>
      </w:r>
      <w:r w:rsidR="008D15A0" w:rsidRPr="008D15A0">
        <w:rPr>
          <w:rFonts w:eastAsiaTheme="minorEastAsia" w:cs="Times New Roman"/>
          <w:kern w:val="0"/>
          <w:lang w:val="en-US"/>
        </w:rPr>
        <w:t>[21, 65–67]</w:t>
      </w:r>
      <w:r w:rsidR="00D867FD">
        <w:fldChar w:fldCharType="end"/>
      </w:r>
      <w:r w:rsidR="00974F90">
        <w:t>.</w:t>
      </w:r>
      <w:r w:rsidR="00D17BFA">
        <w:t xml:space="preserve"> </w:t>
      </w:r>
      <w:r w:rsidR="00992D53">
        <w:t>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8D15A0">
        <w:instrText xml:space="preserve"> ADDIN ZOTERO_ITEM CSL_CITATION {"citationID":"00000037","properties":{"unsorted":false,"formattedCitation":"[24, 26]","plainCitation":"[24, 26]","noteIndex":0},"citationItems":[{"id":2539,"uris":["http://zotero.org/users/6749620/items/T3TI6D5R"],"itemData":{"id":2539,"type":"article-journal","abstract":"A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8D15A0">
        <w:rPr>
          <w:rFonts w:eastAsiaTheme="minorEastAsia" w:cs="Times New Roman"/>
          <w:kern w:val="0"/>
          <w:lang w:val="en-US"/>
        </w:rPr>
        <w:t>[24, 26]</w:t>
      </w:r>
      <w:r w:rsidR="00992D53">
        <w:fldChar w:fldCharType="end"/>
      </w:r>
      <w:r w:rsidR="00992D53">
        <w:t>.</w:t>
      </w:r>
    </w:p>
    <w:p w14:paraId="0E406073" w14:textId="4FAEA85B" w:rsidR="003506FC" w:rsidRDefault="001C01D1" w:rsidP="009A3616">
      <w:r>
        <w:t xml:space="preserve">Although GPT models improved over InterVA-5 and InSilicoVA models, </w:t>
      </w:r>
      <w:r w:rsidR="00465E27">
        <w:t xml:space="preserve">several </w:t>
      </w:r>
      <w:r w:rsidR="00DD59ED">
        <w:t>limitations</w:t>
      </w:r>
      <w:r>
        <w:t xml:space="preserve"> exist.</w:t>
      </w:r>
      <w:r w:rsidR="00932E6C">
        <w:t xml:space="preserve"> </w:t>
      </w:r>
      <w:r w:rsidR="007A01D8">
        <w:t>Despite GPT-3.5/4/5 configured for more deterministic outputs (see Appendix B.2.2), a</w:t>
      </w:r>
      <w:r w:rsidR="00932E6C">
        <w:t xml:space="preserve">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that GPT-3.5</w:t>
      </w:r>
      <w:r w:rsidR="00EA203C">
        <w:t>/4</w:t>
      </w:r>
      <w:r w:rsidR="00BC7154">
        <w:t>/5</w:t>
      </w:r>
      <w:r w:rsidR="00932E6C" w:rsidRPr="00EF5DF5">
        <w:t xml:space="preserve"> </w:t>
      </w:r>
      <w:r w:rsidR="00932E6C">
        <w:t xml:space="preserve">did not assign </w:t>
      </w:r>
      <w:r w:rsidR="00A366D5">
        <w:t>consistent</w:t>
      </w:r>
      <w:r w:rsidR="00932E6C">
        <w:t xml:space="preserve"> COD</w:t>
      </w:r>
      <w:r w:rsidR="00322903">
        <w:t>s</w:t>
      </w:r>
      <w:r w:rsidR="00932E6C">
        <w:t xml:space="preserve"> when repeated on </w:t>
      </w:r>
      <w:r w:rsidR="0079460C">
        <w:t>identical</w:t>
      </w:r>
      <w:r w:rsidR="00932E6C">
        <w:t xml:space="preserve"> record</w:t>
      </w:r>
      <w:r w:rsidR="0079460C">
        <w:t>s</w:t>
      </w:r>
      <w:r w:rsidR="00B40B3C">
        <w:t>.</w:t>
      </w:r>
      <w:r w:rsidR="008C38BE">
        <w:t xml:space="preserve"> </w:t>
      </w:r>
      <w:r w:rsidR="0064001E">
        <w:t xml:space="preserve">Thus, </w:t>
      </w:r>
      <w:r w:rsidR="008C38BE">
        <w:t xml:space="preserve">GPT models were </w:t>
      </w:r>
      <w:r w:rsidR="007D6649">
        <w:t xml:space="preserve">inherently </w:t>
      </w:r>
      <w:r w:rsidR="008C38BE">
        <w:t>non-deterministic</w:t>
      </w:r>
      <w:r w:rsidR="007D6649">
        <w:t xml:space="preserve">, </w:t>
      </w:r>
      <w:r w:rsidR="0075545F">
        <w:t>as</w:t>
      </w:r>
      <w:r w:rsidR="00350DBB">
        <w:t xml:space="preserve"> identical outputs across runs were not guaranteed</w:t>
      </w:r>
      <w:r w:rsidR="008C38BE">
        <w:t xml:space="preserve"> </w:t>
      </w:r>
      <w:bookmarkStart w:id="4" w:name="_Hlk211735865"/>
      <w:r w:rsidR="00350DBB" w:rsidRPr="00D96D88">
        <w:fldChar w:fldCharType="begin"/>
      </w:r>
      <w:r w:rsidR="008D15A0">
        <w:instrText xml:space="preserve"> ADDIN ZOTERO_ITEM CSL_CITATION {"citationID":"Bsr5EEyl","properties":{"formattedCitation":"[68\\uc0\\u8211{}70]","plainCitation":"[68–70]","noteIndex":0},"citationItems":[{"id":2787,"uris":["http://zotero.org/users/6749620/items/DUNB6V86"],"itemData":{"id":2787,"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id":2786,"uris":["http://zotero.org/users/6749620/items/QBSXUL86"],"itemData":{"id":2786,"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id":2785,"uris":["http://zotero.org/users/6749620/items/SAYN2J7L"],"itemData":{"id":2785,"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350DBB" w:rsidRPr="00D96D88">
        <w:fldChar w:fldCharType="separate"/>
      </w:r>
      <w:r w:rsidR="008D15A0" w:rsidRPr="008D15A0">
        <w:rPr>
          <w:rFonts w:eastAsiaTheme="minorEastAsia" w:cs="Times New Roman"/>
          <w:kern w:val="0"/>
          <w:lang w:val="en-US"/>
        </w:rPr>
        <w:t>[68–70]</w:t>
      </w:r>
      <w:r w:rsidR="00350DBB" w:rsidRPr="00D96D88">
        <w:fldChar w:fldCharType="end"/>
      </w:r>
      <w:bookmarkEnd w:id="4"/>
      <w:r w:rsidR="00350DBB">
        <w:t>.</w:t>
      </w:r>
      <w:r w:rsidR="0075545F">
        <w:t xml:space="preserve"> </w:t>
      </w:r>
      <w:r w:rsidR="00666AB4">
        <w:t>Noneth</w:t>
      </w:r>
      <w:r w:rsidR="009E58E3">
        <w:t>e</w:t>
      </w:r>
      <w:r w:rsidR="00666AB4">
        <w:t>less</w:t>
      </w:r>
      <w:r w:rsidR="009E58E3">
        <w:t>, adjusting</w:t>
      </w:r>
      <w:r w:rsidR="0075545F">
        <w:t xml:space="preserve"> model parameters (e.g., temperature, seed, reasoning, verbosity) can i</w:t>
      </w:r>
      <w:r w:rsidR="009E58E3">
        <w:t>mprove output consistency</w:t>
      </w:r>
      <w:r w:rsidR="0064001E">
        <w:t>,</w:t>
      </w:r>
      <w:r w:rsidR="0075545F">
        <w:t xml:space="preserve"> </w:t>
      </w:r>
      <w:r w:rsidR="009E58E3">
        <w:t>though complete</w:t>
      </w:r>
      <w:r w:rsidR="0075545F">
        <w:t xml:space="preserve"> stability</w:t>
      </w:r>
      <w:r w:rsidR="009E58E3">
        <w:t xml:space="preserve"> is not ensured</w:t>
      </w:r>
      <w:r w:rsidR="007E4A1D">
        <w:t xml:space="preserve"> in practice</w:t>
      </w:r>
      <w:r w:rsidR="0064001E">
        <w:t xml:space="preserve"> </w:t>
      </w:r>
      <w:r w:rsidR="0064001E">
        <w:fldChar w:fldCharType="begin"/>
      </w:r>
      <w:r w:rsidR="008D15A0">
        <w:instrText xml:space="preserve"> ADDIN ZOTERO_ITEM CSL_CITATION {"citationID":"mkazIV3x","properties":{"formattedCitation":"[71\\uc0\\u8211{}73]","plainCitation":"[71–73]","noteIndex":0},"citationItems":[{"id":3494,"uris":["http://zotero.org/users/6749620/items/7QFUGNXC"],"itemData":{"id":3494,"type":"webpage","abstract":"Learn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3495,"uris":["http://zotero.org/users/6749620/items/ZE7NY5XP"],"itemData":{"id":3495,"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id":3496,"uris":["http://zotero.org/users/6749620/items/XNH8XJ5D"],"itemData":{"id":3496,"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64001E">
        <w:fldChar w:fldCharType="separate"/>
      </w:r>
      <w:r w:rsidR="008D15A0" w:rsidRPr="008D15A0">
        <w:rPr>
          <w:rFonts w:eastAsiaTheme="minorEastAsia" w:cs="Times New Roman"/>
          <w:kern w:val="0"/>
          <w:lang w:val="en-US"/>
        </w:rPr>
        <w:t>[71–73]</w:t>
      </w:r>
      <w:r w:rsidR="0064001E">
        <w:fldChar w:fldCharType="end"/>
      </w:r>
      <w:r w:rsidR="0075545F">
        <w:t>.</w:t>
      </w:r>
      <w:r w:rsidR="00B40B3C">
        <w:t xml:space="preserve"> </w:t>
      </w:r>
      <w:r w:rsidR="00A366D5">
        <w:t>In</w:t>
      </w:r>
      <w:r w:rsidR="00B40B3C">
        <w:t xml:space="preserve"> contrast, InterVA-5 and InSilicoVA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F92460">
        <w:t xml:space="preserve"> With the time and costs of running GPT models, repeated runs to evaluate output reliability</w:t>
      </w:r>
      <w:r w:rsidR="00230C5F">
        <w:t xml:space="preserve"> in a robust manner</w:t>
      </w:r>
      <w:r w:rsidR="00F92460">
        <w:t xml:space="preserve"> was out of the scope of this study,</w:t>
      </w:r>
      <w:r w:rsidR="00FC26E2">
        <w:t xml:space="preserve"> </w:t>
      </w:r>
      <w:r w:rsidR="008656A6">
        <w:t xml:space="preserve">where </w:t>
      </w:r>
      <w:r w:rsidR="00FC26E2">
        <w:t xml:space="preserve">hundreds or thousands of repetitions </w:t>
      </w:r>
      <w:r w:rsidR="00DB3D26">
        <w:t>substantially</w:t>
      </w:r>
      <w:r w:rsidR="008656A6">
        <w:t xml:space="preserve"> </w:t>
      </w:r>
      <w:r w:rsidR="00DB3D26">
        <w:t xml:space="preserve">increase </w:t>
      </w:r>
      <w:r w:rsidR="008656A6">
        <w:t>time and costs required by LLMs</w:t>
      </w:r>
      <w:r w:rsidR="00135516">
        <w:t xml:space="preserve"> </w:t>
      </w:r>
      <w:r w:rsidR="00135516">
        <w:fldChar w:fldCharType="begin"/>
      </w:r>
      <w:r w:rsidR="008D15A0">
        <w:instrText xml:space="preserve"> ADDIN ZOTERO_ITEM CSL_CITATION {"citationID":"jaKJt5TY","properties":{"formattedCitation":"[74\\uc0\\u8211{}76]","plainCitation":"[74–76]","noteIndex":0},"citationItems":[{"id":3462,"uris":["http://zotero.org/users/6749620/items/RW7R3RKD"],"itemData":{"id":3462,"type":"article","abstract":"Fine-tuning pre-trained transformer-based language models such as BERT has become a common practice dominating leaderboards across various NLP benchmarks. Despite the strong empirical performance of fine-tuned models, fine-tuning is an unstable process: training the same model with multiple random seeds can result in a large variance of the task performance. Previous literature (Devlin et al., 2019; Lee et al., 2020; Dodge et al., 2020) identified two potential reasons for the observed instability: catastrophic forgetting and small size of the fine-tuning datasets. In this paper, we show that both hypotheses fail to explain the fine-tuning instability. We analyze BERT, RoBERTa, and ALBERT, fine-tuned on commonly used datasets from the GLUE benchmark, and show that the observed instability is caused by optimization difficulties that lead to vanishing gradients. Additionally, we show that the remaining variance of the downstream task performance can be attributed to differences in generalization where fine-tuned models with the same training loss exhibit noticeably different test performance. Based on our analysis, we present a simple but strong baseline that makes fine-tuning BERT-based models significantly more stable than the previously proposed approaches. Code to reproduce our results is available online: https://github.com/uds-lsv/bert-stable-fine-tuning.","DOI":"10.48550/arXiv.2006.04884","note":"arXiv:2006.04884 [cs]","number":"arXiv:2006.04884","publisher":"arXiv","source":"arXiv.org","title":"On the Stability of Fine-tuning BERT: Misconceptions, Explanations, and Strong Baselines","title-short":"On the Stability of Fine-tuning BERT","URL":"http://arxiv.org/abs/2006.04884","author":[{"family":"Mosbach","given":"Marius"},{"family":"Andriushchenko","given":"Maksym"},{"family":"Klakow","given":"Dietrich"}],"accessed":{"date-parts":[["2025",10,23]]},"issued":{"date-parts":[["2021",3,25]]},"citation-key":"mosbachStabilityFinetuningBERT2021"}},{"id":3463,"uris":["http://zotero.org/users/6749620/items/XYX5Z3HR"],"itemData":{"id":3463,"type":"article","abstract":"Fine-tuning pretrained contextual word embedding models to supervised downstream tasks has become commonplace in natural language processing. This process, however, is often brittle: even with the same hyperparameter values, distinct random seeds can lead to substantially different results. To better understand this phenomenon, we experiment with four datasets from the GLUE benchmark, fine-tuning BERT hundreds of times on each while varying only the random seeds. We find substantial performance increases compared to previously reported results, and we quantify how the performance of the best-found model varies as a function of the number of fine-tuning trials. Further, we examine two factors influenced by the choice of random seed: weight initialization and training data order. We find that both contribute comparably to the variance of out-of-sample performance, and that some weight initializations perform well across all tasks explored. On small datasets, we observe that many fine-tuning trials diverge part of the way through training, and we offer best practices for practitioners to stop training less promising runs early. We publicly release all of our experimental data, including training and validation scores for 2,100 trials, to encourage further analysis of training dynamics during fine-tuning.","DOI":"10.48550/arXiv.2002.06305","note":"arXiv:2002.06305 [cs]","number":"arXiv:2002.06305","publisher":"arXiv","source":"arXiv.org","title":"Fine-Tuning Pretrained Language Models: Weight Initializations, Data Orders, and Early Stopping","title-short":"Fine-Tuning Pretrained Language Models","URL":"http://arxiv.org/abs/2002.06305","author":[{"family":"Dodge","given":"Jesse"},{"family":"Ilharco","given":"Gabriel"},{"family":"Schwartz","given":"Roy"},{"family":"Farhadi","given":"Ali"},{"family":"Hajishirzi","given":"Hannaneh"},{"family":"Smith","given":"Noah"}],"accessed":{"date-parts":[["2025",10,23]]},"issued":{"date-parts":[["2020",2,15]]},"citation-key":"dodgeFineTuningPretrainedLanguage2020"}},{"id":3460,"uris":["http://zotero.org/users/6749620/items/2MAVCRR6"],"itemData":{"id":3460,"type":"paper-conference","container-title":"Proceedings of the 12th International conference on cognitive modeling, Ottawa","source":"Google Scholar","title":"How many times should a stochastic model be run? An approach based on confidence intervals","title-short":"How many times should a stochastic model be run?","URL":"https://iccm-conference.neocities.org/2013/proceedings/papers/0083/paper0083.pdf","author":[{"family":"Byrne","given":"Michael D."}],"accessed":{"date-parts":[["2025",10,23]]},"issued":{"date-parts":[["2013"]]},"citation-key":"byrneHowManyTimes2013"}}],"schema":"https://github.com/citation-style-language/schema/raw/master/csl-citation.json"} </w:instrText>
      </w:r>
      <w:r w:rsidR="00135516">
        <w:fldChar w:fldCharType="separate"/>
      </w:r>
      <w:r w:rsidR="008D15A0" w:rsidRPr="008D15A0">
        <w:rPr>
          <w:rFonts w:eastAsiaTheme="minorEastAsia" w:cs="Times New Roman"/>
          <w:kern w:val="0"/>
          <w:lang w:val="en-US"/>
        </w:rPr>
        <w:t>[74–76]</w:t>
      </w:r>
      <w:r w:rsidR="00135516">
        <w:fldChar w:fldCharType="end"/>
      </w:r>
      <w:r w:rsidR="00F92460">
        <w:t xml:space="preserve">. </w:t>
      </w:r>
      <w:r w:rsidR="00DD12F0">
        <w:t xml:space="preserve">Recent studies have reported emerging token-based approaches to measuring and quantifying uncertainty, but have yet established best practices or </w:t>
      </w:r>
      <w:r w:rsidR="00A9674C">
        <w:t>standards</w:t>
      </w:r>
      <w:r w:rsidR="00DD12F0">
        <w:t xml:space="preserve"> for assessing the reliability of LLMs</w:t>
      </w:r>
      <w:r w:rsidR="00C53829">
        <w:t xml:space="preserve"> </w:t>
      </w:r>
      <w:r w:rsidR="00C53829">
        <w:fldChar w:fldCharType="begin"/>
      </w:r>
      <w:r w:rsidR="008D15A0">
        <w:instrText xml:space="preserve"> ADDIN ZOTERO_ITEM CSL_CITATION {"citationID":"nL62ePwx","properties":{"formattedCitation":"[77]","plainCitation":"[77]","noteIndex":0},"citationItems":[{"id":3459,"uris":["http://zotero.org/users/6749620/items/NEZNUTTM"],"itemData":{"id":3459,"type":"paper-conference","container-title":"Proceedings of the 31st ACM SIGKDD Conference on Knowledge Discovery and Data Mining V.2","DOI":"10.1145/3711896.3736569","event-place":"Toronto ON Canada","event-title":"KDD '25: The 31st ACM SIGKDD Conference on Knowledge Discovery and Data Mining","ISBN":"979-8-4007-1454-2","language":"en","page":"6107-6117","publisher":"ACM","publisher-place":"Toronto ON Canada","source":"DOI.org (Crossref)","title":"Uncertainty Quantification and Confidence Calibration in Large Language Models: A Survey","title-short":"Uncertainty Quantification and Confidence Calibration in Large Language Models","URL":"https://dl.acm.org/doi/10.1145/3711896.3736569","author":[{"family":"Liu","given":"Xiaoou"},{"family":"Chen","given":"Tiejin"},{"family":"Da","given":"Longchao"},{"family":"Chen","given":"Chacha"},{"family":"Lin","given":"Zhen"},{"family":"Wei","given":"Hua"}],"accessed":{"date-parts":[["2025",10,23]]},"issued":{"date-parts":[["2025",8,3]]},"citation-key":"liuUncertaintyQuantificationConfidence2025"}}],"schema":"https://github.com/citation-style-language/schema/raw/master/csl-citation.json"} </w:instrText>
      </w:r>
      <w:r w:rsidR="00C53829">
        <w:fldChar w:fldCharType="separate"/>
      </w:r>
      <w:r w:rsidR="008D15A0">
        <w:rPr>
          <w:noProof/>
        </w:rPr>
        <w:t>[77]</w:t>
      </w:r>
      <w:r w:rsidR="00C53829">
        <w:fldChar w:fldCharType="end"/>
      </w:r>
      <w:r w:rsidR="00DD12F0">
        <w:t xml:space="preserve">. </w:t>
      </w:r>
      <w:r w:rsidR="003C42FB">
        <w:lastRenderedPageBreak/>
        <w:t>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8D15A0">
        <w:instrText xml:space="preserve"> ADDIN ZOTERO_ITEM CSL_CITATION {"citationID":"v1oalDSQ","properties":{"formattedCitation":"[78\\uc0\\u8211{}80]","plainCitation":"[78–80]","noteIndex":0},"citationItems":[{"id":3421,"uris":["http://zotero.org/users/6749620/items/DQLLV9FG"],"itemData":{"id":3421,"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3420,"uris":["http://zotero.org/users/6749620/items/RQYFF62Z"],"itemData":{"id":3420,"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K."},{"family":"Acharya","given":"Vasundhara"}],"issued":{"date-parts":[["2019"]]},"citation-key":"kavikondalaAutomatedRetrainingMachine2019"}},{"id":3419,"uris":["http://zotero.org/users/6749620/items/5FB7UFGZ"],"itemData":{"id":3419,"type":"article-journal","abstract":"Large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8D15A0" w:rsidRPr="008D15A0">
        <w:rPr>
          <w:rFonts w:eastAsiaTheme="minorEastAsia" w:cs="Times New Roman"/>
          <w:kern w:val="0"/>
          <w:lang w:val="en-US"/>
        </w:rPr>
        <w:t>[78–80]</w:t>
      </w:r>
      <w:r w:rsidR="004C78B4">
        <w:fldChar w:fldCharType="end"/>
      </w:r>
      <w:r w:rsidR="00BB0D31">
        <w:t>.</w:t>
      </w:r>
      <w:r w:rsidR="00827BFE">
        <w:t xml:space="preserve"> </w:t>
      </w:r>
      <w:r w:rsidR="00105101">
        <w:t>W</w:t>
      </w:r>
      <w:r w:rsidR="00827BFE">
        <w:t>e</w:t>
      </w:r>
      <w:r w:rsidR="00105101">
        <w:t xml:space="preserve"> also</w:t>
      </w:r>
      <w:r w:rsidR="00827BFE">
        <w:t xml:space="preserve"> note that GPT-3.5/4</w:t>
      </w:r>
      <w:r w:rsidR="00AF702D">
        <w:t>/5</w:t>
      </w:r>
      <w:r w:rsidR="00827BFE">
        <w:t xml:space="preserve">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8D15A0">
        <w:instrText xml:space="preserve"> ADDIN ZOTERO_ITEM CSL_CITATION {"citationID":"00000039","properties":{"unsorted":false,"formattedCitation":"[81, 82]","plainCitation":"[81, 82]","noteIndex":0},"citationItems":[{"id":2777,"uris":["http://zotero.org/users/6749620/items/T99CBISQ"],"itemData":{"id":2777,"type":"article-journal","abstract":"Abstract\n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2778,"uris":["http://zotero.org/users/6749620/items/W5XGGT6U"],"itemData":{"id":2778,"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8D15A0">
        <w:rPr>
          <w:rFonts w:eastAsiaTheme="minorEastAsia" w:cs="Times New Roman"/>
          <w:kern w:val="0"/>
          <w:lang w:val="en-US"/>
        </w:rPr>
        <w:t>[81, 82]</w:t>
      </w:r>
      <w:r w:rsidR="006E5552" w:rsidRPr="00827BFE">
        <w:fldChar w:fldCharType="end"/>
      </w:r>
      <w:r w:rsidR="00827BFE">
        <w:t>.</w:t>
      </w:r>
      <w:r w:rsidR="00B709A3">
        <w:t xml:space="preserve"> </w:t>
      </w:r>
      <w:r w:rsidR="00B709A3" w:rsidRPr="00827BFE">
        <w:t xml:space="preserve">In contrast, InterVA-5 and InSilicoVA </w:t>
      </w:r>
      <w:r w:rsidR="00B709A3">
        <w:t>are</w:t>
      </w:r>
      <w:r w:rsidR="00B709A3" w:rsidRPr="00827BFE">
        <w:t xml:space="preserve"> run</w:t>
      </w:r>
      <w:r w:rsidR="00B709A3">
        <w:t xml:space="preserve"> on</w:t>
      </w:r>
      <w:r w:rsidR="00B709A3" w:rsidRPr="00827BFE">
        <w:t xml:space="preserve"> local systems</w:t>
      </w:r>
      <w:r w:rsidR="00B709A3">
        <w:t xml:space="preserve"> </w:t>
      </w:r>
      <w:r w:rsidR="00B709A3" w:rsidRPr="00827BFE">
        <w:t>under the control of the data owner.</w:t>
      </w:r>
      <w:r w:rsidR="006E5552">
        <w:t xml:space="preserve"> </w:t>
      </w:r>
      <w:r w:rsidR="006273E9">
        <w:t xml:space="preserve">Privacy concerns are commonly </w:t>
      </w:r>
      <w:r w:rsidR="00D32385">
        <w:t>address</w:t>
      </w:r>
      <w:r w:rsidR="006273E9">
        <w:t>ed with the application of</w:t>
      </w:r>
      <w:r w:rsidR="00D32385">
        <w:t xml:space="preserve"> data anonymization techniques (e.g., generalization, suppression</w:t>
      </w:r>
      <w:r w:rsidR="00E40BE0">
        <w:t>, de-identification</w:t>
      </w:r>
      <w:r w:rsidR="00D32385">
        <w:t>)</w:t>
      </w:r>
      <w:r w:rsidR="00E40BE0">
        <w:t xml:space="preserve"> to remove or hide sensitive information</w:t>
      </w:r>
      <w:r w:rsidR="00D32385">
        <w:t xml:space="preserve"> </w:t>
      </w:r>
      <w:r w:rsidR="00D32385">
        <w:fldChar w:fldCharType="begin"/>
      </w:r>
      <w:r w:rsidR="008D15A0">
        <w:instrText xml:space="preserve"> ADDIN ZOTERO_ITEM CSL_CITATION {"citationID":"Tj7I77sY","properties":{"formattedCitation":"[83\\uc0\\u8211{}85]","plainCitation":"[83–85]","noteIndex":0},"citationItems":[{"id":3493,"uris":["http://zotero.org/users/6749620/items/FBFVY3YP"],"itemData":{"id":3493,"type":"article-journal","container-title":"Big Data","DOI":"10.1089/big.2021.0169","ISSN":"2167-6461, 2167-647X","issue":"6","journalAbbreviation":"Big Data","language":"en","license":"https://www.liebertpub.com/nv/resources-tools/text-and-data-mining-policy/121/","page":"538-555","source":"DOI.org (Crossref)","title":"A Review of Anonymization for Healthcare Data","volume":"12","author":[{"family":"Olatunji","given":"Iyiola E."},{"family":"Rauch","given":"Jens"},{"family":"Katzensteiner","given":"Matthias"},{"family":"Khosla","given":"Megha"}],"issued":{"date-parts":[["2024",12,1]]},"citation-key":"olatunjiReviewAnonymizationHealthcare2024"}},{"id":3492,"uris":["http://zotero.org/users/6749620/items/3TGGZ7LM"],"itemData":{"id":3492,"type":"article-journal","container-title":"International Journal of General Systems","DOI":"10.1080/03081079.2023.2173749","ISSN":"0308-1079, 1563-5104","issue":"3","journalAbbreviation":"International Journal of General Systems","language":"en","page":"326-342","source":"DOI.org (Crossref)","title":"Methods and tools for healthcare data anonymization: a literature review","title-short":"Methods and tools for healthcare data anonymization","volume":"52","author":[{"family":"Vovk","given":"Olga"},{"family":"Piho","given":"Gunnar"},{"family":"Ross","given":"Peeter"}],"issued":{"date-parts":[["2023",4,3]]},"citation-key":"vovkMethodsToolsHealthcare2023"}},{"id":3491,"uris":["http://zotero.org/users/6749620/items/G9MHFJZI"],"itemData":{"id":3491,"type":"article-journal","abstract":"Background\nData science offers an unparalleled opportunity to identify new insights into many aspects of human life with recent advances in health care. Using data science in digital health raises significant challenges regarding data privacy, transparency, and trustworthiness. Recent regulations enforce the need for a clear legal basis for collecting, processing, and sharing data, for example, the European Union’s General Data Protection Regulation (2016) and the United Kingdom’s Data Protection Act (2018). For health care providers, legal use of the electronic health record (EHR) is permitted only in clinical care cases. Any other use of the data requires thoughtful considerations of the legal context and direct patient consent. Identifiable personal and sensitive information must be sufficiently anonymized. Raw data are commonly anonymized to be used for research purposes, with risk assessment for reidentification and utility. Although health care organizations have internal policies defined for information governance, there is a significant lack of practical tools and intuitive guidance about the use of data for research and modeling. Off-the-shelf data anonymization tools are developed frequently, but privacy-related functionalities are often incomparable with regard to use in different problem domains. In addition, tools to support measuring the risk of the anonymized data with regard to reidentification against the usefulness of the data exist, but there are question marks over their efficacy.\n\nObjective\nIn this systematic literature mapping study, we aim to alleviate the aforementioned issues by reviewing the landscape of data anonymization for digital health care.\n\nMethods\nWe used Google Scholar, Web of Science, Elsevier Scopus, and PubMed to retrieve academic studies published in English up to June 2020. Noteworthy gray literature was also used to initialize the search. We focused on review questions covering 5 bottom-up aspects: basic anonymization operations, privacy models, reidentification risk and usability metrics, off-the-shelf anonymization tools, and the lawful basis for EHR data anonymization.\n\nResults\nWe identified 239 eligible studies, of which 60 were chosen for general background information; 16 were selected for 7 basic anonymization operations; 104 covered 72 conventional and machine learning–based privacy models; four and 19 papers included seven and 15 metrics, respectively, for measuring the reidentification risk and degree of usability; and 36 explored 20 data anonymization software tools. In addition, we also evaluated the practical feasibility of performing anonymization on EHR data with reference to their usability in medical decision-making. Furthermore, we summarized the lawful basis for delivering guidance on practical EHR data anonymization.\n\nConclusions\nThis systematic literature mapping study indicates that anonymization of EHR data is theoretically achievable; yet, it requires more research efforts in practical implementations to balance privacy preservation and usability to ensure more reliable health care applications.","container-title":"JMIR Medical Informatics","DOI":"10.2196/29871","ISSN":"2291-9694","issue":"10","journalAbbreviation":"JMIR Med Inform","note":"PMID: 34652278\nPMCID: PMC8556642","page":"e29871","source":"PubMed Central","title":"Data Anonymization for Pervasive Health Care: Systematic Literature Mapping Study","title-short":"Data Anonymization for Pervasive Health Care","volume":"9","author":[{"family":"Zuo","given":"Zheming"},{"family":"Watson","given":"Matthew"},{"family":"Budgen","given":"David"},{"family":"Hall","given":"Robert"},{"family":"Kennelly","given":"Chris"},{"family":"Al Moubayed","given":"Noura"}],"issued":{"date-parts":[["2021",10,15]]},"citation-key":"zuoDataAnonymizationPervasive2021"}}],"schema":"https://github.com/citation-style-language/schema/raw/master/csl-citation.json"} </w:instrText>
      </w:r>
      <w:r w:rsidR="00D32385">
        <w:fldChar w:fldCharType="separate"/>
      </w:r>
      <w:r w:rsidR="008D15A0" w:rsidRPr="008D15A0">
        <w:rPr>
          <w:rFonts w:eastAsiaTheme="minorEastAsia" w:cs="Times New Roman"/>
          <w:kern w:val="0"/>
          <w:lang w:val="en-US"/>
        </w:rPr>
        <w:t>[83–85]</w:t>
      </w:r>
      <w:r w:rsidR="00D32385">
        <w:fldChar w:fldCharType="end"/>
      </w:r>
      <w:r w:rsidR="00D32385">
        <w:t xml:space="preserve">. </w:t>
      </w:r>
      <w:r w:rsidR="00CD6A10" w:rsidRPr="00827BFE">
        <w:t xml:space="preserve">While jurisdictions, such as the European Union, enforce strict protections under the </w:t>
      </w:r>
      <w:r w:rsidR="00F90467">
        <w:t>g</w:t>
      </w:r>
      <w:r w:rsidR="00CD6A10" w:rsidRPr="00827BFE">
        <w:t xml:space="preserve">eneral </w:t>
      </w:r>
      <w:r w:rsidR="00F90467">
        <w:t>d</w:t>
      </w:r>
      <w:r w:rsidR="00CD6A10" w:rsidRPr="00827BFE">
        <w:t xml:space="preserve">ata </w:t>
      </w:r>
      <w:r w:rsidR="00F90467">
        <w:t>p</w:t>
      </w:r>
      <w:r w:rsidR="00CD6A10" w:rsidRPr="00827BFE">
        <w:t xml:space="preserve">rotection </w:t>
      </w:r>
      <w:r w:rsidR="00F90467">
        <w:t>r</w:t>
      </w:r>
      <w:r w:rsidR="00CD6A10" w:rsidRPr="00827BFE">
        <w:t>egulation</w:t>
      </w:r>
      <w:r w:rsidR="00F90467">
        <w:t xml:space="preserve">, </w:t>
      </w:r>
      <w:r w:rsidR="00CD6A10" w:rsidRPr="00827BFE">
        <w:t xml:space="preserve">most low‑ and middle‑income countries are only beginning to formalize regulatory frameworks for data protection and artificial intelligence governance </w:t>
      </w:r>
      <w:r w:rsidR="00CD6A10" w:rsidRPr="00827BFE">
        <w:fldChar w:fldCharType="begin"/>
      </w:r>
      <w:r w:rsidR="008D15A0">
        <w:instrText xml:space="preserve"> ADDIN ZOTERO_ITEM CSL_CITATION {"citationID":"00000040","properties":{"unsorted":false,"formattedCitation":"[86\\uc0\\u8211{}88]","plainCitation":"[86–88]","noteIndex":0},"citationItems":[{"id":3294,"uris":["http://zotero.org/users/6749620/items/NQBS2VGH"],"itemData":{"id":3294,"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3296,"uris":["http://zotero.org/users/6749620/items/Y6BPLPT7"],"itemData":{"id":3296,"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R.","non-dropping-particle":"and"}],"issued":{"date-parts":[["2016",12,1]]},"citation-key":"beckProtectingConfidentialitySecurity2016"},"prefix":""},{"id":3298,"uris":["http://zotero.org/users/6749620/items/34EPB33W"],"itemData":{"id":3298,"type":"article-journal","abstract":"In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8D15A0" w:rsidRPr="008D15A0">
        <w:rPr>
          <w:rFonts w:eastAsiaTheme="minorEastAsia" w:cs="Times New Roman"/>
          <w:kern w:val="0"/>
          <w:lang w:val="en-US"/>
        </w:rPr>
        <w:t>[86–88]</w:t>
      </w:r>
      <w:r w:rsidR="00CD6A10" w:rsidRPr="00827BFE">
        <w:fldChar w:fldCharType="end"/>
      </w:r>
      <w:r w:rsidR="00CD6A10" w:rsidRPr="00827BFE">
        <w:t xml:space="preserve">. </w:t>
      </w:r>
      <w:r w:rsidR="002F4E9D">
        <w:t>As technology improves, larger GPT models may be possible on local systems, while currently, smaller LLMs exist as an alternative</w:t>
      </w:r>
      <w:r w:rsidR="00ED155F">
        <w:t xml:space="preserve"> when adequate</w:t>
      </w:r>
      <w:r w:rsidR="000F35A9">
        <w:t xml:space="preserve"> expertise and</w:t>
      </w:r>
      <w:r w:rsidR="00ED155F">
        <w:t xml:space="preserve"> </w:t>
      </w:r>
      <w:r w:rsidR="001426B7">
        <w:t>computing resources</w:t>
      </w:r>
      <w:r w:rsidR="00ED155F">
        <w:t xml:space="preserve"> </w:t>
      </w:r>
      <w:r w:rsidR="001426B7">
        <w:t>are</w:t>
      </w:r>
      <w:r w:rsidR="00ED155F">
        <w:t xml:space="preserve"> available</w:t>
      </w:r>
      <w:r w:rsidR="00721D5C">
        <w:t xml:space="preserve"> </w:t>
      </w:r>
      <w:r w:rsidR="00721D5C">
        <w:fldChar w:fldCharType="begin"/>
      </w:r>
      <w:r w:rsidR="008D15A0">
        <w:instrText xml:space="preserve"> ADDIN ZOTERO_ITEM CSL_CITATION {"citationID":"KR9Wxi6D","properties":{"formattedCitation":"[89\\uc0\\u8211{}91]","plainCitation":"[89–91]","noteIndex":0},"citationItems":[{"id":3416,"uris":["http://zotero.org/users/6749620/items/C5ZCQW6R"],"itemData":{"id":3416,"type":"article-journal","abstract":"Large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3415,"uris":["http://zotero.org/users/6749620/items/49LBCWDD"],"itemData":{"id":3415,"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3414,"uris":["http://zotero.org/users/6749620/items/D2DC33S9"],"itemData":{"id":3414,"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8D15A0" w:rsidRPr="008D15A0">
        <w:rPr>
          <w:rFonts w:eastAsiaTheme="minorEastAsia" w:cs="Times New Roman"/>
          <w:kern w:val="0"/>
          <w:lang w:val="en-US"/>
        </w:rPr>
        <w:t>[89–91]</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gical contexts remains limited.</w:t>
      </w:r>
      <w:r w:rsidR="00FF57F9">
        <w:t xml:space="preserve"> </w:t>
      </w:r>
      <w:r w:rsidR="00FF57F9" w:rsidRPr="002A7926">
        <w:t xml:space="preserve">Variations in local mortality profiles, linguistic expression, health system infrastructure, and culturally specific interpretations of illness shape the content and structure of VA narratives and questionnaires </w:t>
      </w:r>
      <w:r w:rsidR="00FF57F9" w:rsidRPr="002A7926">
        <w:fldChar w:fldCharType="begin"/>
      </w:r>
      <w:r w:rsidR="008D15A0">
        <w:instrText xml:space="preserve"> ADDIN ZOTERO_ITEM CSL_CITATION {"citationID":"00000045","properties":{"unsorted":false,"formattedCitation":"[92\\uc0\\u8211{}94]","plainCitation":"[92–94]","noteIndex":0},"citationItems":[{"id":3269,"uris":["http://zotero.org/users/6749620/items/MIVTG372"],"itemData":{"id":3269,"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3271,"uris":["http://zotero.org/users/6749620/items/YGFUADH8"],"itemData":{"id":3271,"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3272,"uris":["http://zotero.org/users/6749620/items/V29Z9QIM"],"itemData":{"id":3272,"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rsidR="00FF57F9" w:rsidRPr="002A7926">
        <w:fldChar w:fldCharType="separate"/>
      </w:r>
      <w:r w:rsidR="008D15A0" w:rsidRPr="008D15A0">
        <w:rPr>
          <w:rFonts w:eastAsiaTheme="minorEastAsia" w:cs="Times New Roman"/>
          <w:kern w:val="0"/>
          <w:lang w:val="en-US"/>
        </w:rPr>
        <w:t>[92–94]</w:t>
      </w:r>
      <w:r w:rsidR="00FF57F9" w:rsidRPr="002A7926">
        <w:fldChar w:fldCharType="end"/>
      </w:r>
      <w:r w:rsidR="00FF57F9" w:rsidRPr="002A7926">
        <w:t>.</w:t>
      </w:r>
      <w:r w:rsidR="002C1E18">
        <w:t xml:space="preserve"> Similar to our results</w:t>
      </w:r>
      <w:r w:rsidR="00A510D9">
        <w:t>,</w:t>
      </w:r>
      <w:r w:rsidR="00D63CF7">
        <w:t xml:space="preserve"> </w:t>
      </w:r>
      <w:r w:rsidR="00FD57DA">
        <w:t xml:space="preserve">we expect </w:t>
      </w:r>
      <w:r w:rsidR="00D63CF7">
        <w:t>LLMs (GPT-3.5/4/5) to</w:t>
      </w:r>
      <w:r w:rsidR="00740354">
        <w:t xml:space="preserve"> </w:t>
      </w:r>
      <w:r w:rsidR="00EF44D4">
        <w:t>outperform</w:t>
      </w:r>
      <w:r w:rsidR="00740354">
        <w:t xml:space="preserve"> statistical models (InterVA-5, InSilicoVA)</w:t>
      </w:r>
      <w:r w:rsidR="00780292">
        <w:t xml:space="preserve"> overall and across most CODs</w:t>
      </w:r>
      <w:r w:rsidR="004606FF">
        <w:t>,</w:t>
      </w:r>
      <w:r w:rsidR="002C1E18">
        <w:t xml:space="preserve"> when applied to other regions</w:t>
      </w:r>
      <w:r w:rsidR="00780292">
        <w:t>.</w:t>
      </w:r>
      <w:r w:rsidR="00840DD6" w:rsidRPr="00840DD6">
        <w:t xml:space="preserve"> </w:t>
      </w:r>
      <w:r w:rsidR="005021A6">
        <w:t>LLMs</w:t>
      </w:r>
      <w:r w:rsidR="00840DD6" w:rsidRPr="00840DD6">
        <w:t xml:space="preserve"> </w:t>
      </w:r>
      <w:r w:rsidR="00157342">
        <w:t>leverage</w:t>
      </w:r>
      <w:r w:rsidR="005021A6">
        <w:t xml:space="preserve"> </w:t>
      </w:r>
      <w:r w:rsidR="00F14245">
        <w:t>sources of information</w:t>
      </w:r>
      <w:r w:rsidR="00D71BC0">
        <w:t xml:space="preserve"> available on the web</w:t>
      </w:r>
      <w:r w:rsidR="00840DD6" w:rsidRPr="00840DD6">
        <w:t xml:space="preserve"> (e.g.</w:t>
      </w:r>
      <w:r w:rsidR="004A3CA6">
        <w:t>,</w:t>
      </w:r>
      <w:r w:rsidR="00840DD6" w:rsidRPr="00840DD6">
        <w:t xml:space="preserve"> </w:t>
      </w:r>
      <w:r w:rsidR="00D71BC0">
        <w:t>news</w:t>
      </w:r>
      <w:r w:rsidR="00840DD6" w:rsidRPr="00840DD6">
        <w:t xml:space="preserve">, books, </w:t>
      </w:r>
      <w:r w:rsidR="00D71BC0">
        <w:t xml:space="preserve">manuals, </w:t>
      </w:r>
      <w:r w:rsidR="00840DD6" w:rsidRPr="00840DD6">
        <w:t>reports</w:t>
      </w:r>
      <w:r w:rsidR="004F73E3">
        <w:t xml:space="preserve">) </w:t>
      </w:r>
      <w:r w:rsidR="009329A3">
        <w:t>containing</w:t>
      </w:r>
      <w:r w:rsidR="004F73E3" w:rsidRPr="00840DD6">
        <w:t xml:space="preserve"> knowledge for </w:t>
      </w:r>
      <w:r w:rsidR="00A153CD">
        <w:t>generalizing</w:t>
      </w:r>
      <w:r w:rsidR="004F73E3" w:rsidRPr="00840DD6">
        <w:t xml:space="preserve"> to other areas, such as </w:t>
      </w:r>
      <w:r w:rsidR="004F73E3">
        <w:t>widely known</w:t>
      </w:r>
      <w:r w:rsidR="00CC24AF">
        <w:t xml:space="preserve"> or changing</w:t>
      </w:r>
      <w:r w:rsidR="004F73E3">
        <w:t xml:space="preserve"> </w:t>
      </w:r>
      <w:r w:rsidR="004F73E3" w:rsidRPr="00840DD6">
        <w:t>regional variations</w:t>
      </w:r>
      <w:r w:rsidR="004F73E3">
        <w:t xml:space="preserve"> in mortality and culture</w:t>
      </w:r>
      <w:r w:rsidR="00B47F56">
        <w:t xml:space="preserve"> </w:t>
      </w:r>
      <w:r w:rsidR="00B47F56">
        <w:fldChar w:fldCharType="begin"/>
      </w:r>
      <w:r w:rsidR="008D15A0">
        <w:instrText xml:space="preserve"> ADDIN ZOTERO_ITEM CSL_CITATION {"citationID":"EITneAvQ","properties":{"formattedCitation":"[80, 95\\uc0\\u8211{}98]","plainCitation":"[80, 95–98]","noteIndex":0},"citationItems":[{"id":3419,"uris":["http://zotero.org/users/6749620/items/5FB7UFGZ"],"itemData":{"id":3419,"type":"article-journal","abstract":"Large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id":3479,"uris":["http://zotero.org/users/6749620/items/DBGNIQQL"],"itemData":{"id":3479,"type":"article-journal","container-title":"PLoS One","issue":"5","note":"publisher: Public Library of Science San Francisco, CA USA","page":"e0313378","source":"Google Scholar","title":"Transfer learning for mortality risk: A case study on the United Kingdom","title-short":"Transfer learning for mortality risk","volume":"20","author":[{"family":"Nalmpatian","given":"Asmik"},{"family":"Heumann","given":"Christian"},{"family":"Alkaya","given":"Levent"},{"family":"Jackson","given":"William"}],"issued":{"date-parts":[["2025"]]},"citation-key":"nalmpatianTransferLearningMortality2025"}},{"id":3490,"uris":["http://zotero.org/users/6749620/items/5HIUNHP4"],"itemData":{"id":3490,"type":"article-journal","abstract":"Modern predictive models require large amounts of data for training and evaluation, absence of which may result in models that are specific to certain locations, populations in them and clinical practices. Yet, best practices for clinical risk prediction models have not yet considered such challenges to generalizability. Here we ask whether population- and group-level performance of mortality prediction models vary significantly when applied to hospitals or geographies different from the ones in which they are developed. Further, what characteristics of the datasets explain the performance variation? In this multi-center cross-sectional study, we analyzed electronic health records from 179 hospitals across the US with 70,126 hospitalizations from 2014 to 2015. Generalization gap, defined as difference between model performance metrics across hospitals, is computed for area under the receiver operating characteristic curve (AUC) and calibration slope. To assess model performance by the race variable, we report differences in false negative rates across groups. Data were also analyzed using a causal discovery algorithm “Fast Causal Inference” that infers paths of causal influence while identifying potential influences associated with unmeasured variables. When transferring models across hospitals, AUC at the test hospital ranged from 0.777 to 0.832 (1st-3rd quartile or IQR; median 0.801); calibration slope from 0.725 to 0.983 (IQR; median 0.853); and disparity in false negative rates from 0.046 to 0.168 (IQR; median 0.092). Distribution of all variable types (demography, vitals, and labs) differed significantly across hospitals and regions. The race variable also mediated differences in the relationship between clinical variables and mortality, by hospital/region. In conclusion, group-level performance should be assessed during generalizability checks to identify potential harms to the groups. Moreover, for developing methods to improve model performance in new environments, a better understanding and documentation of provenance of data and health processes are needed to identify and mitigate sources of variation.","container-title":"PLOS Digital Health","DOI":"10.1371/journal.pdig.0000023","ISSN":"2767-3170","issue":"4","journalAbbreviation":"PLOS Digital Health","language":"en","note":"publisher: Public Library of Science","page":"e0000023","source":"PLoS Journals","title":"Generalizability challenges of mortality risk prediction models: A retrospective analysis on a multi-center database","title-short":"Generalizability challenges of mortality risk prediction models","volume":"1","author":[{"family":"Singh","given":"Harvineet"},{"family":"Mhasawade","given":"Vishwali"},{"family":"Chunara","given":"Rumi"}],"issued":{"date-parts":[["2022",4,5]]},"citation-key":"singhGeneralizabilityChallengesMortality2022"}},{"id":3482,"uris":["http://zotero.org/users/6749620/items/P92AGUBR"],"itemData":{"id":3482,"type":"article-journal","container-title":"Nature","issue":"7969","note":"publisher: Nature Publishing Group UK London","page":"357–362","source":"Google Scholar","title":"Health system-scale language models are all-purpose prediction engines","volume":"619","author":[{"family":"Jiang","given":"Lavender Yao"},{"family":"Liu","given":"Xujin Chris"},{"family":"Nejatian","given":"Nima Pour"},{"family":"Nasir-Moin","given":"Mustafa"},{"family":"Wang","given":"Duo"},{"family":"Abidin","given":"Anas"},{"family":"Eaton","given":"Kevin"},{"family":"Riina","given":"Howard Antony"},{"family":"Laufer","given":"Ilya"},{"family":"Punjabi","given":"Paawan"}],"issued":{"date-parts":[["2023"]]},"citation-key":"jiangHealthSystemscaleLanguage2023"}},{"id":3483,"uris":["http://zotero.org/users/6749620/items/XG6N3PN6"],"itemData":{"id":3483,"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B47F56">
        <w:fldChar w:fldCharType="separate"/>
      </w:r>
      <w:r w:rsidR="008D15A0" w:rsidRPr="008D15A0">
        <w:rPr>
          <w:rFonts w:eastAsiaTheme="minorEastAsia" w:cs="Times New Roman"/>
          <w:kern w:val="0"/>
          <w:lang w:val="en-US"/>
        </w:rPr>
        <w:t>[80, 95–98]</w:t>
      </w:r>
      <w:r w:rsidR="00B47F56">
        <w:fldChar w:fldCharType="end"/>
      </w:r>
      <w:r w:rsidR="00840DD6" w:rsidRPr="00840DD6">
        <w:t xml:space="preserve">. </w:t>
      </w:r>
      <w:r w:rsidR="00CE1909">
        <w:t>In contrast, t</w:t>
      </w:r>
      <w:r w:rsidR="00840DD6" w:rsidRPr="00840DD6">
        <w:t>he</w:t>
      </w:r>
      <w:r w:rsidR="009D74A6">
        <w:t xml:space="preserve"> information from these</w:t>
      </w:r>
      <w:r w:rsidR="00840DD6" w:rsidRPr="00840DD6">
        <w:t xml:space="preserve"> </w:t>
      </w:r>
      <w:r w:rsidR="00F62975">
        <w:t>sources</w:t>
      </w:r>
      <w:r w:rsidR="00840DD6" w:rsidRPr="00840DD6">
        <w:t xml:space="preserve"> </w:t>
      </w:r>
      <w:r w:rsidR="001B6A5E">
        <w:t>are</w:t>
      </w:r>
      <w:r w:rsidR="00840DD6" w:rsidRPr="00840DD6">
        <w:t xml:space="preserve"> often not</w:t>
      </w:r>
      <w:r w:rsidR="00291BD0">
        <w:t xml:space="preserve"> up to date or</w:t>
      </w:r>
      <w:r w:rsidR="00840DD6" w:rsidRPr="00840DD6">
        <w:t xml:space="preserve"> captured by </w:t>
      </w:r>
      <w:r w:rsidR="00EF7172">
        <w:t>structured</w:t>
      </w:r>
      <w:r w:rsidR="00840DD6" w:rsidRPr="00840DD6">
        <w:t xml:space="preserve"> training data in statistical models</w:t>
      </w:r>
      <w:r w:rsidR="00F62975">
        <w:t xml:space="preserve">. </w:t>
      </w:r>
      <w:r w:rsidR="002C7F02">
        <w:t xml:space="preserve">Nonetheless, </w:t>
      </w:r>
      <w:r w:rsidR="00C171F7">
        <w:t>sources</w:t>
      </w:r>
      <w:r w:rsidR="002C7F02">
        <w:t xml:space="preserve"> leveraged </w:t>
      </w:r>
      <w:r w:rsidR="004707F1">
        <w:t>by</w:t>
      </w:r>
      <w:r w:rsidR="002C7F02">
        <w:t xml:space="preserve"> LLMs </w:t>
      </w:r>
      <w:r w:rsidR="00FA456B">
        <w:t>hold</w:t>
      </w:r>
      <w:r w:rsidR="002C7F02">
        <w:t xml:space="preserve"> bias, and </w:t>
      </w:r>
      <w:r w:rsidR="000B402A">
        <w:t>performance is not guaranteed when applied to regions</w:t>
      </w:r>
      <w:r w:rsidR="00946B65">
        <w:t xml:space="preserve"> </w:t>
      </w:r>
      <w:r w:rsidR="00C07506">
        <w:t>under</w:t>
      </w:r>
      <w:r w:rsidR="00946B65">
        <w:t>represented</w:t>
      </w:r>
      <w:r w:rsidR="00AB1503">
        <w:t xml:space="preserve"> in the training </w:t>
      </w:r>
      <w:r w:rsidR="00347707">
        <w:t>data</w:t>
      </w:r>
      <w:r w:rsidR="001E409C">
        <w:t xml:space="preserve"> </w:t>
      </w:r>
      <w:r w:rsidR="001E409C">
        <w:fldChar w:fldCharType="begin"/>
      </w:r>
      <w:r w:rsidR="008D15A0">
        <w:instrText xml:space="preserve"> ADDIN ZOTERO_ITEM CSL_CITATION {"citationID":"JAkrQGyR","properties":{"formattedCitation":"[98, 99]","plainCitation":"[98, 99]","noteIndex":0},"citationItems":[{"id":3484,"uris":["http://zotero.org/users/6749620/items/LN7D2H73"],"itemData":{"id":3484,"type":"article","abstract":"This paper measures the skew in how well two families of LLMs represent diverse geographic populations. A spatial probing task is used with geo-referenced corpora to measure the degree to which pre-trained language models from the OPT and BLOOM series represent diverse populations around the world. Results show that these models perform much better for some populations than others. In particular, populations across the US and the UK are represented quite well while those in South and Southeast Asia are poorly represented. Analysis shows that both families of models largely share the same skew across populations. At the same time, this skew cannot be fully explained by sociolinguistic factors, economic factors, or geographic factors. The basic conclusion from this analysis is that pre-trained models do not equally represent the world's population: there is a strong skew towards specific geographic populations. This finding challenges the idea that a single model can be used for all populations.","DOI":"10.48550/arXiv.2403.11025","note":"arXiv:2403.11025 [cs]","number":"arXiv:2403.11025","publisher":"arXiv","source":"arXiv.org","title":"Pre-Trained Language Models Represent Some Geographic Populations Better Than Others","URL":"http://arxiv.org/abs/2403.11025","author":[{"family":"Dunn","given":"Jonathan"},{"family":"Adams","given":"Benjamin"},{"family":"Madabushi","given":"Harish Tayyar"}],"accessed":{"date-parts":[["2025",10,20]]},"issued":{"date-parts":[["2024",3,16]]},"citation-key":"dunnPreTrainedLanguageModels2024"}},{"id":3483,"uris":["http://zotero.org/users/6749620/items/XG6N3PN6"],"itemData":{"id":3483,"type":"article","abstract":"Large Language Models (LLMs) have demonstrated considerable cross-lingual alignment and generalization ability. Current research primarily focuses on improving LLMs' cross-lingual generalization capabilities. However, there is still a lack of research on the intrinsic mechanisms of how LLMs achieve cross-lingual alignment. From the perspective of region partitioning, this paper conducts several investigations on the linguistic competence of LLMs. We discover a core region in LLMs that corresponds to linguistic competence, accounting for approximately 1% of the total model parameters. Removing this core region by setting parameters to zero results in a significant performance decrease across 30 different languages. Furthermore, this core region exhibits significant dimensional dependence, perturbations to even a single parameter on specific dimensions leading to a loss of linguistic competence. Moreover, we discover that distinct monolingual regions exist for different languages, and disruption to these specific regions substantially reduces the LLMs' proficiency in those corresponding languages. Our research also indicates that freezing the core linguistic region during further pre-training can mitigate the issue of catastrophic forgetting (CF), a common phenomenon observed during further pre-training of LLMs. Overall, exploring the LLMs' functional regions provides insights into the foundation of their intelligence.","DOI":"10.48550/arXiv.2402.14700","note":"arXiv:2402.14700 [cs]","number":"arXiv:2402.14700","publisher":"arXiv","source":"arXiv.org","title":"Unveiling Linguistic Regions in Large Language Models","URL":"http://arxiv.org/abs/2402.14700","author":[{"family":"Zhang","given":"Zhihao"},{"family":"Zhao","given":"Jun"},{"family":"Zhang","given":"Qi"},{"family":"Gui","given":"Tao"},{"family":"Huang","given":"Xuanjing"}],"accessed":{"date-parts":[["2025",10,20]]},"issued":{"date-parts":[["2024",5,30]]},"citation-key":"zhangUnveilingLinguisticRegions2024"}}],"schema":"https://github.com/citation-style-language/schema/raw/master/csl-citation.json"} </w:instrText>
      </w:r>
      <w:r w:rsidR="001E409C">
        <w:fldChar w:fldCharType="separate"/>
      </w:r>
      <w:r w:rsidR="008D15A0">
        <w:rPr>
          <w:noProof/>
        </w:rPr>
        <w:t>[98, 99]</w:t>
      </w:r>
      <w:r w:rsidR="001E409C">
        <w:fldChar w:fldCharType="end"/>
      </w:r>
      <w:r w:rsidR="000B402A">
        <w:t xml:space="preserve">. </w:t>
      </w:r>
      <w:r w:rsidR="0035324F" w:rsidRPr="002A7926">
        <w:t xml:space="preserve">Given ongoing efforts to scale and integrate VA systems for mortality surveillance across diverse low- and middle-income countries, further validation across </w:t>
      </w:r>
      <w:r w:rsidR="00BF6A86">
        <w:t>more</w:t>
      </w:r>
      <w:r w:rsidR="0035324F" w:rsidRPr="002A7926">
        <w:t xml:space="preserve"> </w:t>
      </w:r>
      <w:r w:rsidR="003F02AD">
        <w:t xml:space="preserve">geographically </w:t>
      </w:r>
      <w:r w:rsidR="0035324F" w:rsidRPr="002A7926">
        <w:t xml:space="preserve">representative VA datasets is essential to evaluate model robustness, adaptability, and operational utility in practice </w:t>
      </w:r>
      <w:r w:rsidR="0035324F" w:rsidRPr="002A7926">
        <w:fldChar w:fldCharType="begin"/>
      </w:r>
      <w:r w:rsidR="008D15A0">
        <w:instrText xml:space="preserve"> ADDIN ZOTERO_ITEM CSL_CITATION {"citationID":"b8Q4uWiG","properties":{"formattedCitation":"[100\\uc0\\u8211{}102]","plainCitation":"[100–102]","noteIndex":0},"citationItems":[{"id":3280,"uris":["http://zotero.org/users/6749620/items/VWJDSFDC"],"itemData":{"id":3280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D."}],"issued":{"date-parts":[["2021",12]]},"citation-key":"shawonRoutineMortalitySurveillance2021"},"prefix":""},{"id":3282,"uris":["http://zotero.org/users/6749620/items/AC4PMM7S"],"itemData":{"id":3282,"type":"article-journal","container-title":"Global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3284,"uris":["http://zotero.org/users/6749620/items/S55ESM6K"],"itemData":{"id":3284,"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8D15A0" w:rsidRPr="008D15A0">
        <w:rPr>
          <w:rFonts w:eastAsiaTheme="minorEastAsia" w:cs="Times New Roman"/>
          <w:kern w:val="0"/>
          <w:lang w:val="en-US"/>
        </w:rPr>
        <w:t>[100–102]</w:t>
      </w:r>
      <w:r w:rsidR="0035324F" w:rsidRPr="002A7926">
        <w:fldChar w:fldCharType="end"/>
      </w:r>
      <w:r w:rsidR="0035324F" w:rsidRPr="002A7926">
        <w:t>.</w:t>
      </w:r>
    </w:p>
    <w:p w14:paraId="31D4EB6A" w14:textId="08DAFAC9" w:rsidR="006661D1" w:rsidRDefault="005C5D24" w:rsidP="00355FA2">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offered to physicians after their initial assignment, enabling reconsideration or confirmation of CODs </w:t>
      </w:r>
      <w:r>
        <w:t xml:space="preserve">as </w:t>
      </w:r>
      <w:r>
        <w:lastRenderedPageBreak/>
        <w:t xml:space="preserve">seen in </w:t>
      </w:r>
      <w:r w:rsidRPr="008A29C4">
        <w:t xml:space="preserve">step 2 </w:t>
      </w:r>
      <w:r>
        <w:t>of</w:t>
      </w:r>
      <w:r w:rsidRPr="008A29C4">
        <w:t xml:space="preserve"> Figure 8.</w:t>
      </w:r>
      <w:r w:rsidR="002879E1">
        <w:t xml:space="preserve"> We </w:t>
      </w:r>
      <w:r w:rsidR="002D08CD">
        <w:t>highlight</w:t>
      </w:r>
      <w:r w:rsidR="002879E1">
        <w:t xml:space="preserve"> that this study and e</w:t>
      </w:r>
      <w:r w:rsidR="002879E1" w:rsidRPr="002879E1">
        <w:t>arlier randomized evaluation of algorithms compared to the physician standard emphasize the core need to have physician coding of verbal autopsies</w:t>
      </w:r>
      <w:r w:rsidR="00B0577E">
        <w:t xml:space="preserve"> </w:t>
      </w:r>
      <w:r w:rsidR="00B0577E">
        <w:fldChar w:fldCharType="begin"/>
      </w:r>
      <w:r w:rsidR="008D15A0">
        <w:instrText xml:space="preserve"> ADDIN ZOTERO_ITEM CSL_CITATION {"citationID":"U9LHJS1r","properties":{"formattedCitation":"[19\\uc0\\u8211{}21]","plainCitation":"[19–21]","noteIndex":0},"citationItems":[{"id":2532,"uris":["http://zotero.org/users/6749620/items/SU7YDIGK"],"itemData":{"id":2532,"type":"article-journal","abstract":"Verbal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schema":"https://github.com/citation-style-language/schema/raw/master/csl-citation.json"} </w:instrText>
      </w:r>
      <w:r w:rsidR="00B0577E">
        <w:fldChar w:fldCharType="separate"/>
      </w:r>
      <w:r w:rsidR="008D15A0" w:rsidRPr="008D15A0">
        <w:rPr>
          <w:rFonts w:eastAsiaTheme="minorEastAsia" w:cs="Times New Roman"/>
          <w:kern w:val="0"/>
          <w:lang w:val="en-US"/>
        </w:rPr>
        <w:t>[19–21]</w:t>
      </w:r>
      <w:r w:rsidR="00B0577E">
        <w:fldChar w:fldCharType="end"/>
      </w:r>
      <w:r w:rsidR="002879E1">
        <w:t>.</w:t>
      </w:r>
      <w:r>
        <w:t xml:space="preserve"> </w:t>
      </w:r>
      <w:r w:rsidR="00600124" w:rsidRPr="00600124">
        <w:t>The HEAL-SL method of drawing on physicians during their non</w:t>
      </w:r>
      <w:r w:rsidR="00F062A8">
        <w:t>-</w:t>
      </w:r>
      <w:r w:rsidR="00600124" w:rsidRPr="00600124">
        <w:t>clinical time and using rigorous online methods with dual anonymous coding are scalable to other settings</w:t>
      </w:r>
      <w:r w:rsidR="00972461">
        <w:t xml:space="preserve"> </w:t>
      </w:r>
      <w:r w:rsidR="00972461">
        <w:fldChar w:fldCharType="begin"/>
      </w:r>
      <w:r w:rsidR="008D15A0">
        <w:instrText xml:space="preserve"> ADDIN ZOTERO_ITEM CSL_CITATION {"citationID":"00000034","properties":{"unsorted":false,"formattedCitation":"[38]","plainCitation":"[38]","noteIndex":0},"citationItems":[{"id":2616,"uris":["http://zotero.org/users/6749620/items/6I5UBQYW"],"itemData":{"id":2616,"type":"article-journal","abstract":"The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8D15A0">
        <w:rPr>
          <w:rFonts w:eastAsiaTheme="minorEastAsia" w:cs="Times New Roman"/>
          <w:kern w:val="0"/>
          <w:lang w:val="en-US"/>
        </w:rPr>
        <w:t>[38]</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8669E6">
        <w:t>, and GPT-5 cost ~$0.05 USD per 100 records</w:t>
      </w:r>
      <w:r w:rsidR="00DB0D6C">
        <w:t xml:space="preserve"> </w:t>
      </w:r>
      <w:r w:rsidR="00DB0D6C">
        <w:fldChar w:fldCharType="begin"/>
      </w:r>
      <w:r w:rsidR="008D15A0">
        <w:instrText xml:space="preserve"> ADDIN ZOTERO_ITEM CSL_CITATION {"citationID":"00000035","properties":{"unsorted":false,"formattedCitation":"[103]","plainCitation":"[103]","noteIndex":0},"citationItems":[{"id":2775,"uris":["http://zotero.org/users/6749620/items/TDH5XDWY"],"itemData":{"id":2775,"type":"webpage","abstract":"Simple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8D15A0">
        <w:rPr>
          <w:rFonts w:eastAsiaTheme="minorEastAsia" w:cs="Times New Roman"/>
          <w:kern w:val="0"/>
          <w:lang w:val="en-US"/>
        </w:rPr>
        <w:t>[103]</w:t>
      </w:r>
      <w:r w:rsidR="00DB0D6C">
        <w:fldChar w:fldCharType="end"/>
      </w:r>
      <w:r w:rsidR="00A2644C">
        <w:t>, while</w:t>
      </w:r>
      <w:r w:rsidR="003A786C">
        <w:t xml:space="preserve"> </w:t>
      </w:r>
      <w:r w:rsidR="00DB0D6C">
        <w:t>InterVA-5 and InSilicoVA were freely available as open-source software.</w:t>
      </w:r>
      <w:r w:rsidR="003B1F2B">
        <w:t xml:space="preserve"> </w:t>
      </w:r>
      <w:r w:rsidR="00DB0D6C">
        <w:t xml:space="preserv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8D15A0">
        <w:instrText xml:space="preserve"> ADDIN ZOTERO_ITEM CSL_CITATION {"citationID":"00000036","properties":{"unsorted":false,"formattedCitation":"[13, 14]","plainCitation":"[13, 14]","noteIndex":0},"citationItems":[{"id":2597,"uris":["http://zotero.org/users/6749620/items/6SK7HCRL"],"itemData":{"id":2597,"type":"article-journal","abstract":"Progress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8D15A0">
        <w:rPr>
          <w:rFonts w:eastAsiaTheme="minorEastAsia" w:cs="Times New Roman"/>
          <w:kern w:val="0"/>
          <w:lang w:val="en-US"/>
        </w:rPr>
        <w:t>[13, 14]</w:t>
      </w:r>
      <w:r w:rsidR="00DB0D6C">
        <w:fldChar w:fldCharType="end"/>
      </w:r>
      <w:r w:rsidR="007C1C0A">
        <w:t>.</w:t>
      </w:r>
      <w:r w:rsidR="003B1F2B">
        <w:t xml:space="preserve"> </w:t>
      </w:r>
      <w:r w:rsidR="003B1F2B" w:rsidRPr="00355FA2">
        <w:t>The main costs of VA studies are in the field work, so the marginal costs of physician coding are small, and indeed our study suggests that quality enhancements introducing LLM and algorithms are very cost-effective</w:t>
      </w:r>
      <w:r w:rsidR="003B1F2B">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8D15A0">
        <w:instrText xml:space="preserve"> ADDIN ZOTERO_ITEM CSL_CITATION {"citationID":"DFZ7RJ1U","properties":{"formattedCitation":"[104, 105]","plainCitation":"[104, 105]","noteIndex":0},"citationItems":[{"id":3417,"uris":["http://zotero.org/users/6749620/items/9JRR7WC4"],"itemData":{"id":3417,"type":"article-journal","container-title":"Nature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2mhBjnOD/lUJDaKiV","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8D15A0">
        <w:rPr>
          <w:rFonts w:eastAsiaTheme="minorEastAsia" w:cs="Times New Roman"/>
          <w:kern w:val="0"/>
          <w:lang w:val="en-US"/>
        </w:rPr>
        <w:t>[104, 105]</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794751">
        <w:t xml:space="preserve"> Most CODs </w:t>
      </w:r>
      <w:r w:rsidR="00337E28">
        <w:t>in our study</w:t>
      </w:r>
      <w:r w:rsidR="00794751">
        <w:t xml:space="preserve"> have physician agreements between 50-60% </w:t>
      </w:r>
      <w:r w:rsidR="00FC7CC7">
        <w:t>with the lowest agreement at 20% and highest at</w:t>
      </w:r>
      <w:r w:rsidR="001C0E98">
        <w:t xml:space="preserve"> 85% </w:t>
      </w:r>
      <w:r w:rsidR="00794751">
        <w:t>(Table B4)</w:t>
      </w:r>
      <w:r w:rsidR="00073294">
        <w:t xml:space="preserve">, while </w:t>
      </w:r>
      <w:r w:rsidR="00072D53">
        <w:t xml:space="preserve">the models evaluated performed well for </w:t>
      </w:r>
      <w:r w:rsidR="0057181E">
        <w:t>most</w:t>
      </w:r>
      <w:r w:rsidR="00072D53">
        <w:t xml:space="preserve"> CODs (21 of 30 CODs). </w:t>
      </w:r>
      <w:r w:rsidR="00073294">
        <w:t>Hence,</w:t>
      </w:r>
      <w:r w:rsidR="00A7325C">
        <w:t xml:space="preserve"> </w:t>
      </w:r>
      <w:r w:rsidR="00073294">
        <w:t>t</w:t>
      </w:r>
      <w:r w:rsidR="00A7325C">
        <w:t>here is opportunity for models to further improve agreement amongst CODs</w:t>
      </w:r>
      <w:r w:rsidR="00794751">
        <w:t>.</w:t>
      </w:r>
      <w:r w:rsidR="002C3064">
        <w:t xml:space="preserve"> </w:t>
      </w:r>
      <w:r w:rsidR="002C3064" w:rsidRPr="002C3064">
        <w:t>The HEAL-SL platform now incorporates LLM and algorithms, and the platform is available for use openly by other research and programmatic groups worldwide</w:t>
      </w:r>
      <w:r w:rsidR="002C3064">
        <w:t xml:space="preserve"> </w:t>
      </w:r>
      <w:r w:rsidR="002C3064">
        <w:fldChar w:fldCharType="begin"/>
      </w:r>
      <w:r w:rsidR="008D15A0">
        <w:instrText xml:space="preserve"> ADDIN ZOTERO_ITEM CSL_CITATION {"citationID":"00000054","properties":{"unsorted":false,"formattedCitation":"[34]","plainCitation":"[34]","noteIndex":0},"citationItems":[{"id":2580,"uris":["http://zotero.org/users/6749620/items/LB3E3IVG"],"itemData":{"id":2580,"type":"webpage","title":"Healthy Sierra Leone","URL":"https://healsl.org/","author":[{"literal":"Njala University"}],"accessed":{"date-parts":[["2024",1,7]]},"issued":{"date-parts":[["2023"]]},"citation-key":"njalauniversityHealthySierraLeone2023"},"prefix":""}],"schema":"https://github.com/citation-style-language/schema/raw/master/csl-citation.json"} </w:instrText>
      </w:r>
      <w:r w:rsidR="002C3064">
        <w:fldChar w:fldCharType="separate"/>
      </w:r>
      <w:r w:rsidR="008D15A0">
        <w:rPr>
          <w:rFonts w:eastAsiaTheme="minorEastAsia" w:cs="Times New Roman"/>
          <w:kern w:val="0"/>
          <w:lang w:val="en-US"/>
        </w:rPr>
        <w:t>[34]</w:t>
      </w:r>
      <w:r w:rsidR="002C3064">
        <w:fldChar w:fldCharType="end"/>
      </w:r>
      <w:r w:rsidR="002C3064" w:rsidRPr="002C3064">
        <w:t>.</w:t>
      </w:r>
      <w:r w:rsidR="008F459C">
        <w:t xml:space="preserve"> Presently,</w:t>
      </w:r>
      <w:r w:rsidR="00CD4F1E" w:rsidRPr="008A29C4">
        <w:t xml:space="preserve"> </w:t>
      </w:r>
      <w:r w:rsidR="006960CE">
        <w:t>CAVA</w:t>
      </w:r>
      <w:r w:rsidR="00965B0C">
        <w:t xml:space="preserve"> </w:t>
      </w:r>
      <w:r w:rsidR="006960CE">
        <w:t xml:space="preserve">(using </w:t>
      </w:r>
      <w:r w:rsidR="00CD4F1E">
        <w:t>GPT-4, InterVA-5, and InSilicoVA</w:t>
      </w:r>
      <w:r w:rsidR="006960CE">
        <w:t>)</w:t>
      </w:r>
      <w:r w:rsidR="00652958">
        <w:t xml:space="preserve"> is integrated</w:t>
      </w:r>
      <w:r w:rsidR="00CD4F1E">
        <w:t>,</w:t>
      </w:r>
      <w:r w:rsidR="00E36BF1">
        <w:t xml:space="preserve"> with f</w:t>
      </w:r>
      <w:r w:rsidR="00993AAC">
        <w:t xml:space="preserve">uture work </w:t>
      </w:r>
      <w:r w:rsidR="00D80E7F">
        <w:t>plan</w:t>
      </w:r>
      <w:r w:rsidR="004830BA">
        <w:t xml:space="preserve">ned to </w:t>
      </w:r>
      <w:r w:rsidR="00993AAC">
        <w:t>evaluat</w:t>
      </w:r>
      <w:r w:rsidR="004830BA">
        <w:t>e</w:t>
      </w:r>
      <w:r w:rsidR="00993AAC">
        <w:t xml:space="preserve"> the impact of </w:t>
      </w:r>
      <w:r w:rsidR="00A4457B">
        <w:t>CAVA</w:t>
      </w:r>
      <w:r w:rsidR="00993AAC">
        <w:t xml:space="preserve"> on physician assignment.</w:t>
      </w:r>
    </w:p>
    <w:p w14:paraId="6545F4AB" w14:textId="408C1E37" w:rsidR="00B04B47" w:rsidRDefault="00CB7528" w:rsidP="009A3616">
      <w:pPr>
        <w:spacing w:after="80" w:line="240" w:lineRule="auto"/>
        <w:jc w:val="left"/>
      </w:pPr>
      <w:r>
        <w:rPr>
          <w:noProof/>
          <w:lang w:val="en-US"/>
        </w:rPr>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295154F6" w:rsidR="00CD3E2C" w:rsidRDefault="00AD4706" w:rsidP="009A3616">
      <w:pPr>
        <w:pStyle w:val="Heading1"/>
      </w:pPr>
      <w:r>
        <w:lastRenderedPageBreak/>
        <w:t>Conclusion</w:t>
      </w:r>
      <w:ins w:id="5" w:author="Richard Wen" w:date="2025-12-05T23:24:00Z" w16du:dateUtc="2025-12-06T04:24:00Z">
        <w:r w:rsidR="00F14202">
          <w:t>s</w:t>
        </w:r>
      </w:ins>
    </w:p>
    <w:p w14:paraId="65685C6D" w14:textId="75FC487F" w:rsidR="00CD3E2C" w:rsidRDefault="00AD4706" w:rsidP="009A3616">
      <w:r>
        <w:t>This study evaluated the performance of GPT-3.5, GPT-4,</w:t>
      </w:r>
      <w:r w:rsidR="00291D64">
        <w:t xml:space="preserve"> GPT-5,</w:t>
      </w:r>
      <w:r>
        <w:t xml:space="preserve"> InterVA-5, and InSilicoVA models against physicians in assigning CODs for 6,939 VA records from Sierra Leone (2019–2022). At the </w:t>
      </w:r>
      <w:r w:rsidR="00F66029">
        <w:t>individual-level</w:t>
      </w:r>
      <w:r>
        <w:t xml:space="preserve">, </w:t>
      </w:r>
      <w:r w:rsidR="00622ED6">
        <w:t xml:space="preserve">GPT models outperformed InSilicoVA/InterVA-5 by 0.14 to 0.27 PCCC with </w:t>
      </w:r>
      <w:r>
        <w:t>GPT-</w:t>
      </w:r>
      <w:r w:rsidR="00E0611F">
        <w:t>5</w:t>
      </w:r>
      <w:r>
        <w:t xml:space="preserve"> ha</w:t>
      </w:r>
      <w:r w:rsidR="00622ED6">
        <w:t>ving</w:t>
      </w:r>
      <w:r>
        <w:t xml:space="preserve"> the highest performance </w:t>
      </w:r>
      <w:r w:rsidR="00622ED6">
        <w:t xml:space="preserve">of </w:t>
      </w:r>
      <w:r>
        <w:t>0.</w:t>
      </w:r>
      <w:r w:rsidR="00E0611F">
        <w:t>7</w:t>
      </w:r>
      <w:r w:rsidR="00420FE3">
        <w:t xml:space="preserve">1 </w:t>
      </w:r>
      <w:r>
        <w:t>PCCC. By COD, GPT-</w:t>
      </w:r>
      <w:r w:rsidR="00413D66">
        <w:t>5</w:t>
      </w:r>
      <w:r>
        <w:t xml:space="preserve"> performed best for </w:t>
      </w:r>
      <w:r w:rsidR="005E0A9D">
        <w:rPr>
          <w:sz w:val="18"/>
        </w:rPr>
        <w:t>15 of the 30 CODs, while GPT-4, GPT-3.5, and InSilicoVA performed the best for 7, 7, and 2 CODs</w:t>
      </w:r>
      <w:r w:rsidR="005E0A9D">
        <w:t>.</w:t>
      </w:r>
      <w:r>
        <w:t xml:space="preserve"> Performance increased (∼0.</w:t>
      </w:r>
      <w:r w:rsidR="00C345C2">
        <w:t>25</w:t>
      </w:r>
      <w:r>
        <w:t xml:space="preserve">–0.75 PCCC) as children and neonates matured (0 days to 14 years) and decreased (∼0.7–0.35) with adult aging (15 to 69 years). </w:t>
      </w:r>
      <w:r w:rsidR="003506FC">
        <w:t xml:space="preserve">At the population level, </w:t>
      </w:r>
      <w:r w:rsidR="002F4DCA">
        <w:t xml:space="preserve">GPT-5 had the highest performance with a CSMF accuracy of 0.9, while </w:t>
      </w:r>
      <w:r w:rsidR="003506FC">
        <w:t>all</w:t>
      </w:r>
      <w:r w:rsidR="002F4DCA">
        <w:t xml:space="preserve"> other</w:t>
      </w:r>
      <w:r w:rsidR="003506FC">
        <w:t xml:space="preserve"> models achieved </w:t>
      </w:r>
      <w:r w:rsidR="00CF7D32">
        <w:t xml:space="preserve">similar </w:t>
      </w:r>
      <w:r w:rsidR="002F4DCA">
        <w:t>performance</w:t>
      </w:r>
      <w:r w:rsidR="003506FC">
        <w:t xml:space="preserve"> (0.74–0.79).</w:t>
      </w:r>
      <w:r w:rsidR="006F0FCD">
        <w:t xml:space="preserve"> </w:t>
      </w:r>
      <w:r>
        <w:t xml:space="preserve">These findings suggest that combining models tailored to specific CODs and age groups may </w:t>
      </w:r>
      <w:r w:rsidR="007B6C1A">
        <w:t xml:space="preserve">better </w:t>
      </w:r>
      <w:r>
        <w:t xml:space="preserve">optimize performance relative to physicians. All models demonstrated scalability and on-demand availability, enabling COD estimation and alternative diagnoses in low-resource or physician-scarce settings. </w:t>
      </w:r>
      <w:r w:rsidR="005C5FEC">
        <w:t xml:space="preserve">The NLP capabilities of </w:t>
      </w:r>
      <w:r>
        <w:t xml:space="preserve">GPT models </w:t>
      </w:r>
      <w:r w:rsidR="005552A6">
        <w:t>enabled</w:t>
      </w:r>
      <w:r w:rsidR="005320AB">
        <w:t xml:space="preserve"> performance</w:t>
      </w:r>
      <w:r>
        <w:t xml:space="preserve"> closer to physician </w:t>
      </w:r>
      <w:r w:rsidR="001E48CD">
        <w:t>coding</w:t>
      </w:r>
      <w:r>
        <w:t>, but issues remain with reproducibility</w:t>
      </w:r>
      <w:r w:rsidR="008547B7">
        <w:t>,</w:t>
      </w:r>
      <w:r>
        <w:t xml:space="preserve"> reliance on historical data, </w:t>
      </w:r>
      <w:r w:rsidR="009A7262">
        <w:t xml:space="preserve">data </w:t>
      </w:r>
      <w:r>
        <w:t>privacy</w:t>
      </w:r>
      <w:r w:rsidR="00DC416B">
        <w:t>, and verification in other regions</w:t>
      </w:r>
      <w:r>
        <w:t xml:space="preserve">. </w:t>
      </w:r>
      <w:r w:rsidR="00B2710C">
        <w:t>This study demonstrates the strengths of LLMs for COD assignment, surpassing widely adopted statistical models at both the individual and population levels, while providing foundational evidence for integrating CAVA into existing VA systems. These findings emphasize the potential of CAVA to complement physician reasoning and enhance COD estimation, ultimately supporting more accurate and evidence-based health policies and interventions</w:t>
      </w:r>
      <w:r w:rsidR="00953926">
        <w:t>.</w:t>
      </w:r>
    </w:p>
    <w:p w14:paraId="6FAEA566" w14:textId="5A372BCE" w:rsidR="00CD3E2C" w:rsidRDefault="00AD4706" w:rsidP="009A3616">
      <w:pPr>
        <w:rPr>
          <w:ins w:id="6" w:author="Richard Wen" w:date="2025-12-05T23:24:00Z" w16du:dateUtc="2025-12-06T04:24:00Z"/>
        </w:rPr>
      </w:pPr>
      <w:r>
        <w:rPr>
          <w:b/>
        </w:rPr>
        <w:t xml:space="preserve">Supplementary information. </w:t>
      </w:r>
      <w:r>
        <w:t>Additional file 1 (.csv) titled</w:t>
      </w:r>
      <w:r w:rsidR="009731A8">
        <w:t xml:space="preserve"> </w:t>
      </w:r>
      <w:r>
        <w:t>”Central Medical Evaluation Agreement 10 (CMEA-10) codes” with description”</w:t>
      </w:r>
      <w:r w:rsidR="003A030B">
        <w:t xml:space="preserve"> </w:t>
      </w:r>
      <w:r>
        <w:t>ICD-10 code ranges considered in physician agreement” was used to supplement this study.</w:t>
      </w:r>
    </w:p>
    <w:p w14:paraId="35DAC596" w14:textId="77777777" w:rsidR="009861AE" w:rsidRDefault="009861AE" w:rsidP="009861AE">
      <w:pPr>
        <w:spacing w:line="240" w:lineRule="auto"/>
        <w:jc w:val="left"/>
        <w:rPr>
          <w:moveTo w:id="7" w:author="Richard Wen" w:date="2025-12-05T23:24:00Z" w16du:dateUtc="2025-12-06T04:24:00Z"/>
          <w:b/>
          <w:sz w:val="24"/>
        </w:rPr>
      </w:pPr>
      <w:moveToRangeStart w:id="8" w:author="Richard Wen" w:date="2025-12-05T23:24:00Z" w:name="move215869507"/>
      <w:moveTo w:id="9" w:author="Richard Wen" w:date="2025-12-05T23:24:00Z" w16du:dateUtc="2025-12-06T04:24:00Z">
        <w:r>
          <w:rPr>
            <w:b/>
            <w:sz w:val="24"/>
          </w:rPr>
          <w:t>Abbreviations</w:t>
        </w:r>
      </w:moveTo>
    </w:p>
    <w:p w14:paraId="24DACCFB" w14:textId="77777777" w:rsidR="009861AE" w:rsidRDefault="009861AE" w:rsidP="009861AE">
      <w:pPr>
        <w:pStyle w:val="NoSpacing"/>
        <w:rPr>
          <w:moveTo w:id="10" w:author="Richard Wen" w:date="2025-12-05T23:24:00Z" w16du:dateUtc="2025-12-06T04:24:00Z"/>
        </w:rPr>
      </w:pPr>
      <w:moveTo w:id="11" w:author="Richard Wen" w:date="2025-12-05T23:24:00Z" w16du:dateUtc="2025-12-06T04:24:00Z">
        <w:r>
          <w:t>CAVA: Computer Assisted Verbal Autopsy</w:t>
        </w:r>
      </w:moveTo>
    </w:p>
    <w:p w14:paraId="78F68994" w14:textId="77777777" w:rsidR="009861AE" w:rsidRDefault="009861AE" w:rsidP="009861AE">
      <w:pPr>
        <w:pStyle w:val="NoSpacing"/>
        <w:rPr>
          <w:moveTo w:id="12" w:author="Richard Wen" w:date="2025-12-05T23:24:00Z" w16du:dateUtc="2025-12-06T04:24:00Z"/>
        </w:rPr>
      </w:pPr>
      <w:moveTo w:id="13" w:author="Richard Wen" w:date="2025-12-05T23:24:00Z" w16du:dateUtc="2025-12-06T04:24:00Z">
        <w:r>
          <w:t>CCVA: Computer Coded Verbal Autopsy</w:t>
        </w:r>
      </w:moveTo>
    </w:p>
    <w:p w14:paraId="2508EF26" w14:textId="77777777" w:rsidR="009861AE" w:rsidRDefault="009861AE" w:rsidP="009861AE">
      <w:pPr>
        <w:pStyle w:val="NoSpacing"/>
        <w:rPr>
          <w:moveTo w:id="14" w:author="Richard Wen" w:date="2025-12-05T23:24:00Z" w16du:dateUtc="2025-12-06T04:24:00Z"/>
        </w:rPr>
      </w:pPr>
      <w:moveTo w:id="15" w:author="Richard Wen" w:date="2025-12-05T23:24:00Z" w16du:dateUtc="2025-12-06T04:24:00Z">
        <w:r>
          <w:t>CGHR: Centre for Global Health Research</w:t>
        </w:r>
      </w:moveTo>
    </w:p>
    <w:p w14:paraId="62CB4C5C" w14:textId="77777777" w:rsidR="009861AE" w:rsidRDefault="009861AE" w:rsidP="009861AE">
      <w:pPr>
        <w:pStyle w:val="NoSpacing"/>
        <w:rPr>
          <w:moveTo w:id="16" w:author="Richard Wen" w:date="2025-12-05T23:24:00Z" w16du:dateUtc="2025-12-06T04:24:00Z"/>
        </w:rPr>
      </w:pPr>
      <w:moveTo w:id="17" w:author="Richard Wen" w:date="2025-12-05T23:24:00Z" w16du:dateUtc="2025-12-06T04:24:00Z">
        <w:r>
          <w:t>CMEA: Central Medical Evaluation Agreement</w:t>
        </w:r>
      </w:moveTo>
    </w:p>
    <w:p w14:paraId="2C3D512C" w14:textId="77777777" w:rsidR="009861AE" w:rsidRDefault="009861AE" w:rsidP="009861AE">
      <w:pPr>
        <w:pStyle w:val="NoSpacing"/>
        <w:rPr>
          <w:moveTo w:id="18" w:author="Richard Wen" w:date="2025-12-05T23:24:00Z" w16du:dateUtc="2025-12-06T04:24:00Z"/>
        </w:rPr>
      </w:pPr>
      <w:moveTo w:id="19" w:author="Richard Wen" w:date="2025-12-05T23:24:00Z" w16du:dateUtc="2025-12-06T04:24:00Z">
        <w:r>
          <w:t>COD: Cause of Death</w:t>
        </w:r>
      </w:moveTo>
    </w:p>
    <w:p w14:paraId="475FC01A" w14:textId="77777777" w:rsidR="009861AE" w:rsidRDefault="009861AE" w:rsidP="009861AE">
      <w:pPr>
        <w:pStyle w:val="NoSpacing"/>
        <w:rPr>
          <w:moveTo w:id="20" w:author="Richard Wen" w:date="2025-12-05T23:24:00Z" w16du:dateUtc="2025-12-06T04:24:00Z"/>
        </w:rPr>
      </w:pPr>
      <w:moveTo w:id="21" w:author="Richard Wen" w:date="2025-12-05T23:24:00Z" w16du:dateUtc="2025-12-06T04:24:00Z">
        <w:r>
          <w:t>CSMF: Cause Specific Mortality Fraction</w:t>
        </w:r>
      </w:moveTo>
    </w:p>
    <w:p w14:paraId="3F598B59" w14:textId="77777777" w:rsidR="009861AE" w:rsidRDefault="009861AE" w:rsidP="009861AE">
      <w:pPr>
        <w:pStyle w:val="NoSpacing"/>
        <w:rPr>
          <w:moveTo w:id="22" w:author="Richard Wen" w:date="2025-12-05T23:24:00Z" w16du:dateUtc="2025-12-06T04:24:00Z"/>
        </w:rPr>
      </w:pPr>
      <w:moveTo w:id="23" w:author="Richard Wen" w:date="2025-12-05T23:24:00Z" w16du:dateUtc="2025-12-06T04:24:00Z">
        <w:r>
          <w:t>EVA: Electronic Verbal Autopsy</w:t>
        </w:r>
      </w:moveTo>
    </w:p>
    <w:p w14:paraId="6943B05E" w14:textId="77777777" w:rsidR="009861AE" w:rsidRDefault="009861AE" w:rsidP="009861AE">
      <w:pPr>
        <w:pStyle w:val="NoSpacing"/>
        <w:rPr>
          <w:moveTo w:id="24" w:author="Richard Wen" w:date="2025-12-05T23:24:00Z" w16du:dateUtc="2025-12-06T04:24:00Z"/>
        </w:rPr>
      </w:pPr>
      <w:moveTo w:id="25" w:author="Richard Wen" w:date="2025-12-05T23:24:00Z" w16du:dateUtc="2025-12-06T04:24:00Z">
        <w:r>
          <w:t>GPT: Generative Pre-trained Transformer</w:t>
        </w:r>
      </w:moveTo>
    </w:p>
    <w:p w14:paraId="64D1FA96" w14:textId="77777777" w:rsidR="009861AE" w:rsidRDefault="009861AE" w:rsidP="009861AE">
      <w:pPr>
        <w:pStyle w:val="NoSpacing"/>
        <w:rPr>
          <w:moveTo w:id="26" w:author="Richard Wen" w:date="2025-12-05T23:24:00Z" w16du:dateUtc="2025-12-06T04:24:00Z"/>
        </w:rPr>
      </w:pPr>
      <w:moveTo w:id="27" w:author="Richard Wen" w:date="2025-12-05T23:24:00Z" w16du:dateUtc="2025-12-06T04:24:00Z">
        <w:r>
          <w:t>HEAL-SL: Healthy Sierra Leone</w:t>
        </w:r>
      </w:moveTo>
    </w:p>
    <w:p w14:paraId="668730AB" w14:textId="77777777" w:rsidR="009861AE" w:rsidRDefault="009861AE" w:rsidP="009861AE">
      <w:pPr>
        <w:pStyle w:val="NoSpacing"/>
        <w:rPr>
          <w:moveTo w:id="28" w:author="Richard Wen" w:date="2025-12-05T23:24:00Z" w16du:dateUtc="2025-12-06T04:24:00Z"/>
        </w:rPr>
      </w:pPr>
      <w:moveTo w:id="29" w:author="Richard Wen" w:date="2025-12-05T23:24:00Z" w16du:dateUtc="2025-12-06T04:24:00Z">
        <w:r>
          <w:t>ICD: Internation Classification of Diseases</w:t>
        </w:r>
      </w:moveTo>
    </w:p>
    <w:p w14:paraId="6B630AB4" w14:textId="77777777" w:rsidR="009861AE" w:rsidRDefault="009861AE" w:rsidP="009861AE">
      <w:pPr>
        <w:pStyle w:val="NoSpacing"/>
        <w:rPr>
          <w:moveTo w:id="30" w:author="Richard Wen" w:date="2025-12-05T23:24:00Z" w16du:dateUtc="2025-12-06T04:24:00Z"/>
        </w:rPr>
      </w:pPr>
      <w:moveTo w:id="31" w:author="Richard Wen" w:date="2025-12-05T23:24:00Z" w16du:dateUtc="2025-12-06T04:24:00Z">
        <w:r>
          <w:t>LLM: Large Language Model</w:t>
        </w:r>
      </w:moveTo>
    </w:p>
    <w:p w14:paraId="519E7B86" w14:textId="77777777" w:rsidR="009861AE" w:rsidRDefault="009861AE" w:rsidP="009861AE">
      <w:pPr>
        <w:pStyle w:val="NoSpacing"/>
        <w:rPr>
          <w:moveTo w:id="32" w:author="Richard Wen" w:date="2025-12-05T23:24:00Z" w16du:dateUtc="2025-12-06T04:24:00Z"/>
        </w:rPr>
      </w:pPr>
      <w:moveTo w:id="33" w:author="Richard Wen" w:date="2025-12-05T23:24:00Z" w16du:dateUtc="2025-12-06T04:24:00Z">
        <w:r>
          <w:t>PCCC: Partial Chance Corrected Concordance</w:t>
        </w:r>
      </w:moveTo>
    </w:p>
    <w:p w14:paraId="47F59F51" w14:textId="77777777" w:rsidR="009861AE" w:rsidRDefault="009861AE" w:rsidP="009861AE">
      <w:pPr>
        <w:pStyle w:val="NoSpacing"/>
        <w:rPr>
          <w:moveTo w:id="34" w:author="Richard Wen" w:date="2025-12-05T23:24:00Z" w16du:dateUtc="2025-12-06T04:24:00Z"/>
        </w:rPr>
      </w:pPr>
      <w:moveTo w:id="35" w:author="Richard Wen" w:date="2025-12-05T23:24:00Z" w16du:dateUtc="2025-12-06T04:24:00Z">
        <w:r>
          <w:t>VA: Verbal Autopsy</w:t>
        </w:r>
      </w:moveTo>
    </w:p>
    <w:p w14:paraId="25F1861B" w14:textId="34EDC5E3" w:rsidR="009861AE" w:rsidRDefault="009861AE" w:rsidP="009861AE">
      <w:moveTo w:id="36" w:author="Richard Wen" w:date="2025-12-05T23:24:00Z" w16du:dateUtc="2025-12-06T04:24:00Z">
        <w:r>
          <w:lastRenderedPageBreak/>
          <w:t>WHO: World Health Organization</w:t>
        </w:r>
      </w:moveTo>
      <w:moveToRangeEnd w:id="8"/>
    </w:p>
    <w:p w14:paraId="61D34B58" w14:textId="77777777" w:rsidR="00CD3E2C" w:rsidRPr="00D95C53" w:rsidRDefault="00AD4706" w:rsidP="009A3616">
      <w:pPr>
        <w:pStyle w:val="Heading1"/>
        <w:numPr>
          <w:ilvl w:val="0"/>
          <w:numId w:val="0"/>
        </w:numPr>
        <w:rPr>
          <w:sz w:val="28"/>
          <w:szCs w:val="28"/>
        </w:rPr>
      </w:pPr>
      <w:r w:rsidRPr="00D95C53">
        <w:rPr>
          <w:sz w:val="28"/>
          <w:szCs w:val="28"/>
        </w:rPr>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7CFD9CB1" w:rsidR="00CD3E2C" w:rsidRDefault="00AD4706" w:rsidP="00B321B8">
      <w:pPr>
        <w:pStyle w:val="Heading2"/>
        <w:numPr>
          <w:ilvl w:val="0"/>
          <w:numId w:val="0"/>
        </w:numPr>
        <w:spacing w:after="200" w:line="240" w:lineRule="auto"/>
      </w:pPr>
      <w:del w:id="37" w:author="Richard Wen" w:date="2025-12-05T23:29:00Z" w16du:dateUtc="2025-12-06T04:29:00Z">
        <w:r w:rsidDel="00DC63CC">
          <w:delText>Availability of data and materials</w:delText>
        </w:r>
      </w:del>
      <w:ins w:id="38" w:author="Richard Wen" w:date="2025-12-05T23:29:00Z" w16du:dateUtc="2025-12-06T04:29:00Z">
        <w:r w:rsidR="00DC63CC">
          <w:t>Data Availability</w:t>
        </w:r>
      </w:ins>
    </w:p>
    <w:p w14:paraId="5775449B" w14:textId="79DC88FB"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6">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 xml:space="preserve">used and/or analysed during the current study are available in the </w:t>
      </w:r>
      <w:proofErr w:type="spellStart"/>
      <w:r w:rsidR="00A75744" w:rsidRPr="00AE7B07">
        <w:rPr>
          <w:color w:val="auto"/>
        </w:rPr>
        <w:t>Github</w:t>
      </w:r>
      <w:proofErr w:type="spellEnd"/>
      <w:r w:rsidR="00A75744" w:rsidRPr="00AE7B07">
        <w:rPr>
          <w:color w:val="auto"/>
        </w:rPr>
        <w:t xml:space="preserve"> repository,</w:t>
      </w:r>
      <w:r w:rsidR="00831019" w:rsidRPr="00AE7B07">
        <w:rPr>
          <w:color w:val="auto"/>
        </w:rPr>
        <w:t xml:space="preserve"> </w:t>
      </w:r>
      <w:hyperlink r:id="rId17" w:history="1">
        <w:r w:rsidR="00831019" w:rsidRPr="00AE7B07">
          <w:rPr>
            <w:rStyle w:val="Hyperlink"/>
            <w:color w:val="auto"/>
          </w:rPr>
          <w:t>https://github.com/cghr-toronto/healsl-gpt-paper</w:t>
        </w:r>
      </w:hyperlink>
      <w:r w:rsidR="00831019">
        <w:t>.</w:t>
      </w:r>
    </w:p>
    <w:p w14:paraId="47EB20F1" w14:textId="77777777" w:rsidR="000E49E8" w:rsidRDefault="000E49E8" w:rsidP="00B321B8">
      <w:pPr>
        <w:spacing w:line="240" w:lineRule="auto"/>
        <w:jc w:val="left"/>
      </w:pPr>
      <w:r>
        <w:rPr>
          <w:b/>
          <w:sz w:val="24"/>
        </w:rPr>
        <w:t>Competing interests</w:t>
      </w:r>
    </w:p>
    <w:p w14:paraId="225B8A48" w14:textId="3EF25AD8" w:rsidR="000E49E8" w:rsidRDefault="000E49E8" w:rsidP="00B321B8">
      <w:r>
        <w:t xml:space="preserve">The authors </w:t>
      </w:r>
      <w:ins w:id="39" w:author="Richard Wen" w:date="2025-12-05T23:27:00Z" w16du:dateUtc="2025-12-06T04:27:00Z">
        <w:r w:rsidR="0030515F">
          <w:t xml:space="preserve">declare that they </w:t>
        </w:r>
      </w:ins>
      <w:r>
        <w:t>ha</w:t>
      </w:r>
      <w:ins w:id="40" w:author="Richard Wen" w:date="2025-12-05T23:28:00Z" w16du:dateUtc="2025-12-06T04:28:00Z">
        <w:r w:rsidR="00897436">
          <w:t>ve</w:t>
        </w:r>
      </w:ins>
      <w:del w:id="41" w:author="Richard Wen" w:date="2025-12-05T23:28:00Z" w16du:dateUtc="2025-12-06T04:28:00Z">
        <w:r w:rsidDel="00897436">
          <w:delText>d</w:delText>
        </w:r>
      </w:del>
      <w:r>
        <w:t xml:space="preserve"> no </w:t>
      </w:r>
      <w:del w:id="42" w:author="Richard Wen" w:date="2025-12-05T23:27:00Z" w16du:dateUtc="2025-12-06T04:27:00Z">
        <w:r w:rsidDel="00E61DFE">
          <w:delText>conflicts of interest</w:delText>
        </w:r>
      </w:del>
      <w:ins w:id="43" w:author="Richard Wen" w:date="2025-12-05T23:27:00Z" w16du:dateUtc="2025-12-06T04:27:00Z">
        <w:r w:rsidR="00E61DFE">
          <w:t>competing interests</w:t>
        </w:r>
      </w:ins>
      <w:r>
        <w: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37A17A1F" w:rsidR="00A238DC" w:rsidRDefault="00AD4706" w:rsidP="00B321B8">
      <w:r>
        <w:t xml:space="preserve">PJ and </w:t>
      </w:r>
      <w:r w:rsidR="006661D1">
        <w:t>RA</w:t>
      </w:r>
      <w:r>
        <w:t xml:space="preserve"> are the study Principal Investigators. ATA and RK </w:t>
      </w:r>
      <w:r w:rsidR="009F33FA">
        <w:t xml:space="preserve">executed and </w:t>
      </w:r>
      <w:r>
        <w:t>implemented the data collection procedures. RW, TKSN, and CM processed, documented, and prepared the data. RW, ASL,</w:t>
      </w:r>
      <w:r w:rsidR="008D7CC3">
        <w:t xml:space="preserve"> TKSN,</w:t>
      </w:r>
      <w:r>
        <w:t xml:space="preserve"> and RK ran the models. RW wrote the paper and conducted the analysis. AB and RCM provided medical domain guidance and feedback.</w:t>
      </w:r>
      <w:ins w:id="44" w:author="Richard Wen" w:date="2025-12-05T23:30:00Z" w16du:dateUtc="2025-12-06T04:30:00Z">
        <w:r w:rsidR="00822442">
          <w:t xml:space="preserve"> PB provided statistical domain guidance and feedback.</w:t>
        </w:r>
      </w:ins>
      <w:r>
        <w:t xml:space="preserve">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t>Acknowledgements</w:t>
      </w:r>
    </w:p>
    <w:p w14:paraId="142AE16C" w14:textId="77777777" w:rsidR="00F22A81" w:rsidRDefault="00F22A81" w:rsidP="00B321B8">
      <w:r>
        <w:t>Not applicable.</w:t>
      </w:r>
    </w:p>
    <w:p w14:paraId="073100B7" w14:textId="60EC3401" w:rsidR="00802EA9" w:rsidDel="009861AE" w:rsidRDefault="00802EA9" w:rsidP="00802EA9">
      <w:pPr>
        <w:spacing w:line="240" w:lineRule="auto"/>
        <w:jc w:val="left"/>
        <w:rPr>
          <w:moveFrom w:id="45" w:author="Richard Wen" w:date="2025-12-05T23:24:00Z" w16du:dateUtc="2025-12-06T04:24:00Z"/>
          <w:b/>
          <w:sz w:val="24"/>
        </w:rPr>
      </w:pPr>
      <w:moveFromRangeStart w:id="46" w:author="Richard Wen" w:date="2025-12-05T23:24:00Z" w:name="move215869507"/>
      <w:moveFrom w:id="47" w:author="Richard Wen" w:date="2025-12-05T23:24:00Z" w16du:dateUtc="2025-12-06T04:24:00Z">
        <w:r w:rsidDel="009861AE">
          <w:rPr>
            <w:b/>
            <w:sz w:val="24"/>
          </w:rPr>
          <w:t>Abbreviations</w:t>
        </w:r>
      </w:moveFrom>
    </w:p>
    <w:p w14:paraId="6C904333" w14:textId="28D3C074" w:rsidR="00D424EC" w:rsidDel="009861AE" w:rsidRDefault="00D424EC" w:rsidP="00234C27">
      <w:pPr>
        <w:pStyle w:val="NoSpacing"/>
        <w:rPr>
          <w:moveFrom w:id="48" w:author="Richard Wen" w:date="2025-12-05T23:24:00Z" w16du:dateUtc="2025-12-06T04:24:00Z"/>
        </w:rPr>
      </w:pPr>
      <w:moveFrom w:id="49" w:author="Richard Wen" w:date="2025-12-05T23:24:00Z" w16du:dateUtc="2025-12-06T04:24:00Z">
        <w:r w:rsidDel="009861AE">
          <w:t>CAVA: Computer Assisted Verbal Autopsy</w:t>
        </w:r>
      </w:moveFrom>
    </w:p>
    <w:p w14:paraId="307236D6" w14:textId="1519DC0C" w:rsidR="005B2699" w:rsidDel="009861AE" w:rsidRDefault="005B2699" w:rsidP="00234C27">
      <w:pPr>
        <w:pStyle w:val="NoSpacing"/>
        <w:rPr>
          <w:moveFrom w:id="50" w:author="Richard Wen" w:date="2025-12-05T23:24:00Z" w16du:dateUtc="2025-12-06T04:24:00Z"/>
        </w:rPr>
      </w:pPr>
      <w:moveFrom w:id="51" w:author="Richard Wen" w:date="2025-12-05T23:24:00Z" w16du:dateUtc="2025-12-06T04:24:00Z">
        <w:r w:rsidDel="009861AE">
          <w:t>CCVA: Computer Coded Verbal Autopsy</w:t>
        </w:r>
      </w:moveFrom>
    </w:p>
    <w:p w14:paraId="71BF5AD9" w14:textId="65CDA257" w:rsidR="00445EE0" w:rsidDel="009861AE" w:rsidRDefault="00445EE0" w:rsidP="00234C27">
      <w:pPr>
        <w:pStyle w:val="NoSpacing"/>
        <w:rPr>
          <w:moveFrom w:id="52" w:author="Richard Wen" w:date="2025-12-05T23:24:00Z" w16du:dateUtc="2025-12-06T04:24:00Z"/>
        </w:rPr>
      </w:pPr>
      <w:moveFrom w:id="53" w:author="Richard Wen" w:date="2025-12-05T23:24:00Z" w16du:dateUtc="2025-12-06T04:24:00Z">
        <w:r w:rsidDel="009861AE">
          <w:t>CGHR: Centre for Global Health Research</w:t>
        </w:r>
      </w:moveFrom>
    </w:p>
    <w:p w14:paraId="752430C2" w14:textId="6A453910" w:rsidR="00FF6027" w:rsidDel="009861AE" w:rsidRDefault="00FF6027" w:rsidP="00234C27">
      <w:pPr>
        <w:pStyle w:val="NoSpacing"/>
        <w:rPr>
          <w:moveFrom w:id="54" w:author="Richard Wen" w:date="2025-12-05T23:24:00Z" w16du:dateUtc="2025-12-06T04:24:00Z"/>
        </w:rPr>
      </w:pPr>
      <w:moveFrom w:id="55" w:author="Richard Wen" w:date="2025-12-05T23:24:00Z" w16du:dateUtc="2025-12-06T04:24:00Z">
        <w:r w:rsidDel="009861AE">
          <w:t>CMEA: Central Medical Evaluation Agreement</w:t>
        </w:r>
      </w:moveFrom>
    </w:p>
    <w:p w14:paraId="75547D79" w14:textId="4A74C2EB" w:rsidR="00802EA9" w:rsidDel="009861AE" w:rsidRDefault="00E3379E" w:rsidP="00234C27">
      <w:pPr>
        <w:pStyle w:val="NoSpacing"/>
        <w:rPr>
          <w:moveFrom w:id="56" w:author="Richard Wen" w:date="2025-12-05T23:24:00Z" w16du:dateUtc="2025-12-06T04:24:00Z"/>
        </w:rPr>
      </w:pPr>
      <w:moveFrom w:id="57" w:author="Richard Wen" w:date="2025-12-05T23:24:00Z" w16du:dateUtc="2025-12-06T04:24:00Z">
        <w:r w:rsidDel="009861AE">
          <w:t>COD: Cause of Death</w:t>
        </w:r>
      </w:moveFrom>
    </w:p>
    <w:p w14:paraId="108644A6" w14:textId="06A694E5" w:rsidR="002E6E07" w:rsidDel="009861AE" w:rsidRDefault="002E6E07" w:rsidP="00234C27">
      <w:pPr>
        <w:pStyle w:val="NoSpacing"/>
        <w:rPr>
          <w:moveFrom w:id="58" w:author="Richard Wen" w:date="2025-12-05T23:24:00Z" w16du:dateUtc="2025-12-06T04:24:00Z"/>
        </w:rPr>
      </w:pPr>
      <w:moveFrom w:id="59" w:author="Richard Wen" w:date="2025-12-05T23:24:00Z" w16du:dateUtc="2025-12-06T04:24:00Z">
        <w:r w:rsidDel="009861AE">
          <w:t>CSMF: Cause Specific Mortality Fraction</w:t>
        </w:r>
      </w:moveFrom>
    </w:p>
    <w:p w14:paraId="293C412E" w14:textId="3B742D6E" w:rsidR="00663ADB" w:rsidDel="009861AE" w:rsidRDefault="00663ADB" w:rsidP="00234C27">
      <w:pPr>
        <w:pStyle w:val="NoSpacing"/>
        <w:rPr>
          <w:moveFrom w:id="60" w:author="Richard Wen" w:date="2025-12-05T23:24:00Z" w16du:dateUtc="2025-12-06T04:24:00Z"/>
        </w:rPr>
      </w:pPr>
      <w:moveFrom w:id="61" w:author="Richard Wen" w:date="2025-12-05T23:24:00Z" w16du:dateUtc="2025-12-06T04:24:00Z">
        <w:r w:rsidDel="009861AE">
          <w:t xml:space="preserve">EVA: </w:t>
        </w:r>
        <w:r w:rsidR="00A451DD" w:rsidDel="009861AE">
          <w:t>E</w:t>
        </w:r>
        <w:r w:rsidDel="009861AE">
          <w:t xml:space="preserve">lectronic </w:t>
        </w:r>
        <w:r w:rsidR="00A451DD" w:rsidDel="009861AE">
          <w:t>V</w:t>
        </w:r>
        <w:r w:rsidDel="009861AE">
          <w:t xml:space="preserve">erbal </w:t>
        </w:r>
        <w:r w:rsidR="00A451DD" w:rsidDel="009861AE">
          <w:t>A</w:t>
        </w:r>
        <w:r w:rsidDel="009861AE">
          <w:t>utopsy</w:t>
        </w:r>
      </w:moveFrom>
    </w:p>
    <w:p w14:paraId="21B50862" w14:textId="559423A3" w:rsidR="00F33AC7" w:rsidDel="009861AE" w:rsidRDefault="00F33AC7" w:rsidP="00234C27">
      <w:pPr>
        <w:pStyle w:val="NoSpacing"/>
        <w:rPr>
          <w:moveFrom w:id="62" w:author="Richard Wen" w:date="2025-12-05T23:24:00Z" w16du:dateUtc="2025-12-06T04:24:00Z"/>
        </w:rPr>
      </w:pPr>
      <w:moveFrom w:id="63" w:author="Richard Wen" w:date="2025-12-05T23:24:00Z" w16du:dateUtc="2025-12-06T04:24:00Z">
        <w:r w:rsidDel="009861AE">
          <w:t>GPT: Generative Pre-trained Transformer</w:t>
        </w:r>
      </w:moveFrom>
    </w:p>
    <w:p w14:paraId="7C981A6C" w14:textId="2BA93800" w:rsidR="00445EE0" w:rsidDel="009861AE" w:rsidRDefault="00445EE0" w:rsidP="00234C27">
      <w:pPr>
        <w:pStyle w:val="NoSpacing"/>
        <w:rPr>
          <w:moveFrom w:id="64" w:author="Richard Wen" w:date="2025-12-05T23:24:00Z" w16du:dateUtc="2025-12-06T04:24:00Z"/>
        </w:rPr>
      </w:pPr>
      <w:moveFrom w:id="65" w:author="Richard Wen" w:date="2025-12-05T23:24:00Z" w16du:dateUtc="2025-12-06T04:24:00Z">
        <w:r w:rsidDel="009861AE">
          <w:t>HEAL-SL: Healthy Sierra Leone</w:t>
        </w:r>
      </w:moveFrom>
    </w:p>
    <w:p w14:paraId="53377BD8" w14:textId="55489685" w:rsidR="00E3379E" w:rsidDel="009861AE" w:rsidRDefault="006B2D4A" w:rsidP="00234C27">
      <w:pPr>
        <w:pStyle w:val="NoSpacing"/>
        <w:rPr>
          <w:moveFrom w:id="66" w:author="Richard Wen" w:date="2025-12-05T23:24:00Z" w16du:dateUtc="2025-12-06T04:24:00Z"/>
        </w:rPr>
      </w:pPr>
      <w:moveFrom w:id="67" w:author="Richard Wen" w:date="2025-12-05T23:24:00Z" w16du:dateUtc="2025-12-06T04:24:00Z">
        <w:r w:rsidDel="009861AE">
          <w:t>ICD: Internation Classification of Diseases</w:t>
        </w:r>
      </w:moveFrom>
    </w:p>
    <w:p w14:paraId="7014AE52" w14:textId="4919CD34" w:rsidR="007B4B87" w:rsidDel="009861AE" w:rsidRDefault="007B4B87" w:rsidP="00234C27">
      <w:pPr>
        <w:pStyle w:val="NoSpacing"/>
        <w:rPr>
          <w:moveFrom w:id="68" w:author="Richard Wen" w:date="2025-12-05T23:24:00Z" w16du:dateUtc="2025-12-06T04:24:00Z"/>
        </w:rPr>
      </w:pPr>
      <w:moveFrom w:id="69" w:author="Richard Wen" w:date="2025-12-05T23:24:00Z" w16du:dateUtc="2025-12-06T04:24:00Z">
        <w:r w:rsidDel="009861AE">
          <w:t>LLM: Large Language Model</w:t>
        </w:r>
      </w:moveFrom>
    </w:p>
    <w:p w14:paraId="2FFBC4D2" w14:textId="693082DC" w:rsidR="00AE1194" w:rsidDel="009861AE" w:rsidRDefault="00AE1194" w:rsidP="00234C27">
      <w:pPr>
        <w:pStyle w:val="NoSpacing"/>
        <w:rPr>
          <w:moveFrom w:id="70" w:author="Richard Wen" w:date="2025-12-05T23:24:00Z" w16du:dateUtc="2025-12-06T04:24:00Z"/>
        </w:rPr>
      </w:pPr>
      <w:moveFrom w:id="71" w:author="Richard Wen" w:date="2025-12-05T23:24:00Z" w16du:dateUtc="2025-12-06T04:24:00Z">
        <w:r w:rsidDel="009861AE">
          <w:t>PCCC: Partial Chance Corrected Concordance</w:t>
        </w:r>
      </w:moveFrom>
    </w:p>
    <w:p w14:paraId="33112481" w14:textId="2E82F6E4" w:rsidR="00964120" w:rsidDel="009861AE" w:rsidRDefault="002D5389" w:rsidP="00234C27">
      <w:pPr>
        <w:pStyle w:val="NoSpacing"/>
        <w:rPr>
          <w:moveFrom w:id="72" w:author="Richard Wen" w:date="2025-12-05T23:24:00Z" w16du:dateUtc="2025-12-06T04:24:00Z"/>
        </w:rPr>
      </w:pPr>
      <w:moveFrom w:id="73" w:author="Richard Wen" w:date="2025-12-05T23:24:00Z" w16du:dateUtc="2025-12-06T04:24:00Z">
        <w:r w:rsidDel="009861AE">
          <w:t>VA: Verbal Autopsy</w:t>
        </w:r>
      </w:moveFrom>
    </w:p>
    <w:p w14:paraId="39A02E7F" w14:textId="7146503B" w:rsidR="004363DD" w:rsidRDefault="00964120" w:rsidP="004363DD">
      <w:pPr>
        <w:pStyle w:val="NoSpacing"/>
      </w:pPr>
      <w:moveFrom w:id="74" w:author="Richard Wen" w:date="2025-12-05T23:24:00Z" w16du:dateUtc="2025-12-06T04:24:00Z">
        <w:r w:rsidDel="009861AE">
          <w:t>WHO: World Health Organization</w:t>
        </w:r>
      </w:moveFrom>
      <w:moveFromRangeEnd w:id="46"/>
      <w:r w:rsidR="004363DD">
        <w:br w:type="page"/>
      </w:r>
    </w:p>
    <w:p w14:paraId="0B241D5F" w14:textId="22A546F7" w:rsidR="00CD3E2C" w:rsidRPr="00257220" w:rsidRDefault="00AD4706" w:rsidP="00914DE6">
      <w:pPr>
        <w:pStyle w:val="NoSpacing"/>
        <w:spacing w:before="228" w:line="480" w:lineRule="auto"/>
        <w:rPr>
          <w:sz w:val="24"/>
        </w:rPr>
      </w:pPr>
      <w:r w:rsidRPr="00257220">
        <w:rPr>
          <w:b/>
          <w:sz w:val="24"/>
        </w:rPr>
        <w:lastRenderedPageBreak/>
        <w:t>Appendix A</w:t>
      </w:r>
      <w:r w:rsidR="005D145B" w:rsidRPr="00257220">
        <w:rPr>
          <w:b/>
          <w:sz w:val="24"/>
        </w:rPr>
        <w:tab/>
      </w:r>
      <w:r w:rsidRPr="00257220">
        <w:rPr>
          <w:b/>
          <w:sz w:val="24"/>
        </w:rPr>
        <w:t>CGHR-10 Codes</w:t>
      </w: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erReference w:type="even" r:id="rId18"/>
          <w:footerReference w:type="default" r:id="rId19"/>
          <w:footerReference w:type="first" r:id="rId20"/>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7777777"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2682C6ED" w:rsidR="003506FC" w:rsidRDefault="00AD4706" w:rsidP="009A3616">
      <w:r w:rsidRPr="00660CC9">
        <w:t>Initially, 11,920 records were collected from dual-coded EVA in the HEAL-SL study. Physicians were able to assign CODs for 11,820 of the 11,920 records, where 100 of these records could not be assigned a COD due to missing or inadequate information (e.g.</w:t>
      </w:r>
      <w:r w:rsidR="003E1D44">
        <w:t>,</w:t>
      </w:r>
      <w:r w:rsidRPr="00660CC9">
        <w:t xml:space="preserve">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6A76277F"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The distribution of the study data are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infections (21%) for neonates. Suicide, congenital anomalies, nutritional deficiencies, and other had low sample sizes for each age group (&lt;1% of total records for each age group).</w:t>
      </w:r>
      <w:r w:rsidR="009D05BE">
        <w:t xml:space="preserve"> CODs with high physician agreement</w:t>
      </w:r>
      <w:r w:rsidR="009A7491">
        <w:t xml:space="preserve"> (&gt;70%)</w:t>
      </w:r>
      <w:r w:rsidR="009D05BE">
        <w:t xml:space="preserve"> include </w:t>
      </w:r>
      <w:r w:rsidR="009D05BE">
        <w:lastRenderedPageBreak/>
        <w:t>malaria (77%), road/transport injuries (75%), and other injuries</w:t>
      </w:r>
      <w:r w:rsidRPr="00660CC9">
        <w:t xml:space="preserve"> </w:t>
      </w:r>
      <w:r w:rsidR="009D05BE">
        <w:t>(72%) for adults, malaria (85%)</w:t>
      </w:r>
      <w:r w:rsidR="00472BDF">
        <w:t xml:space="preserve"> and </w:t>
      </w:r>
      <w:r w:rsidR="009D05BE">
        <w:t xml:space="preserve">injuries (76%) for children, and stillbirth (76%) for neonates. </w:t>
      </w:r>
      <w:r w:rsidR="009A7491">
        <w:t>CODs with low physician agreement</w:t>
      </w:r>
      <w:r w:rsidR="00754320">
        <w:t xml:space="preserve"> </w:t>
      </w:r>
      <w:r w:rsidR="00FD0BD1">
        <w:t xml:space="preserve">(&lt;40%) </w:t>
      </w:r>
      <w:r w:rsidR="00754320">
        <w:t>were cancers (20%), pneumonia (34%), and unspecified infections (37%) for adults</w:t>
      </w:r>
      <w:r w:rsidR="00FD0BD1">
        <w:t>,</w:t>
      </w:r>
      <w:r w:rsidR="00833F2E">
        <w:t xml:space="preserve"> and</w:t>
      </w:r>
      <w:r w:rsidR="00FD0BD1">
        <w:t xml:space="preserve"> nutritional deficiencies (39%) and pneumonia (31%) for children</w:t>
      </w:r>
      <w:r w:rsidR="00754320">
        <w:t xml:space="preserve">. </w:t>
      </w:r>
      <w:r w:rsidRPr="00660CC9">
        <w:t>Table B5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r w:rsidR="00754B89">
        <w:t>. Physician agreement was similar at around 50-70% for all age ranges</w:t>
      </w:r>
      <w:r w:rsidR="00E5583F">
        <w:t>.</w:t>
      </w:r>
    </w:p>
    <w:p w14:paraId="6195EEFC" w14:textId="138C7662" w:rsidR="00CD3E2C" w:rsidRDefault="00C8040B" w:rsidP="007200EA">
      <w:pPr>
        <w:spacing w:after="80" w:line="240" w:lineRule="auto"/>
      </w:pPr>
      <w:r>
        <w:rPr>
          <w:noProof/>
          <w:lang w:val="en-US"/>
        </w:rPr>
        <w:lastRenderedPageBreak/>
        <w:drawing>
          <wp:inline distT="0" distB="0" distL="0" distR="0" wp14:anchorId="0EA6498C" wp14:editId="3E47694B">
            <wp:extent cx="5114207" cy="8474691"/>
            <wp:effectExtent l="0" t="0" r="0" b="0"/>
            <wp:docPr id="184519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85902" cy="8593495"/>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1DC7CCF5" w:rsidR="00D50EBA" w:rsidRDefault="00AD4706" w:rsidP="009A3616">
      <w:r>
        <w:t>Each model (GPT-3.5, GPT-4,</w:t>
      </w:r>
      <w:r w:rsidR="00212C81">
        <w:t xml:space="preserve"> GPT-5,</w:t>
      </w:r>
      <w:r>
        <w:t xml:space="preserve">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COD response from GPT-3.5</w:t>
      </w:r>
      <w:r w:rsidR="00505956">
        <w:t>/4/</w:t>
      </w:r>
      <w:r w:rsidR="00E73A1F">
        <w:t>5,</w:t>
      </w:r>
      <w:r w:rsidRPr="00660CC9">
        <w:t xml:space="preserve"> and the most probable COD from InterVA-5 and InSilicoVA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W w:w="9026" w:type="dxa"/>
        <w:tblLook w:val="04A0" w:firstRow="1" w:lastRow="0" w:firstColumn="1" w:lastColumn="0" w:noHBand="0" w:noVBand="1"/>
      </w:tblPr>
      <w:tblGrid>
        <w:gridCol w:w="2268"/>
        <w:gridCol w:w="2268"/>
        <w:gridCol w:w="1134"/>
        <w:gridCol w:w="1174"/>
        <w:gridCol w:w="1091"/>
        <w:gridCol w:w="1091"/>
      </w:tblGrid>
      <w:tr w:rsidR="00041845" w:rsidRPr="007677D0" w14:paraId="76307E80" w14:textId="77777777" w:rsidTr="00AD44A5">
        <w:trPr>
          <w:trHeight w:val="198"/>
        </w:trPr>
        <w:tc>
          <w:tcPr>
            <w:tcW w:w="2268" w:type="dxa"/>
            <w:tcBorders>
              <w:top w:val="single" w:sz="8" w:space="0" w:color="auto"/>
              <w:left w:val="nil"/>
              <w:bottom w:val="single" w:sz="4" w:space="0" w:color="auto"/>
              <w:right w:val="nil"/>
            </w:tcBorders>
            <w:noWrap/>
            <w:hideMark/>
          </w:tcPr>
          <w:p w14:paraId="2109E13C" w14:textId="77777777" w:rsidR="005E49D9" w:rsidRPr="007677D0" w:rsidRDefault="005E49D9" w:rsidP="00041845">
            <w:pPr>
              <w:pStyle w:val="NoSpacing"/>
              <w:rPr>
                <w:sz w:val="14"/>
                <w:szCs w:val="14"/>
              </w:rPr>
            </w:pPr>
            <w:r w:rsidRPr="007677D0">
              <w:rPr>
                <w:sz w:val="14"/>
                <w:szCs w:val="14"/>
              </w:rPr>
              <w:t>Age Group</w:t>
            </w:r>
          </w:p>
        </w:tc>
        <w:tc>
          <w:tcPr>
            <w:tcW w:w="2268" w:type="dxa"/>
            <w:tcBorders>
              <w:top w:val="single" w:sz="8" w:space="0" w:color="auto"/>
              <w:left w:val="nil"/>
              <w:bottom w:val="single" w:sz="4" w:space="0" w:color="auto"/>
              <w:right w:val="nil"/>
            </w:tcBorders>
            <w:noWrap/>
            <w:hideMark/>
          </w:tcPr>
          <w:p w14:paraId="131288F3" w14:textId="77777777" w:rsidR="005E49D9" w:rsidRPr="007677D0" w:rsidRDefault="005E49D9" w:rsidP="007D5AAD">
            <w:pPr>
              <w:pStyle w:val="NoSpacing"/>
              <w:jc w:val="left"/>
              <w:rPr>
                <w:sz w:val="14"/>
                <w:szCs w:val="14"/>
              </w:rPr>
            </w:pPr>
            <w:r w:rsidRPr="007677D0">
              <w:rPr>
                <w:sz w:val="14"/>
                <w:szCs w:val="14"/>
              </w:rPr>
              <w:t>Cause of Death (COD)</w:t>
            </w:r>
          </w:p>
        </w:tc>
        <w:tc>
          <w:tcPr>
            <w:tcW w:w="1134" w:type="dxa"/>
            <w:tcBorders>
              <w:top w:val="single" w:sz="8" w:space="0" w:color="auto"/>
              <w:left w:val="nil"/>
              <w:bottom w:val="single" w:sz="4" w:space="0" w:color="auto"/>
              <w:right w:val="nil"/>
            </w:tcBorders>
            <w:noWrap/>
            <w:hideMark/>
          </w:tcPr>
          <w:p w14:paraId="491C9710" w14:textId="77777777" w:rsidR="005E49D9" w:rsidRPr="007677D0" w:rsidRDefault="005E49D9" w:rsidP="007D5AAD">
            <w:pPr>
              <w:pStyle w:val="NoSpacing"/>
              <w:jc w:val="left"/>
              <w:rPr>
                <w:sz w:val="14"/>
                <w:szCs w:val="14"/>
              </w:rPr>
            </w:pPr>
            <w:r w:rsidRPr="007677D0">
              <w:rPr>
                <w:sz w:val="14"/>
                <w:szCs w:val="14"/>
              </w:rPr>
              <w:t>Agree</w:t>
            </w:r>
          </w:p>
        </w:tc>
        <w:tc>
          <w:tcPr>
            <w:tcW w:w="1174" w:type="dxa"/>
            <w:tcBorders>
              <w:top w:val="single" w:sz="8" w:space="0" w:color="auto"/>
              <w:left w:val="nil"/>
              <w:bottom w:val="single" w:sz="4" w:space="0" w:color="auto"/>
              <w:right w:val="nil"/>
            </w:tcBorders>
            <w:noWrap/>
            <w:hideMark/>
          </w:tcPr>
          <w:p w14:paraId="68DC10E9" w14:textId="77777777" w:rsidR="005E49D9" w:rsidRPr="007677D0" w:rsidRDefault="005E49D9" w:rsidP="007D5AAD">
            <w:pPr>
              <w:pStyle w:val="NoSpacing"/>
              <w:jc w:val="left"/>
              <w:rPr>
                <w:sz w:val="14"/>
                <w:szCs w:val="14"/>
              </w:rPr>
            </w:pPr>
            <w:r w:rsidRPr="007677D0">
              <w:rPr>
                <w:sz w:val="14"/>
                <w:szCs w:val="14"/>
              </w:rPr>
              <w:t>Female</w:t>
            </w:r>
          </w:p>
        </w:tc>
        <w:tc>
          <w:tcPr>
            <w:tcW w:w="1091" w:type="dxa"/>
            <w:tcBorders>
              <w:top w:val="single" w:sz="8" w:space="0" w:color="auto"/>
              <w:left w:val="nil"/>
              <w:bottom w:val="single" w:sz="4" w:space="0" w:color="auto"/>
              <w:right w:val="nil"/>
            </w:tcBorders>
            <w:noWrap/>
            <w:hideMark/>
          </w:tcPr>
          <w:p w14:paraId="5D819B27" w14:textId="77777777" w:rsidR="005E49D9" w:rsidRPr="007677D0" w:rsidRDefault="005E49D9" w:rsidP="007D5AAD">
            <w:pPr>
              <w:pStyle w:val="NoSpacing"/>
              <w:jc w:val="left"/>
              <w:rPr>
                <w:sz w:val="14"/>
                <w:szCs w:val="14"/>
              </w:rPr>
            </w:pPr>
            <w:r w:rsidRPr="007677D0">
              <w:rPr>
                <w:sz w:val="14"/>
                <w:szCs w:val="14"/>
              </w:rPr>
              <w:t>Male</w:t>
            </w:r>
          </w:p>
        </w:tc>
        <w:tc>
          <w:tcPr>
            <w:tcW w:w="1091" w:type="dxa"/>
            <w:tcBorders>
              <w:top w:val="single" w:sz="8" w:space="0" w:color="auto"/>
              <w:left w:val="nil"/>
              <w:bottom w:val="single" w:sz="4" w:space="0" w:color="auto"/>
              <w:right w:val="nil"/>
            </w:tcBorders>
            <w:noWrap/>
            <w:hideMark/>
          </w:tcPr>
          <w:p w14:paraId="5029FF35" w14:textId="77777777" w:rsidR="005E49D9" w:rsidRPr="007677D0" w:rsidRDefault="005E49D9" w:rsidP="007D5AAD">
            <w:pPr>
              <w:pStyle w:val="NoSpacing"/>
              <w:jc w:val="left"/>
              <w:rPr>
                <w:sz w:val="14"/>
                <w:szCs w:val="14"/>
              </w:rPr>
            </w:pPr>
            <w:r w:rsidRPr="007677D0">
              <w:rPr>
                <w:sz w:val="14"/>
                <w:szCs w:val="14"/>
              </w:rPr>
              <w:t>Total</w:t>
            </w:r>
          </w:p>
        </w:tc>
      </w:tr>
      <w:tr w:rsidR="00B82F06" w:rsidRPr="007677D0" w14:paraId="60B1CE70" w14:textId="77777777" w:rsidTr="00AD44A5">
        <w:trPr>
          <w:trHeight w:val="20"/>
        </w:trPr>
        <w:tc>
          <w:tcPr>
            <w:tcW w:w="2268" w:type="dxa"/>
            <w:vMerge w:val="restart"/>
            <w:tcBorders>
              <w:top w:val="single" w:sz="4" w:space="0" w:color="auto"/>
              <w:left w:val="nil"/>
              <w:bottom w:val="nil"/>
              <w:right w:val="nil"/>
            </w:tcBorders>
            <w:noWrap/>
            <w:hideMark/>
          </w:tcPr>
          <w:p w14:paraId="161754C8" w14:textId="77777777" w:rsidR="00B82F06" w:rsidRPr="007677D0" w:rsidRDefault="00B82F06" w:rsidP="00041845">
            <w:pPr>
              <w:pStyle w:val="NoSpacing"/>
              <w:rPr>
                <w:sz w:val="14"/>
                <w:szCs w:val="14"/>
              </w:rPr>
            </w:pPr>
            <w:r w:rsidRPr="007677D0">
              <w:rPr>
                <w:sz w:val="14"/>
                <w:szCs w:val="14"/>
              </w:rPr>
              <w:t>Adult (n=3826, 55.1%, 18 CODs)</w:t>
            </w:r>
          </w:p>
          <w:p w14:paraId="181C32D5" w14:textId="77777777" w:rsidR="00B82F06" w:rsidRPr="007677D0" w:rsidRDefault="00B82F06" w:rsidP="00041845">
            <w:pPr>
              <w:pStyle w:val="NoSpacing"/>
              <w:rPr>
                <w:sz w:val="14"/>
                <w:szCs w:val="14"/>
              </w:rPr>
            </w:pPr>
            <w:r w:rsidRPr="007677D0">
              <w:rPr>
                <w:sz w:val="14"/>
                <w:szCs w:val="14"/>
              </w:rPr>
              <w:t>- Female (n=1681, 43.9%)</w:t>
            </w:r>
          </w:p>
          <w:p w14:paraId="0CD6D55F" w14:textId="77777777" w:rsidR="00B82F06" w:rsidRPr="007677D0" w:rsidRDefault="00B82F06" w:rsidP="00041845">
            <w:pPr>
              <w:pStyle w:val="NoSpacing"/>
              <w:rPr>
                <w:sz w:val="14"/>
                <w:szCs w:val="14"/>
              </w:rPr>
            </w:pPr>
            <w:r w:rsidRPr="007677D0">
              <w:rPr>
                <w:sz w:val="14"/>
                <w:szCs w:val="14"/>
              </w:rPr>
              <w:t>- Male (n=2145, 56.1%)</w:t>
            </w:r>
          </w:p>
          <w:p w14:paraId="3D71E412" w14:textId="28C455A2" w:rsidR="00B82F06" w:rsidRPr="007677D0" w:rsidRDefault="00B82F06" w:rsidP="00041845">
            <w:pPr>
              <w:pStyle w:val="NoSpacing"/>
              <w:rPr>
                <w:sz w:val="14"/>
                <w:szCs w:val="14"/>
              </w:rPr>
            </w:pPr>
            <w:r w:rsidRPr="007677D0">
              <w:rPr>
                <w:sz w:val="14"/>
                <w:szCs w:val="14"/>
              </w:rPr>
              <w:t>- Agree (54.9% of 6970)</w:t>
            </w:r>
          </w:p>
        </w:tc>
        <w:tc>
          <w:tcPr>
            <w:tcW w:w="2268" w:type="dxa"/>
            <w:tcBorders>
              <w:top w:val="single" w:sz="4" w:space="0" w:color="auto"/>
              <w:left w:val="nil"/>
              <w:bottom w:val="nil"/>
              <w:right w:val="nil"/>
            </w:tcBorders>
            <w:noWrap/>
            <w:hideMark/>
          </w:tcPr>
          <w:p w14:paraId="55474BD9" w14:textId="77777777" w:rsidR="00B82F06" w:rsidRPr="007677D0" w:rsidRDefault="00B82F06" w:rsidP="007D5AAD">
            <w:pPr>
              <w:pStyle w:val="NoSpacing"/>
              <w:jc w:val="left"/>
              <w:rPr>
                <w:sz w:val="14"/>
                <w:szCs w:val="14"/>
              </w:rPr>
            </w:pPr>
            <w:r w:rsidRPr="007677D0">
              <w:rPr>
                <w:sz w:val="14"/>
                <w:szCs w:val="14"/>
              </w:rPr>
              <w:t>Cancers</w:t>
            </w:r>
          </w:p>
        </w:tc>
        <w:tc>
          <w:tcPr>
            <w:tcW w:w="1134" w:type="dxa"/>
            <w:tcBorders>
              <w:top w:val="single" w:sz="4" w:space="0" w:color="auto"/>
              <w:left w:val="nil"/>
              <w:bottom w:val="nil"/>
              <w:right w:val="nil"/>
            </w:tcBorders>
            <w:noWrap/>
            <w:hideMark/>
          </w:tcPr>
          <w:p w14:paraId="2B359E59" w14:textId="77777777" w:rsidR="00B82F06" w:rsidRPr="007677D0" w:rsidRDefault="00B82F06" w:rsidP="007D5AAD">
            <w:pPr>
              <w:pStyle w:val="NoSpacing"/>
              <w:jc w:val="left"/>
              <w:rPr>
                <w:sz w:val="14"/>
                <w:szCs w:val="14"/>
              </w:rPr>
            </w:pPr>
            <w:r w:rsidRPr="007677D0">
              <w:rPr>
                <w:sz w:val="14"/>
                <w:szCs w:val="14"/>
              </w:rPr>
              <w:t>20.4% of 240</w:t>
            </w:r>
          </w:p>
        </w:tc>
        <w:tc>
          <w:tcPr>
            <w:tcW w:w="1174" w:type="dxa"/>
            <w:tcBorders>
              <w:top w:val="single" w:sz="4" w:space="0" w:color="auto"/>
              <w:left w:val="nil"/>
              <w:bottom w:val="nil"/>
              <w:right w:val="nil"/>
            </w:tcBorders>
            <w:noWrap/>
            <w:hideMark/>
          </w:tcPr>
          <w:p w14:paraId="43087FFE" w14:textId="77777777" w:rsidR="00B82F06" w:rsidRPr="007677D0" w:rsidRDefault="00B82F06" w:rsidP="007D5AAD">
            <w:pPr>
              <w:pStyle w:val="NoSpacing"/>
              <w:jc w:val="left"/>
              <w:rPr>
                <w:sz w:val="14"/>
                <w:szCs w:val="14"/>
              </w:rPr>
            </w:pPr>
            <w:r w:rsidRPr="007677D0">
              <w:rPr>
                <w:sz w:val="14"/>
                <w:szCs w:val="14"/>
              </w:rPr>
              <w:t>32 (65.3%)</w:t>
            </w:r>
          </w:p>
        </w:tc>
        <w:tc>
          <w:tcPr>
            <w:tcW w:w="1091" w:type="dxa"/>
            <w:tcBorders>
              <w:top w:val="single" w:sz="4" w:space="0" w:color="auto"/>
              <w:left w:val="nil"/>
              <w:bottom w:val="nil"/>
              <w:right w:val="nil"/>
            </w:tcBorders>
            <w:noWrap/>
            <w:hideMark/>
          </w:tcPr>
          <w:p w14:paraId="38230DF0" w14:textId="77777777" w:rsidR="00B82F06" w:rsidRPr="007677D0" w:rsidRDefault="00B82F06" w:rsidP="007D5AAD">
            <w:pPr>
              <w:pStyle w:val="NoSpacing"/>
              <w:jc w:val="left"/>
              <w:rPr>
                <w:sz w:val="14"/>
                <w:szCs w:val="14"/>
              </w:rPr>
            </w:pPr>
            <w:r w:rsidRPr="007677D0">
              <w:rPr>
                <w:sz w:val="14"/>
                <w:szCs w:val="14"/>
              </w:rPr>
              <w:t>17 (34.7%)</w:t>
            </w:r>
          </w:p>
        </w:tc>
        <w:tc>
          <w:tcPr>
            <w:tcW w:w="1091" w:type="dxa"/>
            <w:tcBorders>
              <w:top w:val="single" w:sz="4" w:space="0" w:color="auto"/>
              <w:left w:val="nil"/>
              <w:bottom w:val="nil"/>
              <w:right w:val="nil"/>
            </w:tcBorders>
            <w:noWrap/>
            <w:hideMark/>
          </w:tcPr>
          <w:p w14:paraId="33DA81C9" w14:textId="77777777" w:rsidR="00B82F06" w:rsidRPr="007677D0" w:rsidRDefault="00B82F06" w:rsidP="007D5AAD">
            <w:pPr>
              <w:pStyle w:val="NoSpacing"/>
              <w:jc w:val="left"/>
              <w:rPr>
                <w:sz w:val="14"/>
                <w:szCs w:val="14"/>
              </w:rPr>
            </w:pPr>
            <w:r w:rsidRPr="007677D0">
              <w:rPr>
                <w:sz w:val="14"/>
                <w:szCs w:val="14"/>
              </w:rPr>
              <w:t>49 (1.3%)</w:t>
            </w:r>
          </w:p>
        </w:tc>
      </w:tr>
      <w:tr w:rsidR="009045F5" w:rsidRPr="007677D0" w14:paraId="1A18B0D1" w14:textId="77777777" w:rsidTr="00AD44A5">
        <w:trPr>
          <w:trHeight w:val="20"/>
        </w:trPr>
        <w:tc>
          <w:tcPr>
            <w:tcW w:w="2268" w:type="dxa"/>
            <w:vMerge/>
            <w:tcBorders>
              <w:left w:val="nil"/>
              <w:right w:val="nil"/>
            </w:tcBorders>
            <w:noWrap/>
            <w:hideMark/>
          </w:tcPr>
          <w:p w14:paraId="7878DD69"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4FD2EF64" w14:textId="15A914CF" w:rsidR="009045F5" w:rsidRPr="007677D0" w:rsidRDefault="009045F5" w:rsidP="007D5AAD">
            <w:pPr>
              <w:pStyle w:val="NoSpacing"/>
              <w:jc w:val="left"/>
              <w:rPr>
                <w:sz w:val="14"/>
                <w:szCs w:val="14"/>
              </w:rPr>
            </w:pPr>
            <w:r w:rsidRPr="007677D0">
              <w:rPr>
                <w:sz w:val="14"/>
                <w:szCs w:val="14"/>
              </w:rPr>
              <w:t>Chronic</w:t>
            </w:r>
            <w:r w:rsidR="00464B07" w:rsidRPr="007677D0">
              <w:rPr>
                <w:sz w:val="14"/>
                <w:szCs w:val="14"/>
              </w:rPr>
              <w:t xml:space="preserve"> </w:t>
            </w:r>
            <w:r w:rsidRPr="007677D0">
              <w:rPr>
                <w:sz w:val="14"/>
                <w:szCs w:val="14"/>
              </w:rPr>
              <w:t>Respiratory</w:t>
            </w:r>
          </w:p>
        </w:tc>
        <w:tc>
          <w:tcPr>
            <w:tcW w:w="1134" w:type="dxa"/>
            <w:tcBorders>
              <w:top w:val="nil"/>
              <w:left w:val="nil"/>
              <w:bottom w:val="nil"/>
              <w:right w:val="nil"/>
            </w:tcBorders>
            <w:noWrap/>
            <w:hideMark/>
          </w:tcPr>
          <w:p w14:paraId="6A36BEE5" w14:textId="77777777" w:rsidR="009045F5" w:rsidRPr="007677D0" w:rsidRDefault="009045F5" w:rsidP="007D5AAD">
            <w:pPr>
              <w:pStyle w:val="NoSpacing"/>
              <w:jc w:val="left"/>
              <w:rPr>
                <w:sz w:val="14"/>
                <w:szCs w:val="14"/>
              </w:rPr>
            </w:pPr>
            <w:r w:rsidRPr="007677D0">
              <w:rPr>
                <w:sz w:val="14"/>
                <w:szCs w:val="14"/>
              </w:rPr>
              <w:t>57.7% of 130</w:t>
            </w:r>
          </w:p>
        </w:tc>
        <w:tc>
          <w:tcPr>
            <w:tcW w:w="1174" w:type="dxa"/>
            <w:tcBorders>
              <w:top w:val="nil"/>
              <w:left w:val="nil"/>
              <w:bottom w:val="nil"/>
              <w:right w:val="nil"/>
            </w:tcBorders>
            <w:noWrap/>
            <w:hideMark/>
          </w:tcPr>
          <w:p w14:paraId="514642CA" w14:textId="77777777" w:rsidR="009045F5" w:rsidRPr="007677D0" w:rsidRDefault="009045F5" w:rsidP="007D5AAD">
            <w:pPr>
              <w:pStyle w:val="NoSpacing"/>
              <w:jc w:val="left"/>
              <w:rPr>
                <w:sz w:val="14"/>
                <w:szCs w:val="14"/>
              </w:rPr>
            </w:pPr>
            <w:r w:rsidRPr="007677D0">
              <w:rPr>
                <w:sz w:val="14"/>
                <w:szCs w:val="14"/>
              </w:rPr>
              <w:t>29 (38.7%)</w:t>
            </w:r>
          </w:p>
        </w:tc>
        <w:tc>
          <w:tcPr>
            <w:tcW w:w="1091" w:type="dxa"/>
            <w:tcBorders>
              <w:top w:val="nil"/>
              <w:left w:val="nil"/>
              <w:bottom w:val="nil"/>
              <w:right w:val="nil"/>
            </w:tcBorders>
            <w:noWrap/>
            <w:hideMark/>
          </w:tcPr>
          <w:p w14:paraId="0F7D12EE" w14:textId="77777777" w:rsidR="009045F5" w:rsidRPr="007677D0" w:rsidRDefault="009045F5" w:rsidP="007D5AAD">
            <w:pPr>
              <w:pStyle w:val="NoSpacing"/>
              <w:jc w:val="left"/>
              <w:rPr>
                <w:sz w:val="14"/>
                <w:szCs w:val="14"/>
              </w:rPr>
            </w:pPr>
            <w:r w:rsidRPr="007677D0">
              <w:rPr>
                <w:sz w:val="14"/>
                <w:szCs w:val="14"/>
              </w:rPr>
              <w:t>46 (61.3%)</w:t>
            </w:r>
          </w:p>
        </w:tc>
        <w:tc>
          <w:tcPr>
            <w:tcW w:w="1091" w:type="dxa"/>
            <w:tcBorders>
              <w:top w:val="nil"/>
              <w:left w:val="nil"/>
              <w:bottom w:val="nil"/>
              <w:right w:val="nil"/>
            </w:tcBorders>
            <w:noWrap/>
            <w:hideMark/>
          </w:tcPr>
          <w:p w14:paraId="4C4BFC3E" w14:textId="77777777" w:rsidR="009045F5" w:rsidRPr="007677D0" w:rsidRDefault="009045F5" w:rsidP="007D5AAD">
            <w:pPr>
              <w:pStyle w:val="NoSpacing"/>
              <w:jc w:val="left"/>
              <w:rPr>
                <w:sz w:val="14"/>
                <w:szCs w:val="14"/>
              </w:rPr>
            </w:pPr>
            <w:r w:rsidRPr="007677D0">
              <w:rPr>
                <w:sz w:val="14"/>
                <w:szCs w:val="14"/>
              </w:rPr>
              <w:t>75 (2%)</w:t>
            </w:r>
          </w:p>
        </w:tc>
      </w:tr>
      <w:tr w:rsidR="00B82F06" w:rsidRPr="007677D0" w14:paraId="10F6D0F8" w14:textId="77777777" w:rsidTr="00AD44A5">
        <w:trPr>
          <w:trHeight w:val="20"/>
        </w:trPr>
        <w:tc>
          <w:tcPr>
            <w:tcW w:w="2268" w:type="dxa"/>
            <w:vMerge/>
            <w:tcBorders>
              <w:left w:val="nil"/>
              <w:right w:val="nil"/>
            </w:tcBorders>
            <w:noWrap/>
            <w:hideMark/>
          </w:tcPr>
          <w:p w14:paraId="437543CB"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4B69C84" w14:textId="77777777" w:rsidR="00B82F06" w:rsidRPr="007677D0" w:rsidRDefault="00B82F06" w:rsidP="007D5AAD">
            <w:pPr>
              <w:pStyle w:val="NoSpacing"/>
              <w:jc w:val="left"/>
              <w:rPr>
                <w:sz w:val="14"/>
                <w:szCs w:val="14"/>
              </w:rPr>
            </w:pPr>
            <w:r w:rsidRPr="007677D0">
              <w:rPr>
                <w:sz w:val="14"/>
                <w:szCs w:val="14"/>
              </w:rPr>
              <w:t>Diabetes Mellitus</w:t>
            </w:r>
          </w:p>
        </w:tc>
        <w:tc>
          <w:tcPr>
            <w:tcW w:w="1134" w:type="dxa"/>
            <w:tcBorders>
              <w:top w:val="nil"/>
              <w:left w:val="nil"/>
              <w:bottom w:val="nil"/>
              <w:right w:val="nil"/>
            </w:tcBorders>
            <w:noWrap/>
            <w:hideMark/>
          </w:tcPr>
          <w:p w14:paraId="6C9F184A" w14:textId="77777777" w:rsidR="00B82F06" w:rsidRPr="007677D0" w:rsidRDefault="00B82F06" w:rsidP="007D5AAD">
            <w:pPr>
              <w:pStyle w:val="NoSpacing"/>
              <w:jc w:val="left"/>
              <w:rPr>
                <w:sz w:val="14"/>
                <w:szCs w:val="14"/>
              </w:rPr>
            </w:pPr>
            <w:r w:rsidRPr="007677D0">
              <w:rPr>
                <w:sz w:val="14"/>
                <w:szCs w:val="14"/>
              </w:rPr>
              <w:t>65.9% of 41</w:t>
            </w:r>
          </w:p>
        </w:tc>
        <w:tc>
          <w:tcPr>
            <w:tcW w:w="1174" w:type="dxa"/>
            <w:tcBorders>
              <w:top w:val="nil"/>
              <w:left w:val="nil"/>
              <w:bottom w:val="nil"/>
              <w:right w:val="nil"/>
            </w:tcBorders>
            <w:noWrap/>
            <w:hideMark/>
          </w:tcPr>
          <w:p w14:paraId="2E73D2C2" w14:textId="77777777" w:rsidR="00B82F06" w:rsidRPr="007677D0" w:rsidRDefault="00B82F06" w:rsidP="007D5AAD">
            <w:pPr>
              <w:pStyle w:val="NoSpacing"/>
              <w:jc w:val="left"/>
              <w:rPr>
                <w:sz w:val="14"/>
                <w:szCs w:val="14"/>
              </w:rPr>
            </w:pPr>
            <w:r w:rsidRPr="007677D0">
              <w:rPr>
                <w:sz w:val="14"/>
                <w:szCs w:val="14"/>
              </w:rPr>
              <w:t>14 (51.9%)</w:t>
            </w:r>
          </w:p>
        </w:tc>
        <w:tc>
          <w:tcPr>
            <w:tcW w:w="1091" w:type="dxa"/>
            <w:tcBorders>
              <w:top w:val="nil"/>
              <w:left w:val="nil"/>
              <w:bottom w:val="nil"/>
              <w:right w:val="nil"/>
            </w:tcBorders>
            <w:noWrap/>
            <w:hideMark/>
          </w:tcPr>
          <w:p w14:paraId="2C692A54" w14:textId="77777777" w:rsidR="00B82F06" w:rsidRPr="007677D0" w:rsidRDefault="00B82F06" w:rsidP="007D5AAD">
            <w:pPr>
              <w:pStyle w:val="NoSpacing"/>
              <w:jc w:val="left"/>
              <w:rPr>
                <w:sz w:val="14"/>
                <w:szCs w:val="14"/>
              </w:rPr>
            </w:pPr>
            <w:r w:rsidRPr="007677D0">
              <w:rPr>
                <w:sz w:val="14"/>
                <w:szCs w:val="14"/>
              </w:rPr>
              <w:t>13 (48.1%)</w:t>
            </w:r>
          </w:p>
        </w:tc>
        <w:tc>
          <w:tcPr>
            <w:tcW w:w="1091" w:type="dxa"/>
            <w:tcBorders>
              <w:top w:val="nil"/>
              <w:left w:val="nil"/>
              <w:bottom w:val="nil"/>
              <w:right w:val="nil"/>
            </w:tcBorders>
            <w:noWrap/>
            <w:hideMark/>
          </w:tcPr>
          <w:p w14:paraId="5989A7CA" w14:textId="77777777" w:rsidR="00B82F06" w:rsidRPr="007677D0" w:rsidRDefault="00B82F06" w:rsidP="007D5AAD">
            <w:pPr>
              <w:pStyle w:val="NoSpacing"/>
              <w:jc w:val="left"/>
              <w:rPr>
                <w:sz w:val="14"/>
                <w:szCs w:val="14"/>
              </w:rPr>
            </w:pPr>
            <w:r w:rsidRPr="007677D0">
              <w:rPr>
                <w:sz w:val="14"/>
                <w:szCs w:val="14"/>
              </w:rPr>
              <w:t>27 (0.7%)</w:t>
            </w:r>
          </w:p>
        </w:tc>
      </w:tr>
      <w:tr w:rsidR="00B82F06" w:rsidRPr="007677D0" w14:paraId="75DF900C" w14:textId="77777777" w:rsidTr="00AD44A5">
        <w:trPr>
          <w:trHeight w:val="20"/>
        </w:trPr>
        <w:tc>
          <w:tcPr>
            <w:tcW w:w="2268" w:type="dxa"/>
            <w:vMerge/>
            <w:tcBorders>
              <w:left w:val="nil"/>
              <w:right w:val="nil"/>
            </w:tcBorders>
            <w:noWrap/>
            <w:hideMark/>
          </w:tcPr>
          <w:p w14:paraId="67BB72B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D2DA2CA" w14:textId="77777777" w:rsidR="00B82F06" w:rsidRPr="007677D0" w:rsidRDefault="00B82F06" w:rsidP="007D5AAD">
            <w:pPr>
              <w:pStyle w:val="NoSpacing"/>
              <w:jc w:val="left"/>
              <w:rPr>
                <w:sz w:val="14"/>
                <w:szCs w:val="14"/>
              </w:rPr>
            </w:pPr>
            <w:r w:rsidRPr="007677D0">
              <w:rPr>
                <w:sz w:val="14"/>
                <w:szCs w:val="14"/>
              </w:rPr>
              <w:t>Diarrhoeal</w:t>
            </w:r>
          </w:p>
        </w:tc>
        <w:tc>
          <w:tcPr>
            <w:tcW w:w="1134" w:type="dxa"/>
            <w:tcBorders>
              <w:top w:val="nil"/>
              <w:left w:val="nil"/>
              <w:bottom w:val="nil"/>
              <w:right w:val="nil"/>
            </w:tcBorders>
            <w:noWrap/>
            <w:hideMark/>
          </w:tcPr>
          <w:p w14:paraId="7ACAE8F6" w14:textId="77777777" w:rsidR="00B82F06" w:rsidRPr="007677D0" w:rsidRDefault="00B82F06" w:rsidP="007D5AAD">
            <w:pPr>
              <w:pStyle w:val="NoSpacing"/>
              <w:jc w:val="left"/>
              <w:rPr>
                <w:sz w:val="14"/>
                <w:szCs w:val="14"/>
              </w:rPr>
            </w:pPr>
            <w:r w:rsidRPr="007677D0">
              <w:rPr>
                <w:sz w:val="14"/>
                <w:szCs w:val="14"/>
              </w:rPr>
              <w:t>50.4% of 407</w:t>
            </w:r>
          </w:p>
        </w:tc>
        <w:tc>
          <w:tcPr>
            <w:tcW w:w="1174" w:type="dxa"/>
            <w:tcBorders>
              <w:top w:val="nil"/>
              <w:left w:val="nil"/>
              <w:bottom w:val="nil"/>
              <w:right w:val="nil"/>
            </w:tcBorders>
            <w:noWrap/>
            <w:hideMark/>
          </w:tcPr>
          <w:p w14:paraId="55580D71" w14:textId="77777777" w:rsidR="00B82F06" w:rsidRPr="007677D0" w:rsidRDefault="00B82F06" w:rsidP="007D5AAD">
            <w:pPr>
              <w:pStyle w:val="NoSpacing"/>
              <w:jc w:val="left"/>
              <w:rPr>
                <w:sz w:val="14"/>
                <w:szCs w:val="14"/>
              </w:rPr>
            </w:pPr>
            <w:r w:rsidRPr="007677D0">
              <w:rPr>
                <w:sz w:val="14"/>
                <w:szCs w:val="14"/>
              </w:rPr>
              <w:t>102 (49.8%)</w:t>
            </w:r>
          </w:p>
        </w:tc>
        <w:tc>
          <w:tcPr>
            <w:tcW w:w="1091" w:type="dxa"/>
            <w:tcBorders>
              <w:top w:val="nil"/>
              <w:left w:val="nil"/>
              <w:bottom w:val="nil"/>
              <w:right w:val="nil"/>
            </w:tcBorders>
            <w:noWrap/>
            <w:hideMark/>
          </w:tcPr>
          <w:p w14:paraId="2E088D6E" w14:textId="77777777" w:rsidR="00B82F06" w:rsidRPr="007677D0" w:rsidRDefault="00B82F06" w:rsidP="007D5AAD">
            <w:pPr>
              <w:pStyle w:val="NoSpacing"/>
              <w:jc w:val="left"/>
              <w:rPr>
                <w:sz w:val="14"/>
                <w:szCs w:val="14"/>
              </w:rPr>
            </w:pPr>
            <w:r w:rsidRPr="007677D0">
              <w:rPr>
                <w:sz w:val="14"/>
                <w:szCs w:val="14"/>
              </w:rPr>
              <w:t>103 (50.2%)</w:t>
            </w:r>
          </w:p>
        </w:tc>
        <w:tc>
          <w:tcPr>
            <w:tcW w:w="1091" w:type="dxa"/>
            <w:tcBorders>
              <w:top w:val="nil"/>
              <w:left w:val="nil"/>
              <w:bottom w:val="nil"/>
              <w:right w:val="nil"/>
            </w:tcBorders>
            <w:noWrap/>
            <w:hideMark/>
          </w:tcPr>
          <w:p w14:paraId="19268596" w14:textId="77777777" w:rsidR="00B82F06" w:rsidRPr="007677D0" w:rsidRDefault="00B82F06" w:rsidP="007D5AAD">
            <w:pPr>
              <w:pStyle w:val="NoSpacing"/>
              <w:jc w:val="left"/>
              <w:rPr>
                <w:sz w:val="14"/>
                <w:szCs w:val="14"/>
              </w:rPr>
            </w:pPr>
            <w:r w:rsidRPr="007677D0">
              <w:rPr>
                <w:sz w:val="14"/>
                <w:szCs w:val="14"/>
              </w:rPr>
              <w:t>205 (5.4%)</w:t>
            </w:r>
          </w:p>
        </w:tc>
      </w:tr>
      <w:tr w:rsidR="00B82F06" w:rsidRPr="007677D0" w14:paraId="79B08C1B" w14:textId="77777777" w:rsidTr="00AD44A5">
        <w:trPr>
          <w:trHeight w:val="20"/>
        </w:trPr>
        <w:tc>
          <w:tcPr>
            <w:tcW w:w="2268" w:type="dxa"/>
            <w:vMerge/>
            <w:tcBorders>
              <w:left w:val="nil"/>
              <w:right w:val="nil"/>
            </w:tcBorders>
            <w:noWrap/>
            <w:hideMark/>
          </w:tcPr>
          <w:p w14:paraId="1CA62448"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2CCAA4AA"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751BE4AC" w14:textId="77777777" w:rsidR="00B82F06" w:rsidRPr="007677D0" w:rsidRDefault="00B82F06" w:rsidP="007D5AAD">
            <w:pPr>
              <w:pStyle w:val="NoSpacing"/>
              <w:jc w:val="left"/>
              <w:rPr>
                <w:sz w:val="14"/>
                <w:szCs w:val="14"/>
              </w:rPr>
            </w:pPr>
            <w:r w:rsidRPr="007677D0">
              <w:rPr>
                <w:sz w:val="14"/>
                <w:szCs w:val="14"/>
              </w:rPr>
              <w:t>45.5% of 257</w:t>
            </w:r>
          </w:p>
        </w:tc>
        <w:tc>
          <w:tcPr>
            <w:tcW w:w="1174" w:type="dxa"/>
            <w:tcBorders>
              <w:top w:val="nil"/>
              <w:left w:val="nil"/>
              <w:bottom w:val="nil"/>
              <w:right w:val="nil"/>
            </w:tcBorders>
            <w:noWrap/>
            <w:hideMark/>
          </w:tcPr>
          <w:p w14:paraId="4A208F4C" w14:textId="77777777" w:rsidR="00B82F06" w:rsidRPr="007677D0" w:rsidRDefault="00B82F06" w:rsidP="007D5AAD">
            <w:pPr>
              <w:pStyle w:val="NoSpacing"/>
              <w:jc w:val="left"/>
              <w:rPr>
                <w:sz w:val="14"/>
                <w:szCs w:val="14"/>
              </w:rPr>
            </w:pPr>
            <w:r w:rsidRPr="007677D0">
              <w:rPr>
                <w:sz w:val="14"/>
                <w:szCs w:val="14"/>
              </w:rPr>
              <w:t>56 (47.9%)</w:t>
            </w:r>
          </w:p>
        </w:tc>
        <w:tc>
          <w:tcPr>
            <w:tcW w:w="1091" w:type="dxa"/>
            <w:tcBorders>
              <w:top w:val="nil"/>
              <w:left w:val="nil"/>
              <w:bottom w:val="nil"/>
              <w:right w:val="nil"/>
            </w:tcBorders>
            <w:noWrap/>
            <w:hideMark/>
          </w:tcPr>
          <w:p w14:paraId="5E263757" w14:textId="77777777" w:rsidR="00B82F06" w:rsidRPr="007677D0" w:rsidRDefault="00B82F06" w:rsidP="007D5AAD">
            <w:pPr>
              <w:pStyle w:val="NoSpacing"/>
              <w:jc w:val="left"/>
              <w:rPr>
                <w:sz w:val="14"/>
                <w:szCs w:val="14"/>
              </w:rPr>
            </w:pPr>
            <w:r w:rsidRPr="007677D0">
              <w:rPr>
                <w:sz w:val="14"/>
                <w:szCs w:val="14"/>
              </w:rPr>
              <w:t>61 (52.1%)</w:t>
            </w:r>
          </w:p>
        </w:tc>
        <w:tc>
          <w:tcPr>
            <w:tcW w:w="1091" w:type="dxa"/>
            <w:tcBorders>
              <w:top w:val="nil"/>
              <w:left w:val="nil"/>
              <w:bottom w:val="nil"/>
              <w:right w:val="nil"/>
            </w:tcBorders>
            <w:noWrap/>
            <w:hideMark/>
          </w:tcPr>
          <w:p w14:paraId="7B25F18C" w14:textId="77777777" w:rsidR="00B82F06" w:rsidRPr="007677D0" w:rsidRDefault="00B82F06" w:rsidP="007D5AAD">
            <w:pPr>
              <w:pStyle w:val="NoSpacing"/>
              <w:jc w:val="left"/>
              <w:rPr>
                <w:sz w:val="14"/>
                <w:szCs w:val="14"/>
              </w:rPr>
            </w:pPr>
            <w:r w:rsidRPr="007677D0">
              <w:rPr>
                <w:sz w:val="14"/>
                <w:szCs w:val="14"/>
              </w:rPr>
              <w:t>117 (3.1%)</w:t>
            </w:r>
          </w:p>
        </w:tc>
      </w:tr>
      <w:tr w:rsidR="00B82F06" w:rsidRPr="007677D0" w14:paraId="0031C3A2" w14:textId="77777777" w:rsidTr="00AD44A5">
        <w:trPr>
          <w:trHeight w:val="20"/>
        </w:trPr>
        <w:tc>
          <w:tcPr>
            <w:tcW w:w="2268" w:type="dxa"/>
            <w:vMerge/>
            <w:tcBorders>
              <w:left w:val="nil"/>
              <w:right w:val="nil"/>
            </w:tcBorders>
            <w:noWrap/>
            <w:hideMark/>
          </w:tcPr>
          <w:p w14:paraId="04FBD894"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CB0677A" w14:textId="77777777" w:rsidR="00B82F06" w:rsidRPr="007677D0" w:rsidRDefault="00B82F06" w:rsidP="007D5AAD">
            <w:pPr>
              <w:pStyle w:val="NoSpacing"/>
              <w:jc w:val="left"/>
              <w:rPr>
                <w:sz w:val="14"/>
                <w:szCs w:val="14"/>
              </w:rPr>
            </w:pPr>
            <w:r w:rsidRPr="007677D0">
              <w:rPr>
                <w:sz w:val="14"/>
                <w:szCs w:val="14"/>
              </w:rPr>
              <w:t>Ischemic Heart</w:t>
            </w:r>
          </w:p>
        </w:tc>
        <w:tc>
          <w:tcPr>
            <w:tcW w:w="1134" w:type="dxa"/>
            <w:tcBorders>
              <w:top w:val="nil"/>
              <w:left w:val="nil"/>
              <w:bottom w:val="nil"/>
              <w:right w:val="nil"/>
            </w:tcBorders>
            <w:noWrap/>
            <w:hideMark/>
          </w:tcPr>
          <w:p w14:paraId="267E98A0" w14:textId="77777777" w:rsidR="00B82F06" w:rsidRPr="007677D0" w:rsidRDefault="00B82F06" w:rsidP="007D5AAD">
            <w:pPr>
              <w:pStyle w:val="NoSpacing"/>
              <w:jc w:val="left"/>
              <w:rPr>
                <w:sz w:val="14"/>
                <w:szCs w:val="14"/>
              </w:rPr>
            </w:pPr>
            <w:r w:rsidRPr="007677D0">
              <w:rPr>
                <w:sz w:val="14"/>
                <w:szCs w:val="14"/>
              </w:rPr>
              <w:t>57.1% of 294</w:t>
            </w:r>
          </w:p>
        </w:tc>
        <w:tc>
          <w:tcPr>
            <w:tcW w:w="1174" w:type="dxa"/>
            <w:tcBorders>
              <w:top w:val="nil"/>
              <w:left w:val="nil"/>
              <w:bottom w:val="nil"/>
              <w:right w:val="nil"/>
            </w:tcBorders>
            <w:noWrap/>
            <w:hideMark/>
          </w:tcPr>
          <w:p w14:paraId="61B1FBC7" w14:textId="77777777" w:rsidR="00B82F06" w:rsidRPr="007677D0" w:rsidRDefault="00B82F06" w:rsidP="007D5AAD">
            <w:pPr>
              <w:pStyle w:val="NoSpacing"/>
              <w:jc w:val="left"/>
              <w:rPr>
                <w:sz w:val="14"/>
                <w:szCs w:val="14"/>
              </w:rPr>
            </w:pPr>
            <w:r w:rsidRPr="007677D0">
              <w:rPr>
                <w:sz w:val="14"/>
                <w:szCs w:val="14"/>
              </w:rPr>
              <w:t>89 (53%)</w:t>
            </w:r>
          </w:p>
        </w:tc>
        <w:tc>
          <w:tcPr>
            <w:tcW w:w="1091" w:type="dxa"/>
            <w:tcBorders>
              <w:top w:val="nil"/>
              <w:left w:val="nil"/>
              <w:bottom w:val="nil"/>
              <w:right w:val="nil"/>
            </w:tcBorders>
            <w:noWrap/>
            <w:hideMark/>
          </w:tcPr>
          <w:p w14:paraId="0414F057" w14:textId="77777777" w:rsidR="00B82F06" w:rsidRPr="007677D0" w:rsidRDefault="00B82F06" w:rsidP="007D5AAD">
            <w:pPr>
              <w:pStyle w:val="NoSpacing"/>
              <w:jc w:val="left"/>
              <w:rPr>
                <w:sz w:val="14"/>
                <w:szCs w:val="14"/>
              </w:rPr>
            </w:pPr>
            <w:r w:rsidRPr="007677D0">
              <w:rPr>
                <w:sz w:val="14"/>
                <w:szCs w:val="14"/>
              </w:rPr>
              <w:t>79 (47%)</w:t>
            </w:r>
          </w:p>
        </w:tc>
        <w:tc>
          <w:tcPr>
            <w:tcW w:w="1091" w:type="dxa"/>
            <w:tcBorders>
              <w:top w:val="nil"/>
              <w:left w:val="nil"/>
              <w:bottom w:val="nil"/>
              <w:right w:val="nil"/>
            </w:tcBorders>
            <w:noWrap/>
            <w:hideMark/>
          </w:tcPr>
          <w:p w14:paraId="3254F46D" w14:textId="77777777" w:rsidR="00B82F06" w:rsidRPr="007677D0" w:rsidRDefault="00B82F06" w:rsidP="007D5AAD">
            <w:pPr>
              <w:pStyle w:val="NoSpacing"/>
              <w:jc w:val="left"/>
              <w:rPr>
                <w:sz w:val="14"/>
                <w:szCs w:val="14"/>
              </w:rPr>
            </w:pPr>
            <w:r w:rsidRPr="007677D0">
              <w:rPr>
                <w:sz w:val="14"/>
                <w:szCs w:val="14"/>
              </w:rPr>
              <w:t>168 (4.4%)</w:t>
            </w:r>
          </w:p>
        </w:tc>
      </w:tr>
      <w:tr w:rsidR="00B82F06" w:rsidRPr="007677D0" w14:paraId="6026F3DF" w14:textId="77777777" w:rsidTr="00AD44A5">
        <w:trPr>
          <w:trHeight w:val="20"/>
        </w:trPr>
        <w:tc>
          <w:tcPr>
            <w:tcW w:w="2268" w:type="dxa"/>
            <w:vMerge/>
            <w:tcBorders>
              <w:left w:val="nil"/>
              <w:right w:val="nil"/>
            </w:tcBorders>
            <w:noWrap/>
            <w:hideMark/>
          </w:tcPr>
          <w:p w14:paraId="102ABCA6"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5293F8E2" w14:textId="77777777" w:rsidR="00B82F06" w:rsidRPr="007677D0" w:rsidRDefault="00B82F06" w:rsidP="007D5AAD">
            <w:pPr>
              <w:pStyle w:val="NoSpacing"/>
              <w:jc w:val="left"/>
              <w:rPr>
                <w:sz w:val="14"/>
                <w:szCs w:val="14"/>
              </w:rPr>
            </w:pPr>
            <w:r w:rsidRPr="007677D0">
              <w:rPr>
                <w:sz w:val="14"/>
                <w:szCs w:val="14"/>
              </w:rPr>
              <w:t>Liver/Alcohol</w:t>
            </w:r>
          </w:p>
        </w:tc>
        <w:tc>
          <w:tcPr>
            <w:tcW w:w="1134" w:type="dxa"/>
            <w:tcBorders>
              <w:top w:val="nil"/>
              <w:left w:val="nil"/>
              <w:bottom w:val="nil"/>
              <w:right w:val="nil"/>
            </w:tcBorders>
            <w:noWrap/>
            <w:hideMark/>
          </w:tcPr>
          <w:p w14:paraId="11BFD060" w14:textId="77777777" w:rsidR="00B82F06" w:rsidRPr="007677D0" w:rsidRDefault="00B82F06" w:rsidP="007D5AAD">
            <w:pPr>
              <w:pStyle w:val="NoSpacing"/>
              <w:jc w:val="left"/>
              <w:rPr>
                <w:sz w:val="14"/>
                <w:szCs w:val="14"/>
              </w:rPr>
            </w:pPr>
            <w:r w:rsidRPr="007677D0">
              <w:rPr>
                <w:sz w:val="14"/>
                <w:szCs w:val="14"/>
              </w:rPr>
              <w:t>52.7% of 243</w:t>
            </w:r>
          </w:p>
        </w:tc>
        <w:tc>
          <w:tcPr>
            <w:tcW w:w="1174" w:type="dxa"/>
            <w:tcBorders>
              <w:top w:val="nil"/>
              <w:left w:val="nil"/>
              <w:bottom w:val="nil"/>
              <w:right w:val="nil"/>
            </w:tcBorders>
            <w:noWrap/>
            <w:hideMark/>
          </w:tcPr>
          <w:p w14:paraId="06A9A980" w14:textId="77777777" w:rsidR="00B82F06" w:rsidRPr="007677D0" w:rsidRDefault="00B82F06" w:rsidP="007D5AAD">
            <w:pPr>
              <w:pStyle w:val="NoSpacing"/>
              <w:jc w:val="left"/>
              <w:rPr>
                <w:sz w:val="14"/>
                <w:szCs w:val="14"/>
              </w:rPr>
            </w:pPr>
            <w:r w:rsidRPr="007677D0">
              <w:rPr>
                <w:sz w:val="14"/>
                <w:szCs w:val="14"/>
              </w:rPr>
              <w:t>58 (45.3%)</w:t>
            </w:r>
          </w:p>
        </w:tc>
        <w:tc>
          <w:tcPr>
            <w:tcW w:w="1091" w:type="dxa"/>
            <w:tcBorders>
              <w:top w:val="nil"/>
              <w:left w:val="nil"/>
              <w:bottom w:val="nil"/>
              <w:right w:val="nil"/>
            </w:tcBorders>
            <w:noWrap/>
            <w:hideMark/>
          </w:tcPr>
          <w:p w14:paraId="35D856F0" w14:textId="77777777" w:rsidR="00B82F06" w:rsidRPr="007677D0" w:rsidRDefault="00B82F06" w:rsidP="007D5AAD">
            <w:pPr>
              <w:pStyle w:val="NoSpacing"/>
              <w:jc w:val="left"/>
              <w:rPr>
                <w:sz w:val="14"/>
                <w:szCs w:val="14"/>
              </w:rPr>
            </w:pPr>
            <w:r w:rsidRPr="007677D0">
              <w:rPr>
                <w:sz w:val="14"/>
                <w:szCs w:val="14"/>
              </w:rPr>
              <w:t>70 (54.7%)</w:t>
            </w:r>
          </w:p>
        </w:tc>
        <w:tc>
          <w:tcPr>
            <w:tcW w:w="1091" w:type="dxa"/>
            <w:tcBorders>
              <w:top w:val="nil"/>
              <w:left w:val="nil"/>
              <w:bottom w:val="nil"/>
              <w:right w:val="nil"/>
            </w:tcBorders>
            <w:noWrap/>
            <w:hideMark/>
          </w:tcPr>
          <w:p w14:paraId="478BFAF2" w14:textId="77777777" w:rsidR="00B82F06" w:rsidRPr="007677D0" w:rsidRDefault="00B82F06" w:rsidP="007D5AAD">
            <w:pPr>
              <w:pStyle w:val="NoSpacing"/>
              <w:jc w:val="left"/>
              <w:rPr>
                <w:sz w:val="14"/>
                <w:szCs w:val="14"/>
              </w:rPr>
            </w:pPr>
            <w:r w:rsidRPr="007677D0">
              <w:rPr>
                <w:sz w:val="14"/>
                <w:szCs w:val="14"/>
              </w:rPr>
              <w:t>128 (3.3%)</w:t>
            </w:r>
          </w:p>
        </w:tc>
      </w:tr>
      <w:tr w:rsidR="00B82F06" w:rsidRPr="007677D0" w14:paraId="2AFC8E03" w14:textId="77777777" w:rsidTr="00AD44A5">
        <w:trPr>
          <w:trHeight w:val="20"/>
        </w:trPr>
        <w:tc>
          <w:tcPr>
            <w:tcW w:w="2268" w:type="dxa"/>
            <w:vMerge/>
            <w:tcBorders>
              <w:left w:val="nil"/>
              <w:right w:val="nil"/>
            </w:tcBorders>
            <w:noWrap/>
            <w:hideMark/>
          </w:tcPr>
          <w:p w14:paraId="5166A9AC"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6A880865" w14:textId="77777777" w:rsidR="00B82F06" w:rsidRPr="007677D0" w:rsidRDefault="00B82F06" w:rsidP="007D5AAD">
            <w:pPr>
              <w:pStyle w:val="NoSpacing"/>
              <w:jc w:val="left"/>
              <w:rPr>
                <w:sz w:val="14"/>
                <w:szCs w:val="14"/>
              </w:rPr>
            </w:pPr>
            <w:r w:rsidRPr="007677D0">
              <w:rPr>
                <w:sz w:val="14"/>
                <w:szCs w:val="14"/>
              </w:rPr>
              <w:t>Malaria</w:t>
            </w:r>
          </w:p>
        </w:tc>
        <w:tc>
          <w:tcPr>
            <w:tcW w:w="1134" w:type="dxa"/>
            <w:tcBorders>
              <w:top w:val="nil"/>
              <w:left w:val="nil"/>
              <w:bottom w:val="nil"/>
              <w:right w:val="nil"/>
            </w:tcBorders>
            <w:noWrap/>
            <w:hideMark/>
          </w:tcPr>
          <w:p w14:paraId="7FB6ED85" w14:textId="77777777" w:rsidR="00B82F06" w:rsidRPr="007677D0" w:rsidRDefault="00B82F06" w:rsidP="007D5AAD">
            <w:pPr>
              <w:pStyle w:val="NoSpacing"/>
              <w:jc w:val="left"/>
              <w:rPr>
                <w:sz w:val="14"/>
                <w:szCs w:val="14"/>
              </w:rPr>
            </w:pPr>
            <w:r w:rsidRPr="007677D0">
              <w:rPr>
                <w:sz w:val="14"/>
                <w:szCs w:val="14"/>
              </w:rPr>
              <w:t>77% of 1038</w:t>
            </w:r>
          </w:p>
        </w:tc>
        <w:tc>
          <w:tcPr>
            <w:tcW w:w="1174" w:type="dxa"/>
            <w:tcBorders>
              <w:top w:val="nil"/>
              <w:left w:val="nil"/>
              <w:bottom w:val="nil"/>
              <w:right w:val="nil"/>
            </w:tcBorders>
            <w:noWrap/>
            <w:hideMark/>
          </w:tcPr>
          <w:p w14:paraId="27C2F790" w14:textId="77777777" w:rsidR="00B82F06" w:rsidRPr="007677D0" w:rsidRDefault="00B82F06" w:rsidP="007D5AAD">
            <w:pPr>
              <w:pStyle w:val="NoSpacing"/>
              <w:jc w:val="left"/>
              <w:rPr>
                <w:sz w:val="14"/>
                <w:szCs w:val="14"/>
              </w:rPr>
            </w:pPr>
            <w:r w:rsidRPr="007677D0">
              <w:rPr>
                <w:sz w:val="14"/>
                <w:szCs w:val="14"/>
              </w:rPr>
              <w:t>372 (46.6%)</w:t>
            </w:r>
          </w:p>
        </w:tc>
        <w:tc>
          <w:tcPr>
            <w:tcW w:w="1091" w:type="dxa"/>
            <w:tcBorders>
              <w:top w:val="nil"/>
              <w:left w:val="nil"/>
              <w:bottom w:val="nil"/>
              <w:right w:val="nil"/>
            </w:tcBorders>
            <w:noWrap/>
            <w:hideMark/>
          </w:tcPr>
          <w:p w14:paraId="7DA00688" w14:textId="77777777" w:rsidR="00B82F06" w:rsidRPr="007677D0" w:rsidRDefault="00B82F06" w:rsidP="007D5AAD">
            <w:pPr>
              <w:pStyle w:val="NoSpacing"/>
              <w:jc w:val="left"/>
              <w:rPr>
                <w:sz w:val="14"/>
                <w:szCs w:val="14"/>
              </w:rPr>
            </w:pPr>
            <w:r w:rsidRPr="007677D0">
              <w:rPr>
                <w:sz w:val="14"/>
                <w:szCs w:val="14"/>
              </w:rPr>
              <w:t>427 (53.4%)</w:t>
            </w:r>
          </w:p>
        </w:tc>
        <w:tc>
          <w:tcPr>
            <w:tcW w:w="1091" w:type="dxa"/>
            <w:tcBorders>
              <w:top w:val="nil"/>
              <w:left w:val="nil"/>
              <w:bottom w:val="nil"/>
              <w:right w:val="nil"/>
            </w:tcBorders>
            <w:noWrap/>
            <w:hideMark/>
          </w:tcPr>
          <w:p w14:paraId="7F278A96" w14:textId="77777777" w:rsidR="00B82F06" w:rsidRPr="007677D0" w:rsidRDefault="00B82F06" w:rsidP="007D5AAD">
            <w:pPr>
              <w:pStyle w:val="NoSpacing"/>
              <w:jc w:val="left"/>
              <w:rPr>
                <w:sz w:val="14"/>
                <w:szCs w:val="14"/>
              </w:rPr>
            </w:pPr>
            <w:r w:rsidRPr="007677D0">
              <w:rPr>
                <w:sz w:val="14"/>
                <w:szCs w:val="14"/>
              </w:rPr>
              <w:t>799 (20.9%)</w:t>
            </w:r>
          </w:p>
        </w:tc>
      </w:tr>
      <w:tr w:rsidR="00B82F06" w:rsidRPr="007677D0" w14:paraId="331B312E" w14:textId="77777777" w:rsidTr="00AD44A5">
        <w:trPr>
          <w:trHeight w:val="20"/>
        </w:trPr>
        <w:tc>
          <w:tcPr>
            <w:tcW w:w="2268" w:type="dxa"/>
            <w:vMerge/>
            <w:tcBorders>
              <w:left w:val="nil"/>
              <w:right w:val="nil"/>
            </w:tcBorders>
            <w:noWrap/>
            <w:hideMark/>
          </w:tcPr>
          <w:p w14:paraId="35E0C3C2"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AC2CBF0" w14:textId="77777777" w:rsidR="00B82F06" w:rsidRPr="007677D0" w:rsidRDefault="00B82F06" w:rsidP="007D5AAD">
            <w:pPr>
              <w:pStyle w:val="NoSpacing"/>
              <w:jc w:val="left"/>
              <w:rPr>
                <w:sz w:val="14"/>
                <w:szCs w:val="14"/>
              </w:rPr>
            </w:pPr>
            <w:r w:rsidRPr="007677D0">
              <w:rPr>
                <w:sz w:val="14"/>
                <w:szCs w:val="14"/>
              </w:rPr>
              <w:t>Maternal</w:t>
            </w:r>
          </w:p>
        </w:tc>
        <w:tc>
          <w:tcPr>
            <w:tcW w:w="1134" w:type="dxa"/>
            <w:tcBorders>
              <w:top w:val="nil"/>
              <w:left w:val="nil"/>
              <w:bottom w:val="nil"/>
              <w:right w:val="nil"/>
            </w:tcBorders>
            <w:noWrap/>
            <w:hideMark/>
          </w:tcPr>
          <w:p w14:paraId="6E165D39" w14:textId="77777777" w:rsidR="00B82F06" w:rsidRPr="007677D0" w:rsidRDefault="00B82F06" w:rsidP="007D5AAD">
            <w:pPr>
              <w:pStyle w:val="NoSpacing"/>
              <w:jc w:val="left"/>
              <w:rPr>
                <w:sz w:val="14"/>
                <w:szCs w:val="14"/>
              </w:rPr>
            </w:pPr>
            <w:r w:rsidRPr="007677D0">
              <w:rPr>
                <w:sz w:val="14"/>
                <w:szCs w:val="14"/>
              </w:rPr>
              <w:t>53.5% of 243</w:t>
            </w:r>
          </w:p>
        </w:tc>
        <w:tc>
          <w:tcPr>
            <w:tcW w:w="1174" w:type="dxa"/>
            <w:tcBorders>
              <w:top w:val="nil"/>
              <w:left w:val="nil"/>
              <w:bottom w:val="nil"/>
              <w:right w:val="nil"/>
            </w:tcBorders>
            <w:noWrap/>
            <w:hideMark/>
          </w:tcPr>
          <w:p w14:paraId="6B0345E5" w14:textId="77777777" w:rsidR="00B82F06" w:rsidRPr="007677D0" w:rsidRDefault="00B82F06" w:rsidP="007D5AAD">
            <w:pPr>
              <w:pStyle w:val="NoSpacing"/>
              <w:jc w:val="left"/>
              <w:rPr>
                <w:sz w:val="14"/>
                <w:szCs w:val="14"/>
              </w:rPr>
            </w:pPr>
            <w:r w:rsidRPr="007677D0">
              <w:rPr>
                <w:sz w:val="14"/>
                <w:szCs w:val="14"/>
              </w:rPr>
              <w:t>130 (100%)</w:t>
            </w:r>
          </w:p>
        </w:tc>
        <w:tc>
          <w:tcPr>
            <w:tcW w:w="1091" w:type="dxa"/>
            <w:tcBorders>
              <w:top w:val="nil"/>
              <w:left w:val="nil"/>
              <w:bottom w:val="nil"/>
              <w:right w:val="nil"/>
            </w:tcBorders>
            <w:noWrap/>
            <w:hideMark/>
          </w:tcPr>
          <w:p w14:paraId="779D5B7F" w14:textId="5518147D" w:rsidR="00B82F06" w:rsidRPr="007677D0" w:rsidRDefault="00B82F06"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6ACC1A55" w14:textId="77777777" w:rsidR="00B82F06" w:rsidRPr="007677D0" w:rsidRDefault="00B82F06" w:rsidP="007D5AAD">
            <w:pPr>
              <w:pStyle w:val="NoSpacing"/>
              <w:jc w:val="left"/>
              <w:rPr>
                <w:sz w:val="14"/>
                <w:szCs w:val="14"/>
              </w:rPr>
            </w:pPr>
            <w:r w:rsidRPr="007677D0">
              <w:rPr>
                <w:sz w:val="14"/>
                <w:szCs w:val="14"/>
              </w:rPr>
              <w:t>130 (3.4%)</w:t>
            </w:r>
          </w:p>
        </w:tc>
      </w:tr>
      <w:tr w:rsidR="009045F5" w:rsidRPr="007677D0" w14:paraId="07010F14" w14:textId="77777777" w:rsidTr="00AD44A5">
        <w:trPr>
          <w:trHeight w:val="20"/>
        </w:trPr>
        <w:tc>
          <w:tcPr>
            <w:tcW w:w="2268" w:type="dxa"/>
            <w:vMerge/>
            <w:tcBorders>
              <w:left w:val="nil"/>
              <w:right w:val="nil"/>
            </w:tcBorders>
            <w:noWrap/>
            <w:hideMark/>
          </w:tcPr>
          <w:p w14:paraId="353A86C1"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21507A2C" w14:textId="7B137EA8" w:rsidR="009045F5" w:rsidRPr="007677D0" w:rsidRDefault="009045F5" w:rsidP="007D5AAD">
            <w:pPr>
              <w:pStyle w:val="NoSpacing"/>
              <w:jc w:val="left"/>
              <w:rPr>
                <w:sz w:val="14"/>
                <w:szCs w:val="14"/>
              </w:rPr>
            </w:pPr>
            <w:r w:rsidRPr="007677D0">
              <w:rPr>
                <w:sz w:val="14"/>
                <w:szCs w:val="14"/>
              </w:rPr>
              <w:t>Other</w:t>
            </w:r>
            <w:r w:rsidR="00464B07" w:rsidRPr="007677D0">
              <w:rPr>
                <w:sz w:val="14"/>
                <w:szCs w:val="14"/>
              </w:rPr>
              <w:t xml:space="preserve"> </w:t>
            </w:r>
            <w:r w:rsidRPr="007677D0">
              <w:rPr>
                <w:sz w:val="14"/>
                <w:szCs w:val="14"/>
              </w:rPr>
              <w:t>Cardiovascular</w:t>
            </w:r>
          </w:p>
        </w:tc>
        <w:tc>
          <w:tcPr>
            <w:tcW w:w="1134" w:type="dxa"/>
            <w:tcBorders>
              <w:top w:val="nil"/>
              <w:left w:val="nil"/>
              <w:bottom w:val="nil"/>
              <w:right w:val="nil"/>
            </w:tcBorders>
            <w:noWrap/>
            <w:hideMark/>
          </w:tcPr>
          <w:p w14:paraId="276BBE95" w14:textId="77777777" w:rsidR="009045F5" w:rsidRPr="007677D0" w:rsidRDefault="009045F5" w:rsidP="007D5AAD">
            <w:pPr>
              <w:pStyle w:val="NoSpacing"/>
              <w:jc w:val="left"/>
              <w:rPr>
                <w:sz w:val="14"/>
                <w:szCs w:val="14"/>
              </w:rPr>
            </w:pPr>
            <w:r w:rsidRPr="007677D0">
              <w:rPr>
                <w:sz w:val="14"/>
                <w:szCs w:val="14"/>
              </w:rPr>
              <w:t>41.5% of 258</w:t>
            </w:r>
          </w:p>
        </w:tc>
        <w:tc>
          <w:tcPr>
            <w:tcW w:w="1174" w:type="dxa"/>
            <w:tcBorders>
              <w:top w:val="nil"/>
              <w:left w:val="nil"/>
              <w:bottom w:val="nil"/>
              <w:right w:val="nil"/>
            </w:tcBorders>
            <w:noWrap/>
            <w:hideMark/>
          </w:tcPr>
          <w:p w14:paraId="6B7B1060" w14:textId="77777777" w:rsidR="009045F5" w:rsidRPr="007677D0" w:rsidRDefault="009045F5" w:rsidP="007D5AAD">
            <w:pPr>
              <w:pStyle w:val="NoSpacing"/>
              <w:jc w:val="left"/>
              <w:rPr>
                <w:sz w:val="14"/>
                <w:szCs w:val="14"/>
              </w:rPr>
            </w:pPr>
            <w:r w:rsidRPr="007677D0">
              <w:rPr>
                <w:sz w:val="14"/>
                <w:szCs w:val="14"/>
              </w:rPr>
              <w:t>59 (55.1%)</w:t>
            </w:r>
          </w:p>
        </w:tc>
        <w:tc>
          <w:tcPr>
            <w:tcW w:w="1091" w:type="dxa"/>
            <w:tcBorders>
              <w:top w:val="nil"/>
              <w:left w:val="nil"/>
              <w:bottom w:val="nil"/>
              <w:right w:val="nil"/>
            </w:tcBorders>
            <w:noWrap/>
            <w:hideMark/>
          </w:tcPr>
          <w:p w14:paraId="6B302031" w14:textId="77777777" w:rsidR="009045F5" w:rsidRPr="007677D0" w:rsidRDefault="009045F5" w:rsidP="007D5AAD">
            <w:pPr>
              <w:pStyle w:val="NoSpacing"/>
              <w:jc w:val="left"/>
              <w:rPr>
                <w:sz w:val="14"/>
                <w:szCs w:val="14"/>
              </w:rPr>
            </w:pPr>
            <w:r w:rsidRPr="007677D0">
              <w:rPr>
                <w:sz w:val="14"/>
                <w:szCs w:val="14"/>
              </w:rPr>
              <w:t>48 (44.9%)</w:t>
            </w:r>
          </w:p>
        </w:tc>
        <w:tc>
          <w:tcPr>
            <w:tcW w:w="1091" w:type="dxa"/>
            <w:tcBorders>
              <w:top w:val="nil"/>
              <w:left w:val="nil"/>
              <w:bottom w:val="nil"/>
              <w:right w:val="nil"/>
            </w:tcBorders>
            <w:noWrap/>
            <w:hideMark/>
          </w:tcPr>
          <w:p w14:paraId="304FF89B" w14:textId="77777777" w:rsidR="009045F5" w:rsidRPr="007677D0" w:rsidRDefault="009045F5" w:rsidP="007D5AAD">
            <w:pPr>
              <w:pStyle w:val="NoSpacing"/>
              <w:jc w:val="left"/>
              <w:rPr>
                <w:sz w:val="14"/>
                <w:szCs w:val="14"/>
              </w:rPr>
            </w:pPr>
            <w:r w:rsidRPr="007677D0">
              <w:rPr>
                <w:sz w:val="14"/>
                <w:szCs w:val="14"/>
              </w:rPr>
              <w:t>107 (2.8%)</w:t>
            </w:r>
          </w:p>
        </w:tc>
      </w:tr>
      <w:tr w:rsidR="009045F5" w:rsidRPr="007677D0" w14:paraId="4BC8E0BA" w14:textId="77777777" w:rsidTr="00AD44A5">
        <w:trPr>
          <w:trHeight w:val="20"/>
        </w:trPr>
        <w:tc>
          <w:tcPr>
            <w:tcW w:w="2268" w:type="dxa"/>
            <w:vMerge/>
            <w:tcBorders>
              <w:left w:val="nil"/>
              <w:right w:val="nil"/>
            </w:tcBorders>
            <w:noWrap/>
            <w:hideMark/>
          </w:tcPr>
          <w:p w14:paraId="59714EC4"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6AE78AC5" w14:textId="5207BE90" w:rsidR="009045F5" w:rsidRPr="007677D0" w:rsidRDefault="009045F5" w:rsidP="007D5AAD">
            <w:pPr>
              <w:pStyle w:val="NoSpacing"/>
              <w:jc w:val="left"/>
              <w:rPr>
                <w:sz w:val="14"/>
                <w:szCs w:val="14"/>
              </w:rPr>
            </w:pPr>
            <w:r w:rsidRPr="007677D0">
              <w:rPr>
                <w:sz w:val="14"/>
                <w:szCs w:val="14"/>
              </w:rPr>
              <w:t>Other</w:t>
            </w:r>
            <w:r w:rsidR="00464B07" w:rsidRPr="007677D0">
              <w:rPr>
                <w:sz w:val="14"/>
                <w:szCs w:val="14"/>
              </w:rPr>
              <w:t xml:space="preserve"> </w:t>
            </w:r>
            <w:r w:rsidRPr="007677D0">
              <w:rPr>
                <w:sz w:val="14"/>
                <w:szCs w:val="14"/>
              </w:rPr>
              <w:t>Noncommunicable</w:t>
            </w:r>
          </w:p>
        </w:tc>
        <w:tc>
          <w:tcPr>
            <w:tcW w:w="1134" w:type="dxa"/>
            <w:tcBorders>
              <w:top w:val="nil"/>
              <w:left w:val="nil"/>
              <w:bottom w:val="nil"/>
              <w:right w:val="nil"/>
            </w:tcBorders>
            <w:noWrap/>
            <w:hideMark/>
          </w:tcPr>
          <w:p w14:paraId="4FC3920A" w14:textId="77777777" w:rsidR="009045F5" w:rsidRPr="007677D0" w:rsidRDefault="009045F5" w:rsidP="007D5AAD">
            <w:pPr>
              <w:pStyle w:val="NoSpacing"/>
              <w:jc w:val="left"/>
              <w:rPr>
                <w:sz w:val="14"/>
                <w:szCs w:val="14"/>
              </w:rPr>
            </w:pPr>
            <w:r w:rsidRPr="007677D0">
              <w:rPr>
                <w:sz w:val="14"/>
                <w:szCs w:val="14"/>
              </w:rPr>
              <w:t>49.2% of 841</w:t>
            </w:r>
          </w:p>
        </w:tc>
        <w:tc>
          <w:tcPr>
            <w:tcW w:w="1174" w:type="dxa"/>
            <w:tcBorders>
              <w:top w:val="nil"/>
              <w:left w:val="nil"/>
              <w:bottom w:val="nil"/>
              <w:right w:val="nil"/>
            </w:tcBorders>
            <w:noWrap/>
            <w:hideMark/>
          </w:tcPr>
          <w:p w14:paraId="1CC667D2" w14:textId="77777777" w:rsidR="009045F5" w:rsidRPr="007677D0" w:rsidRDefault="009045F5" w:rsidP="007D5AAD">
            <w:pPr>
              <w:pStyle w:val="NoSpacing"/>
              <w:jc w:val="left"/>
              <w:rPr>
                <w:sz w:val="14"/>
                <w:szCs w:val="14"/>
              </w:rPr>
            </w:pPr>
            <w:r w:rsidRPr="007677D0">
              <w:rPr>
                <w:sz w:val="14"/>
                <w:szCs w:val="14"/>
              </w:rPr>
              <w:t>160 (38.6%)</w:t>
            </w:r>
          </w:p>
        </w:tc>
        <w:tc>
          <w:tcPr>
            <w:tcW w:w="1091" w:type="dxa"/>
            <w:tcBorders>
              <w:top w:val="nil"/>
              <w:left w:val="nil"/>
              <w:bottom w:val="nil"/>
              <w:right w:val="nil"/>
            </w:tcBorders>
            <w:noWrap/>
            <w:hideMark/>
          </w:tcPr>
          <w:p w14:paraId="0289A322" w14:textId="77777777" w:rsidR="009045F5" w:rsidRPr="007677D0" w:rsidRDefault="009045F5" w:rsidP="007D5AAD">
            <w:pPr>
              <w:pStyle w:val="NoSpacing"/>
              <w:jc w:val="left"/>
              <w:rPr>
                <w:sz w:val="14"/>
                <w:szCs w:val="14"/>
              </w:rPr>
            </w:pPr>
            <w:r w:rsidRPr="007677D0">
              <w:rPr>
                <w:sz w:val="14"/>
                <w:szCs w:val="14"/>
              </w:rPr>
              <w:t>254 (61.4%)</w:t>
            </w:r>
          </w:p>
        </w:tc>
        <w:tc>
          <w:tcPr>
            <w:tcW w:w="1091" w:type="dxa"/>
            <w:tcBorders>
              <w:top w:val="nil"/>
              <w:left w:val="nil"/>
              <w:bottom w:val="nil"/>
              <w:right w:val="nil"/>
            </w:tcBorders>
            <w:noWrap/>
            <w:hideMark/>
          </w:tcPr>
          <w:p w14:paraId="7543F989" w14:textId="77777777" w:rsidR="009045F5" w:rsidRPr="007677D0" w:rsidRDefault="009045F5" w:rsidP="007D5AAD">
            <w:pPr>
              <w:pStyle w:val="NoSpacing"/>
              <w:jc w:val="left"/>
              <w:rPr>
                <w:sz w:val="14"/>
                <w:szCs w:val="14"/>
              </w:rPr>
            </w:pPr>
            <w:r w:rsidRPr="007677D0">
              <w:rPr>
                <w:sz w:val="14"/>
                <w:szCs w:val="14"/>
              </w:rPr>
              <w:t>414 (10.8%)</w:t>
            </w:r>
          </w:p>
        </w:tc>
      </w:tr>
      <w:tr w:rsidR="00B82F06" w:rsidRPr="007677D0" w14:paraId="73078BCF" w14:textId="77777777" w:rsidTr="00AD44A5">
        <w:trPr>
          <w:trHeight w:val="20"/>
        </w:trPr>
        <w:tc>
          <w:tcPr>
            <w:tcW w:w="2268" w:type="dxa"/>
            <w:vMerge/>
            <w:tcBorders>
              <w:left w:val="nil"/>
              <w:right w:val="nil"/>
            </w:tcBorders>
            <w:noWrap/>
            <w:hideMark/>
          </w:tcPr>
          <w:p w14:paraId="1696CF2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3296ABB8" w14:textId="77777777" w:rsidR="00B82F06" w:rsidRPr="007677D0" w:rsidRDefault="00B82F06" w:rsidP="007D5AAD">
            <w:pPr>
              <w:pStyle w:val="NoSpacing"/>
              <w:jc w:val="left"/>
              <w:rPr>
                <w:sz w:val="14"/>
                <w:szCs w:val="14"/>
              </w:rPr>
            </w:pPr>
            <w:r w:rsidRPr="007677D0">
              <w:rPr>
                <w:sz w:val="14"/>
                <w:szCs w:val="14"/>
              </w:rPr>
              <w:t>Other Injuries</w:t>
            </w:r>
          </w:p>
        </w:tc>
        <w:tc>
          <w:tcPr>
            <w:tcW w:w="1134" w:type="dxa"/>
            <w:tcBorders>
              <w:top w:val="nil"/>
              <w:left w:val="nil"/>
              <w:bottom w:val="nil"/>
              <w:right w:val="nil"/>
            </w:tcBorders>
            <w:noWrap/>
            <w:hideMark/>
          </w:tcPr>
          <w:p w14:paraId="5946786D" w14:textId="77777777" w:rsidR="00B82F06" w:rsidRPr="007677D0" w:rsidRDefault="00B82F06" w:rsidP="007D5AAD">
            <w:pPr>
              <w:pStyle w:val="NoSpacing"/>
              <w:jc w:val="left"/>
              <w:rPr>
                <w:sz w:val="14"/>
                <w:szCs w:val="14"/>
              </w:rPr>
            </w:pPr>
            <w:r w:rsidRPr="007677D0">
              <w:rPr>
                <w:sz w:val="14"/>
                <w:szCs w:val="14"/>
              </w:rPr>
              <w:t>72.1% of 495</w:t>
            </w:r>
          </w:p>
        </w:tc>
        <w:tc>
          <w:tcPr>
            <w:tcW w:w="1174" w:type="dxa"/>
            <w:tcBorders>
              <w:top w:val="nil"/>
              <w:left w:val="nil"/>
              <w:bottom w:val="nil"/>
              <w:right w:val="nil"/>
            </w:tcBorders>
            <w:noWrap/>
            <w:hideMark/>
          </w:tcPr>
          <w:p w14:paraId="7F86CB7B" w14:textId="77777777" w:rsidR="00B82F06" w:rsidRPr="007677D0" w:rsidRDefault="00B82F06" w:rsidP="007D5AAD">
            <w:pPr>
              <w:pStyle w:val="NoSpacing"/>
              <w:jc w:val="left"/>
              <w:rPr>
                <w:sz w:val="14"/>
                <w:szCs w:val="14"/>
              </w:rPr>
            </w:pPr>
            <w:r w:rsidRPr="007677D0">
              <w:rPr>
                <w:sz w:val="14"/>
                <w:szCs w:val="14"/>
              </w:rPr>
              <w:t>83 (23.2%)</w:t>
            </w:r>
          </w:p>
        </w:tc>
        <w:tc>
          <w:tcPr>
            <w:tcW w:w="1091" w:type="dxa"/>
            <w:tcBorders>
              <w:top w:val="nil"/>
              <w:left w:val="nil"/>
              <w:bottom w:val="nil"/>
              <w:right w:val="nil"/>
            </w:tcBorders>
            <w:noWrap/>
            <w:hideMark/>
          </w:tcPr>
          <w:p w14:paraId="71391E60" w14:textId="77777777" w:rsidR="00B82F06" w:rsidRPr="007677D0" w:rsidRDefault="00B82F06" w:rsidP="007D5AAD">
            <w:pPr>
              <w:pStyle w:val="NoSpacing"/>
              <w:jc w:val="left"/>
              <w:rPr>
                <w:sz w:val="14"/>
                <w:szCs w:val="14"/>
              </w:rPr>
            </w:pPr>
            <w:r w:rsidRPr="007677D0">
              <w:rPr>
                <w:sz w:val="14"/>
                <w:szCs w:val="14"/>
              </w:rPr>
              <w:t>274 (76.8%)</w:t>
            </w:r>
          </w:p>
        </w:tc>
        <w:tc>
          <w:tcPr>
            <w:tcW w:w="1091" w:type="dxa"/>
            <w:tcBorders>
              <w:top w:val="nil"/>
              <w:left w:val="nil"/>
              <w:bottom w:val="nil"/>
              <w:right w:val="nil"/>
            </w:tcBorders>
            <w:noWrap/>
            <w:hideMark/>
          </w:tcPr>
          <w:p w14:paraId="374F29E8" w14:textId="77777777" w:rsidR="00B82F06" w:rsidRPr="007677D0" w:rsidRDefault="00B82F06" w:rsidP="007D5AAD">
            <w:pPr>
              <w:pStyle w:val="NoSpacing"/>
              <w:jc w:val="left"/>
              <w:rPr>
                <w:sz w:val="14"/>
                <w:szCs w:val="14"/>
              </w:rPr>
            </w:pPr>
            <w:r w:rsidRPr="007677D0">
              <w:rPr>
                <w:sz w:val="14"/>
                <w:szCs w:val="14"/>
              </w:rPr>
              <w:t>357 (9.3%)</w:t>
            </w:r>
          </w:p>
        </w:tc>
      </w:tr>
      <w:tr w:rsidR="00B82F06" w:rsidRPr="007677D0" w14:paraId="12E824CB" w14:textId="77777777" w:rsidTr="00AD44A5">
        <w:trPr>
          <w:trHeight w:val="20"/>
        </w:trPr>
        <w:tc>
          <w:tcPr>
            <w:tcW w:w="2268" w:type="dxa"/>
            <w:vMerge/>
            <w:tcBorders>
              <w:left w:val="nil"/>
              <w:right w:val="nil"/>
            </w:tcBorders>
            <w:noWrap/>
            <w:hideMark/>
          </w:tcPr>
          <w:p w14:paraId="038B7EF0"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9915E89" w14:textId="77777777" w:rsidR="00B82F06" w:rsidRPr="007677D0" w:rsidRDefault="00B82F06" w:rsidP="007D5AAD">
            <w:pPr>
              <w:pStyle w:val="NoSpacing"/>
              <w:jc w:val="left"/>
              <w:rPr>
                <w:sz w:val="14"/>
                <w:szCs w:val="14"/>
              </w:rPr>
            </w:pPr>
            <w:r w:rsidRPr="007677D0">
              <w:rPr>
                <w:sz w:val="14"/>
                <w:szCs w:val="14"/>
              </w:rPr>
              <w:t>Pneumonia</w:t>
            </w:r>
          </w:p>
        </w:tc>
        <w:tc>
          <w:tcPr>
            <w:tcW w:w="1134" w:type="dxa"/>
            <w:tcBorders>
              <w:top w:val="nil"/>
              <w:left w:val="nil"/>
              <w:bottom w:val="nil"/>
              <w:right w:val="nil"/>
            </w:tcBorders>
            <w:noWrap/>
            <w:hideMark/>
          </w:tcPr>
          <w:p w14:paraId="78E45AB9" w14:textId="77777777" w:rsidR="00B82F06" w:rsidRPr="007677D0" w:rsidRDefault="00B82F06" w:rsidP="007D5AAD">
            <w:pPr>
              <w:pStyle w:val="NoSpacing"/>
              <w:jc w:val="left"/>
              <w:rPr>
                <w:sz w:val="14"/>
                <w:szCs w:val="14"/>
              </w:rPr>
            </w:pPr>
            <w:r w:rsidRPr="007677D0">
              <w:rPr>
                <w:sz w:val="14"/>
                <w:szCs w:val="14"/>
              </w:rPr>
              <w:t>34.3% of 306</w:t>
            </w:r>
          </w:p>
        </w:tc>
        <w:tc>
          <w:tcPr>
            <w:tcW w:w="1174" w:type="dxa"/>
            <w:tcBorders>
              <w:top w:val="nil"/>
              <w:left w:val="nil"/>
              <w:bottom w:val="nil"/>
              <w:right w:val="nil"/>
            </w:tcBorders>
            <w:noWrap/>
            <w:hideMark/>
          </w:tcPr>
          <w:p w14:paraId="6B796ACF" w14:textId="77777777" w:rsidR="00B82F06" w:rsidRPr="007677D0" w:rsidRDefault="00B82F06" w:rsidP="007D5AAD">
            <w:pPr>
              <w:pStyle w:val="NoSpacing"/>
              <w:jc w:val="left"/>
              <w:rPr>
                <w:sz w:val="14"/>
                <w:szCs w:val="14"/>
              </w:rPr>
            </w:pPr>
            <w:r w:rsidRPr="007677D0">
              <w:rPr>
                <w:sz w:val="14"/>
                <w:szCs w:val="14"/>
              </w:rPr>
              <w:t>48 (45.7%)</w:t>
            </w:r>
          </w:p>
        </w:tc>
        <w:tc>
          <w:tcPr>
            <w:tcW w:w="1091" w:type="dxa"/>
            <w:tcBorders>
              <w:top w:val="nil"/>
              <w:left w:val="nil"/>
              <w:bottom w:val="nil"/>
              <w:right w:val="nil"/>
            </w:tcBorders>
            <w:noWrap/>
            <w:hideMark/>
          </w:tcPr>
          <w:p w14:paraId="2C036DED" w14:textId="77777777" w:rsidR="00B82F06" w:rsidRPr="007677D0" w:rsidRDefault="00B82F06" w:rsidP="007D5AAD">
            <w:pPr>
              <w:pStyle w:val="NoSpacing"/>
              <w:jc w:val="left"/>
              <w:rPr>
                <w:sz w:val="14"/>
                <w:szCs w:val="14"/>
              </w:rPr>
            </w:pPr>
            <w:r w:rsidRPr="007677D0">
              <w:rPr>
                <w:sz w:val="14"/>
                <w:szCs w:val="14"/>
              </w:rPr>
              <w:t>57 (54.3%)</w:t>
            </w:r>
          </w:p>
        </w:tc>
        <w:tc>
          <w:tcPr>
            <w:tcW w:w="1091" w:type="dxa"/>
            <w:tcBorders>
              <w:top w:val="nil"/>
              <w:left w:val="nil"/>
              <w:bottom w:val="nil"/>
              <w:right w:val="nil"/>
            </w:tcBorders>
            <w:noWrap/>
            <w:hideMark/>
          </w:tcPr>
          <w:p w14:paraId="1A9CF823" w14:textId="77777777" w:rsidR="00B82F06" w:rsidRPr="007677D0" w:rsidRDefault="00B82F06" w:rsidP="007D5AAD">
            <w:pPr>
              <w:pStyle w:val="NoSpacing"/>
              <w:jc w:val="left"/>
              <w:rPr>
                <w:sz w:val="14"/>
                <w:szCs w:val="14"/>
              </w:rPr>
            </w:pPr>
            <w:r w:rsidRPr="007677D0">
              <w:rPr>
                <w:sz w:val="14"/>
                <w:szCs w:val="14"/>
              </w:rPr>
              <w:t>105 (2.7%)</w:t>
            </w:r>
          </w:p>
        </w:tc>
      </w:tr>
      <w:tr w:rsidR="009045F5" w:rsidRPr="007677D0" w14:paraId="0DA73E55" w14:textId="77777777" w:rsidTr="00AD44A5">
        <w:trPr>
          <w:trHeight w:val="20"/>
        </w:trPr>
        <w:tc>
          <w:tcPr>
            <w:tcW w:w="2268" w:type="dxa"/>
            <w:vMerge/>
            <w:tcBorders>
              <w:left w:val="nil"/>
              <w:right w:val="nil"/>
            </w:tcBorders>
            <w:noWrap/>
            <w:hideMark/>
          </w:tcPr>
          <w:p w14:paraId="6ED83D8F" w14:textId="77777777" w:rsidR="009045F5" w:rsidRPr="007677D0" w:rsidRDefault="009045F5" w:rsidP="00041845">
            <w:pPr>
              <w:pStyle w:val="NoSpacing"/>
              <w:rPr>
                <w:sz w:val="14"/>
                <w:szCs w:val="14"/>
              </w:rPr>
            </w:pPr>
          </w:p>
        </w:tc>
        <w:tc>
          <w:tcPr>
            <w:tcW w:w="2268" w:type="dxa"/>
            <w:tcBorders>
              <w:top w:val="nil"/>
              <w:left w:val="nil"/>
              <w:right w:val="nil"/>
            </w:tcBorders>
            <w:noWrap/>
            <w:hideMark/>
          </w:tcPr>
          <w:p w14:paraId="78BE9187" w14:textId="57C4400D" w:rsidR="009045F5" w:rsidRPr="007677D0" w:rsidRDefault="009045F5" w:rsidP="007D5AAD">
            <w:pPr>
              <w:pStyle w:val="NoSpacing"/>
              <w:jc w:val="left"/>
              <w:rPr>
                <w:sz w:val="14"/>
                <w:szCs w:val="14"/>
              </w:rPr>
            </w:pPr>
            <w:r w:rsidRPr="007677D0">
              <w:rPr>
                <w:sz w:val="14"/>
                <w:szCs w:val="14"/>
              </w:rPr>
              <w:t>Road/Transport</w:t>
            </w:r>
            <w:r w:rsidR="00464B07" w:rsidRPr="007677D0">
              <w:rPr>
                <w:sz w:val="14"/>
                <w:szCs w:val="14"/>
              </w:rPr>
              <w:t xml:space="preserve"> </w:t>
            </w:r>
            <w:r w:rsidRPr="007677D0">
              <w:rPr>
                <w:sz w:val="14"/>
                <w:szCs w:val="14"/>
              </w:rPr>
              <w:t>Injuries</w:t>
            </w:r>
          </w:p>
        </w:tc>
        <w:tc>
          <w:tcPr>
            <w:tcW w:w="1134" w:type="dxa"/>
            <w:tcBorders>
              <w:top w:val="nil"/>
              <w:left w:val="nil"/>
              <w:bottom w:val="nil"/>
              <w:right w:val="nil"/>
            </w:tcBorders>
            <w:noWrap/>
            <w:hideMark/>
          </w:tcPr>
          <w:p w14:paraId="41E1EE8A" w14:textId="77777777" w:rsidR="009045F5" w:rsidRPr="007677D0" w:rsidRDefault="009045F5" w:rsidP="007D5AAD">
            <w:pPr>
              <w:pStyle w:val="NoSpacing"/>
              <w:jc w:val="left"/>
              <w:rPr>
                <w:sz w:val="14"/>
                <w:szCs w:val="14"/>
              </w:rPr>
            </w:pPr>
            <w:r w:rsidRPr="007677D0">
              <w:rPr>
                <w:sz w:val="14"/>
                <w:szCs w:val="14"/>
              </w:rPr>
              <w:t>75.1% of 334</w:t>
            </w:r>
          </w:p>
        </w:tc>
        <w:tc>
          <w:tcPr>
            <w:tcW w:w="1174" w:type="dxa"/>
            <w:tcBorders>
              <w:top w:val="nil"/>
              <w:left w:val="nil"/>
              <w:bottom w:val="nil"/>
              <w:right w:val="nil"/>
            </w:tcBorders>
            <w:noWrap/>
            <w:hideMark/>
          </w:tcPr>
          <w:p w14:paraId="1388FFC6" w14:textId="77777777" w:rsidR="009045F5" w:rsidRPr="007677D0" w:rsidRDefault="009045F5" w:rsidP="007D5AAD">
            <w:pPr>
              <w:pStyle w:val="NoSpacing"/>
              <w:jc w:val="left"/>
              <w:rPr>
                <w:sz w:val="14"/>
                <w:szCs w:val="14"/>
              </w:rPr>
            </w:pPr>
            <w:r w:rsidRPr="007677D0">
              <w:rPr>
                <w:sz w:val="14"/>
                <w:szCs w:val="14"/>
              </w:rPr>
              <w:t>73 (29.1%)</w:t>
            </w:r>
          </w:p>
        </w:tc>
        <w:tc>
          <w:tcPr>
            <w:tcW w:w="1091" w:type="dxa"/>
            <w:tcBorders>
              <w:top w:val="nil"/>
              <w:left w:val="nil"/>
              <w:bottom w:val="nil"/>
              <w:right w:val="nil"/>
            </w:tcBorders>
            <w:noWrap/>
            <w:hideMark/>
          </w:tcPr>
          <w:p w14:paraId="09C90807" w14:textId="77777777" w:rsidR="009045F5" w:rsidRPr="007677D0" w:rsidRDefault="009045F5" w:rsidP="007D5AAD">
            <w:pPr>
              <w:pStyle w:val="NoSpacing"/>
              <w:jc w:val="left"/>
              <w:rPr>
                <w:sz w:val="14"/>
                <w:szCs w:val="14"/>
              </w:rPr>
            </w:pPr>
            <w:r w:rsidRPr="007677D0">
              <w:rPr>
                <w:sz w:val="14"/>
                <w:szCs w:val="14"/>
              </w:rPr>
              <w:t>178 (70.9%)</w:t>
            </w:r>
          </w:p>
        </w:tc>
        <w:tc>
          <w:tcPr>
            <w:tcW w:w="1091" w:type="dxa"/>
            <w:tcBorders>
              <w:top w:val="nil"/>
              <w:left w:val="nil"/>
              <w:bottom w:val="nil"/>
              <w:right w:val="nil"/>
            </w:tcBorders>
            <w:noWrap/>
            <w:hideMark/>
          </w:tcPr>
          <w:p w14:paraId="0045B7C2" w14:textId="77777777" w:rsidR="009045F5" w:rsidRPr="007677D0" w:rsidRDefault="009045F5" w:rsidP="007D5AAD">
            <w:pPr>
              <w:pStyle w:val="NoSpacing"/>
              <w:jc w:val="left"/>
              <w:rPr>
                <w:sz w:val="14"/>
                <w:szCs w:val="14"/>
              </w:rPr>
            </w:pPr>
            <w:r w:rsidRPr="007677D0">
              <w:rPr>
                <w:sz w:val="14"/>
                <w:szCs w:val="14"/>
              </w:rPr>
              <w:t>251 (6.6%)</w:t>
            </w:r>
          </w:p>
        </w:tc>
      </w:tr>
      <w:tr w:rsidR="00B82F06" w:rsidRPr="007677D0" w14:paraId="00FEF582" w14:textId="77777777" w:rsidTr="00AD44A5">
        <w:trPr>
          <w:trHeight w:val="20"/>
        </w:trPr>
        <w:tc>
          <w:tcPr>
            <w:tcW w:w="2268" w:type="dxa"/>
            <w:vMerge/>
            <w:tcBorders>
              <w:left w:val="nil"/>
              <w:right w:val="nil"/>
            </w:tcBorders>
            <w:noWrap/>
            <w:hideMark/>
          </w:tcPr>
          <w:p w14:paraId="7210712A"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BD2571C" w14:textId="77777777" w:rsidR="00B82F06" w:rsidRPr="007677D0" w:rsidRDefault="00B82F06" w:rsidP="007D5AAD">
            <w:pPr>
              <w:pStyle w:val="NoSpacing"/>
              <w:jc w:val="left"/>
              <w:rPr>
                <w:sz w:val="14"/>
                <w:szCs w:val="14"/>
              </w:rPr>
            </w:pPr>
            <w:r w:rsidRPr="007677D0">
              <w:rPr>
                <w:sz w:val="14"/>
                <w:szCs w:val="14"/>
              </w:rPr>
              <w:t>Stroke</w:t>
            </w:r>
          </w:p>
        </w:tc>
        <w:tc>
          <w:tcPr>
            <w:tcW w:w="1134" w:type="dxa"/>
            <w:tcBorders>
              <w:top w:val="nil"/>
              <w:left w:val="nil"/>
              <w:bottom w:val="nil"/>
              <w:right w:val="nil"/>
            </w:tcBorders>
            <w:noWrap/>
            <w:hideMark/>
          </w:tcPr>
          <w:p w14:paraId="4F64BAF1" w14:textId="77777777" w:rsidR="00B82F06" w:rsidRPr="007677D0" w:rsidRDefault="00B82F06" w:rsidP="007D5AAD">
            <w:pPr>
              <w:pStyle w:val="NoSpacing"/>
              <w:jc w:val="left"/>
              <w:rPr>
                <w:sz w:val="14"/>
                <w:szCs w:val="14"/>
              </w:rPr>
            </w:pPr>
            <w:r w:rsidRPr="007677D0">
              <w:rPr>
                <w:sz w:val="14"/>
                <w:szCs w:val="14"/>
              </w:rPr>
              <w:t>66.5% of 498</w:t>
            </w:r>
          </w:p>
        </w:tc>
        <w:tc>
          <w:tcPr>
            <w:tcW w:w="1174" w:type="dxa"/>
            <w:tcBorders>
              <w:top w:val="nil"/>
              <w:left w:val="nil"/>
              <w:bottom w:val="nil"/>
              <w:right w:val="nil"/>
            </w:tcBorders>
            <w:noWrap/>
            <w:hideMark/>
          </w:tcPr>
          <w:p w14:paraId="66648D6F" w14:textId="77777777" w:rsidR="00B82F06" w:rsidRPr="007677D0" w:rsidRDefault="00B82F06" w:rsidP="007D5AAD">
            <w:pPr>
              <w:pStyle w:val="NoSpacing"/>
              <w:jc w:val="left"/>
              <w:rPr>
                <w:sz w:val="14"/>
                <w:szCs w:val="14"/>
              </w:rPr>
            </w:pPr>
            <w:r w:rsidRPr="007677D0">
              <w:rPr>
                <w:sz w:val="14"/>
                <w:szCs w:val="14"/>
              </w:rPr>
              <w:t>147 (44.4%)</w:t>
            </w:r>
          </w:p>
        </w:tc>
        <w:tc>
          <w:tcPr>
            <w:tcW w:w="1091" w:type="dxa"/>
            <w:tcBorders>
              <w:top w:val="nil"/>
              <w:left w:val="nil"/>
              <w:bottom w:val="nil"/>
              <w:right w:val="nil"/>
            </w:tcBorders>
            <w:noWrap/>
            <w:hideMark/>
          </w:tcPr>
          <w:p w14:paraId="3A92CC04" w14:textId="77777777" w:rsidR="00B82F06" w:rsidRPr="007677D0" w:rsidRDefault="00B82F06" w:rsidP="007D5AAD">
            <w:pPr>
              <w:pStyle w:val="NoSpacing"/>
              <w:jc w:val="left"/>
              <w:rPr>
                <w:sz w:val="14"/>
                <w:szCs w:val="14"/>
              </w:rPr>
            </w:pPr>
            <w:r w:rsidRPr="007677D0">
              <w:rPr>
                <w:sz w:val="14"/>
                <w:szCs w:val="14"/>
              </w:rPr>
              <w:t>184 (55.6%)</w:t>
            </w:r>
          </w:p>
        </w:tc>
        <w:tc>
          <w:tcPr>
            <w:tcW w:w="1091" w:type="dxa"/>
            <w:tcBorders>
              <w:top w:val="nil"/>
              <w:left w:val="nil"/>
              <w:bottom w:val="nil"/>
              <w:right w:val="nil"/>
            </w:tcBorders>
            <w:noWrap/>
            <w:hideMark/>
          </w:tcPr>
          <w:p w14:paraId="2CA9967D" w14:textId="77777777" w:rsidR="00B82F06" w:rsidRPr="007677D0" w:rsidRDefault="00B82F06" w:rsidP="007D5AAD">
            <w:pPr>
              <w:pStyle w:val="NoSpacing"/>
              <w:jc w:val="left"/>
              <w:rPr>
                <w:sz w:val="14"/>
                <w:szCs w:val="14"/>
              </w:rPr>
            </w:pPr>
            <w:r w:rsidRPr="007677D0">
              <w:rPr>
                <w:sz w:val="14"/>
                <w:szCs w:val="14"/>
              </w:rPr>
              <w:t>331 (8.7%)</w:t>
            </w:r>
          </w:p>
        </w:tc>
      </w:tr>
      <w:tr w:rsidR="00B82F06" w:rsidRPr="007677D0" w14:paraId="149F0EA5" w14:textId="77777777" w:rsidTr="00AD44A5">
        <w:trPr>
          <w:trHeight w:val="20"/>
        </w:trPr>
        <w:tc>
          <w:tcPr>
            <w:tcW w:w="2268" w:type="dxa"/>
            <w:vMerge/>
            <w:tcBorders>
              <w:left w:val="nil"/>
              <w:right w:val="nil"/>
            </w:tcBorders>
            <w:noWrap/>
            <w:hideMark/>
          </w:tcPr>
          <w:p w14:paraId="501D2343"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8DEB389" w14:textId="77777777" w:rsidR="00B82F06" w:rsidRPr="007677D0" w:rsidRDefault="00B82F06" w:rsidP="007D5AAD">
            <w:pPr>
              <w:pStyle w:val="NoSpacing"/>
              <w:jc w:val="left"/>
              <w:rPr>
                <w:sz w:val="14"/>
                <w:szCs w:val="14"/>
              </w:rPr>
            </w:pPr>
            <w:r w:rsidRPr="007677D0">
              <w:rPr>
                <w:sz w:val="14"/>
                <w:szCs w:val="14"/>
              </w:rPr>
              <w:t>Suicide</w:t>
            </w:r>
          </w:p>
        </w:tc>
        <w:tc>
          <w:tcPr>
            <w:tcW w:w="1134" w:type="dxa"/>
            <w:tcBorders>
              <w:top w:val="nil"/>
              <w:left w:val="nil"/>
              <w:bottom w:val="nil"/>
              <w:right w:val="nil"/>
            </w:tcBorders>
            <w:noWrap/>
            <w:hideMark/>
          </w:tcPr>
          <w:p w14:paraId="629A46D0" w14:textId="77777777" w:rsidR="00B82F06" w:rsidRPr="007677D0" w:rsidRDefault="00B82F06" w:rsidP="007D5AAD">
            <w:pPr>
              <w:pStyle w:val="NoSpacing"/>
              <w:jc w:val="left"/>
              <w:rPr>
                <w:sz w:val="14"/>
                <w:szCs w:val="14"/>
              </w:rPr>
            </w:pPr>
            <w:r w:rsidRPr="007677D0">
              <w:rPr>
                <w:sz w:val="14"/>
                <w:szCs w:val="14"/>
              </w:rPr>
              <w:t>50% of 6</w:t>
            </w:r>
          </w:p>
        </w:tc>
        <w:tc>
          <w:tcPr>
            <w:tcW w:w="1174" w:type="dxa"/>
            <w:tcBorders>
              <w:top w:val="nil"/>
              <w:left w:val="nil"/>
              <w:bottom w:val="nil"/>
              <w:right w:val="nil"/>
            </w:tcBorders>
            <w:noWrap/>
            <w:hideMark/>
          </w:tcPr>
          <w:p w14:paraId="539B94AB" w14:textId="39D5AB44" w:rsidR="00B82F06" w:rsidRPr="007677D0" w:rsidRDefault="00B82F06"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12A34EAC" w14:textId="77777777" w:rsidR="00B82F06" w:rsidRPr="007677D0" w:rsidRDefault="00B82F06" w:rsidP="007D5AAD">
            <w:pPr>
              <w:pStyle w:val="NoSpacing"/>
              <w:jc w:val="left"/>
              <w:rPr>
                <w:sz w:val="14"/>
                <w:szCs w:val="14"/>
              </w:rPr>
            </w:pPr>
            <w:r w:rsidRPr="007677D0">
              <w:rPr>
                <w:sz w:val="14"/>
                <w:szCs w:val="14"/>
              </w:rPr>
              <w:t>3 (100%)</w:t>
            </w:r>
          </w:p>
        </w:tc>
        <w:tc>
          <w:tcPr>
            <w:tcW w:w="1091" w:type="dxa"/>
            <w:tcBorders>
              <w:top w:val="nil"/>
              <w:left w:val="nil"/>
              <w:bottom w:val="nil"/>
              <w:right w:val="nil"/>
            </w:tcBorders>
            <w:noWrap/>
            <w:hideMark/>
          </w:tcPr>
          <w:p w14:paraId="1E0DDB34" w14:textId="77777777" w:rsidR="00B82F06" w:rsidRPr="007677D0" w:rsidRDefault="00B82F06" w:rsidP="007D5AAD">
            <w:pPr>
              <w:pStyle w:val="NoSpacing"/>
              <w:jc w:val="left"/>
              <w:rPr>
                <w:sz w:val="14"/>
                <w:szCs w:val="14"/>
              </w:rPr>
            </w:pPr>
            <w:r w:rsidRPr="007677D0">
              <w:rPr>
                <w:sz w:val="14"/>
                <w:szCs w:val="14"/>
              </w:rPr>
              <w:t>3 (0.1%)</w:t>
            </w:r>
          </w:p>
        </w:tc>
      </w:tr>
      <w:tr w:rsidR="00B82F06" w:rsidRPr="007677D0" w14:paraId="5926C3CF" w14:textId="77777777" w:rsidTr="00AD44A5">
        <w:trPr>
          <w:trHeight w:val="20"/>
        </w:trPr>
        <w:tc>
          <w:tcPr>
            <w:tcW w:w="2268" w:type="dxa"/>
            <w:vMerge/>
            <w:tcBorders>
              <w:left w:val="nil"/>
              <w:right w:val="nil"/>
            </w:tcBorders>
            <w:noWrap/>
            <w:hideMark/>
          </w:tcPr>
          <w:p w14:paraId="35017E9F"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56379D3" w14:textId="77777777" w:rsidR="00B82F06" w:rsidRPr="007677D0" w:rsidRDefault="00B82F06" w:rsidP="007D5AAD">
            <w:pPr>
              <w:pStyle w:val="NoSpacing"/>
              <w:jc w:val="left"/>
              <w:rPr>
                <w:sz w:val="14"/>
                <w:szCs w:val="14"/>
              </w:rPr>
            </w:pPr>
            <w:r w:rsidRPr="007677D0">
              <w:rPr>
                <w:sz w:val="14"/>
                <w:szCs w:val="14"/>
              </w:rPr>
              <w:t>Tuberculosis</w:t>
            </w:r>
          </w:p>
        </w:tc>
        <w:tc>
          <w:tcPr>
            <w:tcW w:w="1134" w:type="dxa"/>
            <w:tcBorders>
              <w:top w:val="nil"/>
              <w:left w:val="nil"/>
              <w:bottom w:val="nil"/>
              <w:right w:val="nil"/>
            </w:tcBorders>
            <w:noWrap/>
            <w:hideMark/>
          </w:tcPr>
          <w:p w14:paraId="244541E3" w14:textId="77777777" w:rsidR="00B82F06" w:rsidRPr="007677D0" w:rsidRDefault="00B82F06" w:rsidP="007D5AAD">
            <w:pPr>
              <w:pStyle w:val="NoSpacing"/>
              <w:jc w:val="left"/>
              <w:rPr>
                <w:sz w:val="14"/>
                <w:szCs w:val="14"/>
              </w:rPr>
            </w:pPr>
            <w:r w:rsidRPr="007677D0">
              <w:rPr>
                <w:sz w:val="14"/>
                <w:szCs w:val="14"/>
              </w:rPr>
              <w:t>62% of 276</w:t>
            </w:r>
          </w:p>
        </w:tc>
        <w:tc>
          <w:tcPr>
            <w:tcW w:w="1174" w:type="dxa"/>
            <w:tcBorders>
              <w:top w:val="nil"/>
              <w:left w:val="nil"/>
              <w:bottom w:val="nil"/>
              <w:right w:val="nil"/>
            </w:tcBorders>
            <w:noWrap/>
            <w:hideMark/>
          </w:tcPr>
          <w:p w14:paraId="0FFD57B7" w14:textId="77777777" w:rsidR="00B82F06" w:rsidRPr="007677D0" w:rsidRDefault="00B82F06" w:rsidP="007D5AAD">
            <w:pPr>
              <w:pStyle w:val="NoSpacing"/>
              <w:jc w:val="left"/>
              <w:rPr>
                <w:sz w:val="14"/>
                <w:szCs w:val="14"/>
              </w:rPr>
            </w:pPr>
            <w:r w:rsidRPr="007677D0">
              <w:rPr>
                <w:sz w:val="14"/>
                <w:szCs w:val="14"/>
              </w:rPr>
              <w:t>54 (31.6%)</w:t>
            </w:r>
          </w:p>
        </w:tc>
        <w:tc>
          <w:tcPr>
            <w:tcW w:w="1091" w:type="dxa"/>
            <w:tcBorders>
              <w:top w:val="nil"/>
              <w:left w:val="nil"/>
              <w:bottom w:val="nil"/>
              <w:right w:val="nil"/>
            </w:tcBorders>
            <w:noWrap/>
            <w:hideMark/>
          </w:tcPr>
          <w:p w14:paraId="051ACE71" w14:textId="77777777" w:rsidR="00B82F06" w:rsidRPr="007677D0" w:rsidRDefault="00B82F06" w:rsidP="007D5AAD">
            <w:pPr>
              <w:pStyle w:val="NoSpacing"/>
              <w:jc w:val="left"/>
              <w:rPr>
                <w:sz w:val="14"/>
                <w:szCs w:val="14"/>
              </w:rPr>
            </w:pPr>
            <w:r w:rsidRPr="007677D0">
              <w:rPr>
                <w:sz w:val="14"/>
                <w:szCs w:val="14"/>
              </w:rPr>
              <w:t>117 (68.4%)</w:t>
            </w:r>
          </w:p>
        </w:tc>
        <w:tc>
          <w:tcPr>
            <w:tcW w:w="1091" w:type="dxa"/>
            <w:tcBorders>
              <w:top w:val="nil"/>
              <w:left w:val="nil"/>
              <w:bottom w:val="nil"/>
              <w:right w:val="nil"/>
            </w:tcBorders>
            <w:noWrap/>
            <w:hideMark/>
          </w:tcPr>
          <w:p w14:paraId="706E790C" w14:textId="77777777" w:rsidR="00B82F06" w:rsidRPr="007677D0" w:rsidRDefault="00B82F06" w:rsidP="007D5AAD">
            <w:pPr>
              <w:pStyle w:val="NoSpacing"/>
              <w:jc w:val="left"/>
              <w:rPr>
                <w:sz w:val="14"/>
                <w:szCs w:val="14"/>
              </w:rPr>
            </w:pPr>
            <w:r w:rsidRPr="007677D0">
              <w:rPr>
                <w:sz w:val="14"/>
                <w:szCs w:val="14"/>
              </w:rPr>
              <w:t>171 (4.5%)</w:t>
            </w:r>
          </w:p>
        </w:tc>
      </w:tr>
      <w:tr w:rsidR="009045F5" w:rsidRPr="007677D0" w14:paraId="3EC48211" w14:textId="77777777" w:rsidTr="00AD44A5">
        <w:trPr>
          <w:trHeight w:val="20"/>
        </w:trPr>
        <w:tc>
          <w:tcPr>
            <w:tcW w:w="2268" w:type="dxa"/>
            <w:vMerge/>
            <w:tcBorders>
              <w:left w:val="nil"/>
              <w:bottom w:val="single" w:sz="4" w:space="0" w:color="auto"/>
              <w:right w:val="nil"/>
            </w:tcBorders>
            <w:noWrap/>
            <w:hideMark/>
          </w:tcPr>
          <w:p w14:paraId="3F32BF2E" w14:textId="77777777" w:rsidR="009045F5" w:rsidRPr="007677D0" w:rsidRDefault="009045F5" w:rsidP="00041845">
            <w:pPr>
              <w:pStyle w:val="NoSpacing"/>
              <w:rPr>
                <w:sz w:val="14"/>
                <w:szCs w:val="14"/>
              </w:rPr>
            </w:pPr>
          </w:p>
        </w:tc>
        <w:tc>
          <w:tcPr>
            <w:tcW w:w="2268" w:type="dxa"/>
            <w:tcBorders>
              <w:top w:val="nil"/>
              <w:left w:val="nil"/>
              <w:bottom w:val="single" w:sz="4" w:space="0" w:color="auto"/>
              <w:right w:val="nil"/>
            </w:tcBorders>
            <w:noWrap/>
            <w:hideMark/>
          </w:tcPr>
          <w:p w14:paraId="18DD1F88" w14:textId="40C4FDF2" w:rsidR="009045F5" w:rsidRPr="007677D0" w:rsidRDefault="009045F5" w:rsidP="007D5AAD">
            <w:pPr>
              <w:pStyle w:val="NoSpacing"/>
              <w:jc w:val="left"/>
              <w:rPr>
                <w:sz w:val="14"/>
                <w:szCs w:val="14"/>
              </w:rPr>
            </w:pPr>
            <w:r w:rsidRPr="007677D0">
              <w:rPr>
                <w:sz w:val="14"/>
                <w:szCs w:val="14"/>
              </w:rPr>
              <w:t>Unspecified</w:t>
            </w:r>
            <w:r w:rsidR="00464B07" w:rsidRPr="007677D0">
              <w:rPr>
                <w:sz w:val="14"/>
                <w:szCs w:val="14"/>
              </w:rPr>
              <w:t xml:space="preserve"> </w:t>
            </w:r>
            <w:r w:rsidRPr="007677D0">
              <w:rPr>
                <w:sz w:val="14"/>
                <w:szCs w:val="14"/>
              </w:rPr>
              <w:t>Infections</w:t>
            </w:r>
          </w:p>
        </w:tc>
        <w:tc>
          <w:tcPr>
            <w:tcW w:w="1134" w:type="dxa"/>
            <w:tcBorders>
              <w:top w:val="nil"/>
              <w:left w:val="nil"/>
              <w:bottom w:val="single" w:sz="4" w:space="0" w:color="auto"/>
              <w:right w:val="nil"/>
            </w:tcBorders>
            <w:noWrap/>
            <w:hideMark/>
          </w:tcPr>
          <w:p w14:paraId="760F5362" w14:textId="77777777" w:rsidR="009045F5" w:rsidRPr="007677D0" w:rsidRDefault="009045F5" w:rsidP="007D5AAD">
            <w:pPr>
              <w:pStyle w:val="NoSpacing"/>
              <w:jc w:val="left"/>
              <w:rPr>
                <w:sz w:val="14"/>
                <w:szCs w:val="14"/>
              </w:rPr>
            </w:pPr>
            <w:r w:rsidRPr="007677D0">
              <w:rPr>
                <w:sz w:val="14"/>
                <w:szCs w:val="14"/>
              </w:rPr>
              <w:t>36.6% of 1062</w:t>
            </w:r>
          </w:p>
        </w:tc>
        <w:tc>
          <w:tcPr>
            <w:tcW w:w="1174" w:type="dxa"/>
            <w:tcBorders>
              <w:top w:val="nil"/>
              <w:left w:val="nil"/>
              <w:bottom w:val="single" w:sz="4" w:space="0" w:color="auto"/>
              <w:right w:val="nil"/>
            </w:tcBorders>
            <w:noWrap/>
            <w:hideMark/>
          </w:tcPr>
          <w:p w14:paraId="44FED288" w14:textId="77777777" w:rsidR="009045F5" w:rsidRPr="007677D0" w:rsidRDefault="009045F5" w:rsidP="007D5AAD">
            <w:pPr>
              <w:pStyle w:val="NoSpacing"/>
              <w:jc w:val="left"/>
              <w:rPr>
                <w:sz w:val="14"/>
                <w:szCs w:val="14"/>
              </w:rPr>
            </w:pPr>
            <w:r w:rsidRPr="007677D0">
              <w:rPr>
                <w:sz w:val="14"/>
                <w:szCs w:val="14"/>
              </w:rPr>
              <w:t>175 (45%)</w:t>
            </w:r>
          </w:p>
        </w:tc>
        <w:tc>
          <w:tcPr>
            <w:tcW w:w="1091" w:type="dxa"/>
            <w:tcBorders>
              <w:top w:val="nil"/>
              <w:left w:val="nil"/>
              <w:bottom w:val="single" w:sz="4" w:space="0" w:color="auto"/>
              <w:right w:val="nil"/>
            </w:tcBorders>
            <w:noWrap/>
            <w:hideMark/>
          </w:tcPr>
          <w:p w14:paraId="7EDF95E0" w14:textId="77777777" w:rsidR="009045F5" w:rsidRPr="007677D0" w:rsidRDefault="009045F5" w:rsidP="007D5AAD">
            <w:pPr>
              <w:pStyle w:val="NoSpacing"/>
              <w:jc w:val="left"/>
              <w:rPr>
                <w:sz w:val="14"/>
                <w:szCs w:val="14"/>
              </w:rPr>
            </w:pPr>
            <w:r w:rsidRPr="007677D0">
              <w:rPr>
                <w:sz w:val="14"/>
                <w:szCs w:val="14"/>
              </w:rPr>
              <w:t>214 (55%)</w:t>
            </w:r>
          </w:p>
        </w:tc>
        <w:tc>
          <w:tcPr>
            <w:tcW w:w="1091" w:type="dxa"/>
            <w:tcBorders>
              <w:top w:val="nil"/>
              <w:left w:val="nil"/>
              <w:bottom w:val="single" w:sz="4" w:space="0" w:color="auto"/>
              <w:right w:val="nil"/>
            </w:tcBorders>
            <w:noWrap/>
            <w:hideMark/>
          </w:tcPr>
          <w:p w14:paraId="6285B6D9" w14:textId="77777777" w:rsidR="009045F5" w:rsidRPr="007677D0" w:rsidRDefault="009045F5" w:rsidP="007D5AAD">
            <w:pPr>
              <w:pStyle w:val="NoSpacing"/>
              <w:jc w:val="left"/>
              <w:rPr>
                <w:sz w:val="14"/>
                <w:szCs w:val="14"/>
              </w:rPr>
            </w:pPr>
            <w:r w:rsidRPr="007677D0">
              <w:rPr>
                <w:sz w:val="14"/>
                <w:szCs w:val="14"/>
              </w:rPr>
              <w:t>389 (10.2%)</w:t>
            </w:r>
          </w:p>
        </w:tc>
      </w:tr>
      <w:tr w:rsidR="009E4C4F" w:rsidRPr="007677D0" w14:paraId="5BC4C3C3" w14:textId="77777777" w:rsidTr="002C0475">
        <w:trPr>
          <w:trHeight w:val="170"/>
        </w:trPr>
        <w:tc>
          <w:tcPr>
            <w:tcW w:w="2268" w:type="dxa"/>
            <w:vMerge w:val="restart"/>
            <w:tcBorders>
              <w:top w:val="single" w:sz="4" w:space="0" w:color="auto"/>
              <w:left w:val="nil"/>
              <w:right w:val="nil"/>
            </w:tcBorders>
            <w:noWrap/>
            <w:hideMark/>
          </w:tcPr>
          <w:p w14:paraId="2077DA7F" w14:textId="77777777" w:rsidR="009E4C4F" w:rsidRPr="007677D0" w:rsidRDefault="009E4C4F" w:rsidP="00041845">
            <w:pPr>
              <w:pStyle w:val="NoSpacing"/>
              <w:rPr>
                <w:sz w:val="14"/>
                <w:szCs w:val="14"/>
              </w:rPr>
            </w:pPr>
            <w:r w:rsidRPr="007677D0">
              <w:rPr>
                <w:sz w:val="14"/>
                <w:szCs w:val="14"/>
              </w:rPr>
              <w:t>Child (n=2636, 38%, 9 CODs)</w:t>
            </w:r>
          </w:p>
          <w:p w14:paraId="31060524" w14:textId="77777777" w:rsidR="009E4C4F" w:rsidRPr="007677D0" w:rsidRDefault="009E4C4F" w:rsidP="00041845">
            <w:pPr>
              <w:pStyle w:val="NoSpacing"/>
              <w:rPr>
                <w:sz w:val="14"/>
                <w:szCs w:val="14"/>
              </w:rPr>
            </w:pPr>
            <w:r w:rsidRPr="007677D0">
              <w:rPr>
                <w:sz w:val="14"/>
                <w:szCs w:val="14"/>
              </w:rPr>
              <w:t>- Female (n=1290, 48.9%)</w:t>
            </w:r>
          </w:p>
          <w:p w14:paraId="4F000919" w14:textId="77777777" w:rsidR="009E4C4F" w:rsidRPr="007677D0" w:rsidRDefault="009E4C4F" w:rsidP="00041845">
            <w:pPr>
              <w:pStyle w:val="NoSpacing"/>
              <w:rPr>
                <w:sz w:val="14"/>
                <w:szCs w:val="14"/>
              </w:rPr>
            </w:pPr>
            <w:r w:rsidRPr="007677D0">
              <w:rPr>
                <w:sz w:val="14"/>
                <w:szCs w:val="14"/>
              </w:rPr>
              <w:t>- Male (n=1346, 51.1%)</w:t>
            </w:r>
          </w:p>
          <w:p w14:paraId="36BAEE0A" w14:textId="4F69E7D0" w:rsidR="009E4C4F" w:rsidRPr="007677D0" w:rsidRDefault="009E4C4F" w:rsidP="00041845">
            <w:pPr>
              <w:pStyle w:val="NoSpacing"/>
              <w:rPr>
                <w:sz w:val="14"/>
                <w:szCs w:val="14"/>
              </w:rPr>
            </w:pPr>
            <w:r w:rsidRPr="007677D0">
              <w:rPr>
                <w:sz w:val="14"/>
                <w:szCs w:val="14"/>
              </w:rPr>
              <w:t>- Agree (65.6% of 4016)</w:t>
            </w:r>
          </w:p>
        </w:tc>
        <w:tc>
          <w:tcPr>
            <w:tcW w:w="2268" w:type="dxa"/>
            <w:tcBorders>
              <w:top w:val="single" w:sz="4" w:space="0" w:color="auto"/>
              <w:left w:val="nil"/>
              <w:right w:val="nil"/>
            </w:tcBorders>
            <w:noWrap/>
            <w:hideMark/>
          </w:tcPr>
          <w:p w14:paraId="3C4AD6E4" w14:textId="71745011" w:rsidR="009E4C4F" w:rsidRPr="007677D0" w:rsidRDefault="009E4C4F" w:rsidP="007D5AAD">
            <w:pPr>
              <w:pStyle w:val="NoSpacing"/>
              <w:jc w:val="left"/>
              <w:rPr>
                <w:sz w:val="14"/>
                <w:szCs w:val="14"/>
              </w:rPr>
            </w:pPr>
            <w:r w:rsidRPr="007677D0">
              <w:rPr>
                <w:sz w:val="14"/>
                <w:szCs w:val="14"/>
              </w:rPr>
              <w:t>Congenital</w:t>
            </w:r>
            <w:r w:rsidR="00F87507">
              <w:rPr>
                <w:sz w:val="14"/>
                <w:szCs w:val="14"/>
              </w:rPr>
              <w:t xml:space="preserve"> </w:t>
            </w:r>
            <w:r w:rsidRPr="007677D0">
              <w:rPr>
                <w:sz w:val="14"/>
                <w:szCs w:val="14"/>
              </w:rPr>
              <w:t>Anomalies</w:t>
            </w:r>
          </w:p>
        </w:tc>
        <w:tc>
          <w:tcPr>
            <w:tcW w:w="1134" w:type="dxa"/>
            <w:tcBorders>
              <w:top w:val="single" w:sz="4" w:space="0" w:color="auto"/>
              <w:left w:val="nil"/>
              <w:bottom w:val="nil"/>
              <w:right w:val="nil"/>
            </w:tcBorders>
            <w:noWrap/>
            <w:hideMark/>
          </w:tcPr>
          <w:p w14:paraId="1E22B9D4" w14:textId="77777777" w:rsidR="009E4C4F" w:rsidRPr="007677D0" w:rsidRDefault="009E4C4F" w:rsidP="007D5AAD">
            <w:pPr>
              <w:pStyle w:val="NoSpacing"/>
              <w:jc w:val="left"/>
              <w:rPr>
                <w:sz w:val="14"/>
                <w:szCs w:val="14"/>
              </w:rPr>
            </w:pPr>
            <w:r w:rsidRPr="007677D0">
              <w:rPr>
                <w:sz w:val="14"/>
                <w:szCs w:val="14"/>
              </w:rPr>
              <w:t>6.7% of 15</w:t>
            </w:r>
          </w:p>
        </w:tc>
        <w:tc>
          <w:tcPr>
            <w:tcW w:w="1174" w:type="dxa"/>
            <w:tcBorders>
              <w:top w:val="single" w:sz="4" w:space="0" w:color="auto"/>
              <w:left w:val="nil"/>
              <w:bottom w:val="nil"/>
              <w:right w:val="nil"/>
            </w:tcBorders>
            <w:noWrap/>
            <w:hideMark/>
          </w:tcPr>
          <w:p w14:paraId="353FBB0E" w14:textId="77777777" w:rsidR="009E4C4F" w:rsidRPr="007677D0" w:rsidRDefault="009E4C4F" w:rsidP="007D5AAD">
            <w:pPr>
              <w:pStyle w:val="NoSpacing"/>
              <w:jc w:val="left"/>
              <w:rPr>
                <w:sz w:val="14"/>
                <w:szCs w:val="14"/>
              </w:rPr>
            </w:pPr>
            <w:r w:rsidRPr="007677D0">
              <w:rPr>
                <w:sz w:val="14"/>
                <w:szCs w:val="14"/>
              </w:rPr>
              <w:t>1 (100%)</w:t>
            </w:r>
          </w:p>
        </w:tc>
        <w:tc>
          <w:tcPr>
            <w:tcW w:w="1091" w:type="dxa"/>
            <w:tcBorders>
              <w:top w:val="single" w:sz="4" w:space="0" w:color="auto"/>
              <w:left w:val="nil"/>
              <w:bottom w:val="nil"/>
              <w:right w:val="nil"/>
            </w:tcBorders>
            <w:noWrap/>
            <w:hideMark/>
          </w:tcPr>
          <w:p w14:paraId="68F7D509" w14:textId="17D6CF83" w:rsidR="009E4C4F" w:rsidRPr="007677D0" w:rsidRDefault="009E4C4F"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single" w:sz="4" w:space="0" w:color="auto"/>
              <w:left w:val="nil"/>
              <w:bottom w:val="nil"/>
              <w:right w:val="nil"/>
            </w:tcBorders>
            <w:noWrap/>
            <w:hideMark/>
          </w:tcPr>
          <w:p w14:paraId="06B4A904" w14:textId="77777777" w:rsidR="009E4C4F" w:rsidRPr="007677D0" w:rsidRDefault="009E4C4F" w:rsidP="007D5AAD">
            <w:pPr>
              <w:pStyle w:val="NoSpacing"/>
              <w:jc w:val="left"/>
              <w:rPr>
                <w:sz w:val="14"/>
                <w:szCs w:val="14"/>
              </w:rPr>
            </w:pPr>
            <w:r w:rsidRPr="007677D0">
              <w:rPr>
                <w:sz w:val="14"/>
                <w:szCs w:val="14"/>
              </w:rPr>
              <w:t>1 (0%)</w:t>
            </w:r>
          </w:p>
        </w:tc>
      </w:tr>
      <w:tr w:rsidR="00B82F06" w:rsidRPr="007677D0" w14:paraId="4839255B" w14:textId="77777777" w:rsidTr="00AD44A5">
        <w:trPr>
          <w:trHeight w:val="20"/>
        </w:trPr>
        <w:tc>
          <w:tcPr>
            <w:tcW w:w="2268" w:type="dxa"/>
            <w:vMerge/>
            <w:tcBorders>
              <w:left w:val="nil"/>
              <w:right w:val="nil"/>
            </w:tcBorders>
            <w:noWrap/>
            <w:hideMark/>
          </w:tcPr>
          <w:p w14:paraId="47C0E9EE"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EDB385C" w14:textId="77777777" w:rsidR="00B82F06" w:rsidRPr="007677D0" w:rsidRDefault="00B82F06" w:rsidP="007D5AAD">
            <w:pPr>
              <w:pStyle w:val="NoSpacing"/>
              <w:jc w:val="left"/>
              <w:rPr>
                <w:sz w:val="14"/>
                <w:szCs w:val="14"/>
              </w:rPr>
            </w:pPr>
            <w:r w:rsidRPr="007677D0">
              <w:rPr>
                <w:sz w:val="14"/>
                <w:szCs w:val="14"/>
              </w:rPr>
              <w:t>Diarrhoeal</w:t>
            </w:r>
          </w:p>
        </w:tc>
        <w:tc>
          <w:tcPr>
            <w:tcW w:w="1134" w:type="dxa"/>
            <w:tcBorders>
              <w:top w:val="nil"/>
              <w:left w:val="nil"/>
              <w:bottom w:val="nil"/>
              <w:right w:val="nil"/>
            </w:tcBorders>
            <w:noWrap/>
            <w:hideMark/>
          </w:tcPr>
          <w:p w14:paraId="4B0E06A6" w14:textId="77777777" w:rsidR="00B82F06" w:rsidRPr="007677D0" w:rsidRDefault="00B82F06" w:rsidP="007D5AAD">
            <w:pPr>
              <w:pStyle w:val="NoSpacing"/>
              <w:jc w:val="left"/>
              <w:rPr>
                <w:sz w:val="14"/>
                <w:szCs w:val="14"/>
              </w:rPr>
            </w:pPr>
            <w:r w:rsidRPr="007677D0">
              <w:rPr>
                <w:sz w:val="14"/>
                <w:szCs w:val="14"/>
              </w:rPr>
              <w:t>55.6% of 315</w:t>
            </w:r>
          </w:p>
        </w:tc>
        <w:tc>
          <w:tcPr>
            <w:tcW w:w="1174" w:type="dxa"/>
            <w:tcBorders>
              <w:top w:val="nil"/>
              <w:left w:val="nil"/>
              <w:bottom w:val="nil"/>
              <w:right w:val="nil"/>
            </w:tcBorders>
            <w:noWrap/>
            <w:hideMark/>
          </w:tcPr>
          <w:p w14:paraId="7421F75A" w14:textId="77777777" w:rsidR="00B82F06" w:rsidRPr="007677D0" w:rsidRDefault="00B82F06" w:rsidP="007D5AAD">
            <w:pPr>
              <w:pStyle w:val="NoSpacing"/>
              <w:jc w:val="left"/>
              <w:rPr>
                <w:sz w:val="14"/>
                <w:szCs w:val="14"/>
              </w:rPr>
            </w:pPr>
            <w:r w:rsidRPr="007677D0">
              <w:rPr>
                <w:sz w:val="14"/>
                <w:szCs w:val="14"/>
              </w:rPr>
              <w:t>79 (45.1%)</w:t>
            </w:r>
          </w:p>
        </w:tc>
        <w:tc>
          <w:tcPr>
            <w:tcW w:w="1091" w:type="dxa"/>
            <w:tcBorders>
              <w:top w:val="nil"/>
              <w:left w:val="nil"/>
              <w:bottom w:val="nil"/>
              <w:right w:val="nil"/>
            </w:tcBorders>
            <w:noWrap/>
            <w:hideMark/>
          </w:tcPr>
          <w:p w14:paraId="561B2ADC" w14:textId="77777777" w:rsidR="00B82F06" w:rsidRPr="007677D0" w:rsidRDefault="00B82F06" w:rsidP="007D5AAD">
            <w:pPr>
              <w:pStyle w:val="NoSpacing"/>
              <w:jc w:val="left"/>
              <w:rPr>
                <w:sz w:val="14"/>
                <w:szCs w:val="14"/>
              </w:rPr>
            </w:pPr>
            <w:r w:rsidRPr="007677D0">
              <w:rPr>
                <w:sz w:val="14"/>
                <w:szCs w:val="14"/>
              </w:rPr>
              <w:t>96 (54.9%)</w:t>
            </w:r>
          </w:p>
        </w:tc>
        <w:tc>
          <w:tcPr>
            <w:tcW w:w="1091" w:type="dxa"/>
            <w:tcBorders>
              <w:top w:val="nil"/>
              <w:left w:val="nil"/>
              <w:bottom w:val="nil"/>
              <w:right w:val="nil"/>
            </w:tcBorders>
            <w:noWrap/>
            <w:hideMark/>
          </w:tcPr>
          <w:p w14:paraId="6B481ACD" w14:textId="77777777" w:rsidR="00B82F06" w:rsidRPr="007677D0" w:rsidRDefault="00B82F06" w:rsidP="007D5AAD">
            <w:pPr>
              <w:pStyle w:val="NoSpacing"/>
              <w:jc w:val="left"/>
              <w:rPr>
                <w:sz w:val="14"/>
                <w:szCs w:val="14"/>
              </w:rPr>
            </w:pPr>
            <w:r w:rsidRPr="007677D0">
              <w:rPr>
                <w:sz w:val="14"/>
                <w:szCs w:val="14"/>
              </w:rPr>
              <w:t>175 (6.6%)</w:t>
            </w:r>
          </w:p>
        </w:tc>
      </w:tr>
      <w:tr w:rsidR="00F97BA5" w:rsidRPr="007677D0" w14:paraId="65D8AC14" w14:textId="77777777" w:rsidTr="00AD44A5">
        <w:trPr>
          <w:trHeight w:val="20"/>
        </w:trPr>
        <w:tc>
          <w:tcPr>
            <w:tcW w:w="2268" w:type="dxa"/>
            <w:vMerge/>
            <w:tcBorders>
              <w:left w:val="nil"/>
              <w:right w:val="nil"/>
            </w:tcBorders>
            <w:noWrap/>
          </w:tcPr>
          <w:p w14:paraId="3F7E9E46" w14:textId="77777777" w:rsidR="00F97BA5" w:rsidRPr="007677D0" w:rsidRDefault="00F97BA5" w:rsidP="00F97BA5">
            <w:pPr>
              <w:pStyle w:val="NoSpacing"/>
              <w:rPr>
                <w:sz w:val="14"/>
                <w:szCs w:val="14"/>
              </w:rPr>
            </w:pPr>
          </w:p>
        </w:tc>
        <w:tc>
          <w:tcPr>
            <w:tcW w:w="2268" w:type="dxa"/>
            <w:tcBorders>
              <w:top w:val="nil"/>
              <w:left w:val="nil"/>
              <w:bottom w:val="nil"/>
              <w:right w:val="nil"/>
            </w:tcBorders>
            <w:noWrap/>
          </w:tcPr>
          <w:p w14:paraId="778AA849" w14:textId="409635C6" w:rsidR="00F97BA5" w:rsidRPr="007677D0" w:rsidRDefault="00F97BA5" w:rsidP="00F97BA5">
            <w:pPr>
              <w:pStyle w:val="NoSpacing"/>
              <w:jc w:val="left"/>
              <w:rPr>
                <w:sz w:val="14"/>
                <w:szCs w:val="14"/>
              </w:rPr>
            </w:pPr>
            <w:r w:rsidRPr="007677D0">
              <w:rPr>
                <w:sz w:val="14"/>
                <w:szCs w:val="14"/>
              </w:rPr>
              <w:t>Epilepsy, Leuk</w:t>
            </w:r>
            <w:r w:rsidR="00B71B18">
              <w:rPr>
                <w:sz w:val="14"/>
                <w:szCs w:val="14"/>
              </w:rPr>
              <w:t>.</w:t>
            </w:r>
            <w:r w:rsidRPr="007677D0">
              <w:rPr>
                <w:sz w:val="14"/>
                <w:szCs w:val="14"/>
              </w:rPr>
              <w:t xml:space="preserve"> </w:t>
            </w:r>
            <w:r w:rsidR="00B71B18">
              <w:rPr>
                <w:sz w:val="14"/>
                <w:szCs w:val="14"/>
              </w:rPr>
              <w:t>&amp;</w:t>
            </w:r>
            <w:r w:rsidRPr="007677D0">
              <w:rPr>
                <w:sz w:val="14"/>
                <w:szCs w:val="14"/>
              </w:rPr>
              <w:t xml:space="preserve"> Other </w:t>
            </w:r>
            <w:proofErr w:type="spellStart"/>
            <w:r w:rsidRPr="007677D0">
              <w:rPr>
                <w:sz w:val="14"/>
                <w:szCs w:val="14"/>
              </w:rPr>
              <w:t>Noncom</w:t>
            </w:r>
            <w:proofErr w:type="spellEnd"/>
            <w:r w:rsidR="00B71B18">
              <w:rPr>
                <w:sz w:val="14"/>
                <w:szCs w:val="14"/>
              </w:rPr>
              <w:t>.</w:t>
            </w:r>
          </w:p>
        </w:tc>
        <w:tc>
          <w:tcPr>
            <w:tcW w:w="1134" w:type="dxa"/>
            <w:tcBorders>
              <w:top w:val="nil"/>
              <w:left w:val="nil"/>
              <w:bottom w:val="nil"/>
              <w:right w:val="nil"/>
            </w:tcBorders>
            <w:noWrap/>
          </w:tcPr>
          <w:p w14:paraId="1D66F5F4" w14:textId="30D3EF09" w:rsidR="00F97BA5" w:rsidRPr="007677D0" w:rsidRDefault="00F97BA5" w:rsidP="00F97BA5">
            <w:pPr>
              <w:pStyle w:val="NoSpacing"/>
              <w:jc w:val="left"/>
              <w:rPr>
                <w:sz w:val="14"/>
                <w:szCs w:val="14"/>
              </w:rPr>
            </w:pPr>
            <w:r w:rsidRPr="007677D0">
              <w:rPr>
                <w:sz w:val="14"/>
                <w:szCs w:val="14"/>
              </w:rPr>
              <w:t>43.5% of 262</w:t>
            </w:r>
          </w:p>
        </w:tc>
        <w:tc>
          <w:tcPr>
            <w:tcW w:w="1174" w:type="dxa"/>
            <w:tcBorders>
              <w:top w:val="nil"/>
              <w:left w:val="nil"/>
              <w:bottom w:val="nil"/>
              <w:right w:val="nil"/>
            </w:tcBorders>
            <w:noWrap/>
          </w:tcPr>
          <w:p w14:paraId="11F647AB" w14:textId="4D85FBC5" w:rsidR="00F97BA5" w:rsidRPr="007677D0" w:rsidRDefault="00F97BA5" w:rsidP="00F97BA5">
            <w:pPr>
              <w:pStyle w:val="NoSpacing"/>
              <w:jc w:val="left"/>
              <w:rPr>
                <w:sz w:val="14"/>
                <w:szCs w:val="14"/>
              </w:rPr>
            </w:pPr>
            <w:r w:rsidRPr="007677D0">
              <w:rPr>
                <w:sz w:val="14"/>
                <w:szCs w:val="14"/>
              </w:rPr>
              <w:t>61 (53.5%)</w:t>
            </w:r>
          </w:p>
        </w:tc>
        <w:tc>
          <w:tcPr>
            <w:tcW w:w="1091" w:type="dxa"/>
            <w:tcBorders>
              <w:top w:val="nil"/>
              <w:left w:val="nil"/>
              <w:bottom w:val="nil"/>
              <w:right w:val="nil"/>
            </w:tcBorders>
            <w:noWrap/>
          </w:tcPr>
          <w:p w14:paraId="30281D2D" w14:textId="281883B1" w:rsidR="00F97BA5" w:rsidRPr="007677D0" w:rsidRDefault="00F97BA5" w:rsidP="00F97BA5">
            <w:pPr>
              <w:pStyle w:val="NoSpacing"/>
              <w:jc w:val="left"/>
              <w:rPr>
                <w:sz w:val="14"/>
                <w:szCs w:val="14"/>
              </w:rPr>
            </w:pPr>
            <w:r w:rsidRPr="007677D0">
              <w:rPr>
                <w:sz w:val="14"/>
                <w:szCs w:val="14"/>
              </w:rPr>
              <w:t>53 (46.5%)</w:t>
            </w:r>
          </w:p>
        </w:tc>
        <w:tc>
          <w:tcPr>
            <w:tcW w:w="1091" w:type="dxa"/>
            <w:tcBorders>
              <w:top w:val="nil"/>
              <w:left w:val="nil"/>
              <w:bottom w:val="nil"/>
              <w:right w:val="nil"/>
            </w:tcBorders>
            <w:noWrap/>
          </w:tcPr>
          <w:p w14:paraId="0DF407B7" w14:textId="4F80EFF2" w:rsidR="00F97BA5" w:rsidRPr="007677D0" w:rsidRDefault="00F97BA5" w:rsidP="00F97BA5">
            <w:pPr>
              <w:pStyle w:val="NoSpacing"/>
              <w:jc w:val="left"/>
              <w:rPr>
                <w:sz w:val="14"/>
                <w:szCs w:val="14"/>
              </w:rPr>
            </w:pPr>
            <w:r w:rsidRPr="007677D0">
              <w:rPr>
                <w:sz w:val="14"/>
                <w:szCs w:val="14"/>
              </w:rPr>
              <w:t>114 (4.3%)</w:t>
            </w:r>
          </w:p>
        </w:tc>
      </w:tr>
      <w:tr w:rsidR="00B82F06" w:rsidRPr="007677D0" w14:paraId="6385B988" w14:textId="77777777" w:rsidTr="00AD44A5">
        <w:trPr>
          <w:trHeight w:val="20"/>
        </w:trPr>
        <w:tc>
          <w:tcPr>
            <w:tcW w:w="2268" w:type="dxa"/>
            <w:vMerge/>
            <w:tcBorders>
              <w:left w:val="nil"/>
              <w:right w:val="nil"/>
            </w:tcBorders>
            <w:noWrap/>
            <w:hideMark/>
          </w:tcPr>
          <w:p w14:paraId="71D8B769"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22011DC3"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1FDF7F35" w14:textId="77777777" w:rsidR="00B82F06" w:rsidRPr="007677D0" w:rsidRDefault="00B82F06" w:rsidP="007D5AAD">
            <w:pPr>
              <w:pStyle w:val="NoSpacing"/>
              <w:jc w:val="left"/>
              <w:rPr>
                <w:sz w:val="14"/>
                <w:szCs w:val="14"/>
              </w:rPr>
            </w:pPr>
            <w:r w:rsidRPr="007677D0">
              <w:rPr>
                <w:sz w:val="14"/>
                <w:szCs w:val="14"/>
              </w:rPr>
              <w:t>57.4% of 122</w:t>
            </w:r>
          </w:p>
        </w:tc>
        <w:tc>
          <w:tcPr>
            <w:tcW w:w="1174" w:type="dxa"/>
            <w:tcBorders>
              <w:top w:val="nil"/>
              <w:left w:val="nil"/>
              <w:bottom w:val="nil"/>
              <w:right w:val="nil"/>
            </w:tcBorders>
            <w:noWrap/>
            <w:hideMark/>
          </w:tcPr>
          <w:p w14:paraId="5C1FE506" w14:textId="77777777" w:rsidR="00B82F06" w:rsidRPr="007677D0" w:rsidRDefault="00B82F06" w:rsidP="007D5AAD">
            <w:pPr>
              <w:pStyle w:val="NoSpacing"/>
              <w:jc w:val="left"/>
              <w:rPr>
                <w:sz w:val="14"/>
                <w:szCs w:val="14"/>
              </w:rPr>
            </w:pPr>
            <w:r w:rsidRPr="007677D0">
              <w:rPr>
                <w:sz w:val="14"/>
                <w:szCs w:val="14"/>
              </w:rPr>
              <w:t>34 (48.6%)</w:t>
            </w:r>
          </w:p>
        </w:tc>
        <w:tc>
          <w:tcPr>
            <w:tcW w:w="1091" w:type="dxa"/>
            <w:tcBorders>
              <w:top w:val="nil"/>
              <w:left w:val="nil"/>
              <w:bottom w:val="nil"/>
              <w:right w:val="nil"/>
            </w:tcBorders>
            <w:noWrap/>
            <w:hideMark/>
          </w:tcPr>
          <w:p w14:paraId="4EA2100A" w14:textId="77777777" w:rsidR="00B82F06" w:rsidRPr="007677D0" w:rsidRDefault="00B82F06" w:rsidP="007D5AAD">
            <w:pPr>
              <w:pStyle w:val="NoSpacing"/>
              <w:jc w:val="left"/>
              <w:rPr>
                <w:sz w:val="14"/>
                <w:szCs w:val="14"/>
              </w:rPr>
            </w:pPr>
            <w:r w:rsidRPr="007677D0">
              <w:rPr>
                <w:sz w:val="14"/>
                <w:szCs w:val="14"/>
              </w:rPr>
              <w:t>36 (51.4%)</w:t>
            </w:r>
          </w:p>
        </w:tc>
        <w:tc>
          <w:tcPr>
            <w:tcW w:w="1091" w:type="dxa"/>
            <w:tcBorders>
              <w:top w:val="nil"/>
              <w:left w:val="nil"/>
              <w:bottom w:val="nil"/>
              <w:right w:val="nil"/>
            </w:tcBorders>
            <w:noWrap/>
            <w:hideMark/>
          </w:tcPr>
          <w:p w14:paraId="3A4E28F3" w14:textId="77777777" w:rsidR="00B82F06" w:rsidRPr="007677D0" w:rsidRDefault="00B82F06" w:rsidP="007D5AAD">
            <w:pPr>
              <w:pStyle w:val="NoSpacing"/>
              <w:jc w:val="left"/>
              <w:rPr>
                <w:sz w:val="14"/>
                <w:szCs w:val="14"/>
              </w:rPr>
            </w:pPr>
            <w:r w:rsidRPr="007677D0">
              <w:rPr>
                <w:sz w:val="14"/>
                <w:szCs w:val="14"/>
              </w:rPr>
              <w:t>70 (2.7%)</w:t>
            </w:r>
          </w:p>
        </w:tc>
      </w:tr>
      <w:tr w:rsidR="00B82F06" w:rsidRPr="007677D0" w14:paraId="73B7A902" w14:textId="77777777" w:rsidTr="00AD44A5">
        <w:trPr>
          <w:trHeight w:val="20"/>
        </w:trPr>
        <w:tc>
          <w:tcPr>
            <w:tcW w:w="2268" w:type="dxa"/>
            <w:vMerge/>
            <w:tcBorders>
              <w:left w:val="nil"/>
              <w:right w:val="nil"/>
            </w:tcBorders>
            <w:noWrap/>
            <w:hideMark/>
          </w:tcPr>
          <w:p w14:paraId="1C2B8CA5"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4DBF618B" w14:textId="77777777" w:rsidR="00B82F06" w:rsidRPr="007677D0" w:rsidRDefault="00B82F06" w:rsidP="007D5AAD">
            <w:pPr>
              <w:pStyle w:val="NoSpacing"/>
              <w:jc w:val="left"/>
              <w:rPr>
                <w:sz w:val="14"/>
                <w:szCs w:val="14"/>
              </w:rPr>
            </w:pPr>
            <w:r w:rsidRPr="007677D0">
              <w:rPr>
                <w:sz w:val="14"/>
                <w:szCs w:val="14"/>
              </w:rPr>
              <w:t>Injuries</w:t>
            </w:r>
          </w:p>
        </w:tc>
        <w:tc>
          <w:tcPr>
            <w:tcW w:w="1134" w:type="dxa"/>
            <w:tcBorders>
              <w:top w:val="nil"/>
              <w:left w:val="nil"/>
              <w:bottom w:val="nil"/>
              <w:right w:val="nil"/>
            </w:tcBorders>
            <w:noWrap/>
            <w:hideMark/>
          </w:tcPr>
          <w:p w14:paraId="420DF5E6" w14:textId="77777777" w:rsidR="00B82F06" w:rsidRPr="007677D0" w:rsidRDefault="00B82F06" w:rsidP="007D5AAD">
            <w:pPr>
              <w:pStyle w:val="NoSpacing"/>
              <w:jc w:val="left"/>
              <w:rPr>
                <w:sz w:val="14"/>
                <w:szCs w:val="14"/>
              </w:rPr>
            </w:pPr>
            <w:r w:rsidRPr="007677D0">
              <w:rPr>
                <w:sz w:val="14"/>
                <w:szCs w:val="14"/>
              </w:rPr>
              <w:t>75.8% of 178</w:t>
            </w:r>
          </w:p>
        </w:tc>
        <w:tc>
          <w:tcPr>
            <w:tcW w:w="1174" w:type="dxa"/>
            <w:tcBorders>
              <w:top w:val="nil"/>
              <w:left w:val="nil"/>
              <w:bottom w:val="nil"/>
              <w:right w:val="nil"/>
            </w:tcBorders>
            <w:noWrap/>
            <w:hideMark/>
          </w:tcPr>
          <w:p w14:paraId="2C9F61AE" w14:textId="77777777" w:rsidR="00B82F06" w:rsidRPr="007677D0" w:rsidRDefault="00B82F06" w:rsidP="007D5AAD">
            <w:pPr>
              <w:pStyle w:val="NoSpacing"/>
              <w:jc w:val="left"/>
              <w:rPr>
                <w:sz w:val="14"/>
                <w:szCs w:val="14"/>
              </w:rPr>
            </w:pPr>
            <w:r w:rsidRPr="007677D0">
              <w:rPr>
                <w:sz w:val="14"/>
                <w:szCs w:val="14"/>
              </w:rPr>
              <w:t>51 (37.8%)</w:t>
            </w:r>
          </w:p>
        </w:tc>
        <w:tc>
          <w:tcPr>
            <w:tcW w:w="1091" w:type="dxa"/>
            <w:tcBorders>
              <w:top w:val="nil"/>
              <w:left w:val="nil"/>
              <w:bottom w:val="nil"/>
              <w:right w:val="nil"/>
            </w:tcBorders>
            <w:noWrap/>
            <w:hideMark/>
          </w:tcPr>
          <w:p w14:paraId="797323FA" w14:textId="77777777" w:rsidR="00B82F06" w:rsidRPr="007677D0" w:rsidRDefault="00B82F06" w:rsidP="007D5AAD">
            <w:pPr>
              <w:pStyle w:val="NoSpacing"/>
              <w:jc w:val="left"/>
              <w:rPr>
                <w:sz w:val="14"/>
                <w:szCs w:val="14"/>
              </w:rPr>
            </w:pPr>
            <w:r w:rsidRPr="007677D0">
              <w:rPr>
                <w:sz w:val="14"/>
                <w:szCs w:val="14"/>
              </w:rPr>
              <w:t>84 (62.2%)</w:t>
            </w:r>
          </w:p>
        </w:tc>
        <w:tc>
          <w:tcPr>
            <w:tcW w:w="1091" w:type="dxa"/>
            <w:tcBorders>
              <w:top w:val="nil"/>
              <w:left w:val="nil"/>
              <w:bottom w:val="nil"/>
              <w:right w:val="nil"/>
            </w:tcBorders>
            <w:noWrap/>
            <w:hideMark/>
          </w:tcPr>
          <w:p w14:paraId="513830DF" w14:textId="77777777" w:rsidR="00B82F06" w:rsidRPr="007677D0" w:rsidRDefault="00B82F06" w:rsidP="007D5AAD">
            <w:pPr>
              <w:pStyle w:val="NoSpacing"/>
              <w:jc w:val="left"/>
              <w:rPr>
                <w:sz w:val="14"/>
                <w:szCs w:val="14"/>
              </w:rPr>
            </w:pPr>
            <w:r w:rsidRPr="007677D0">
              <w:rPr>
                <w:sz w:val="14"/>
                <w:szCs w:val="14"/>
              </w:rPr>
              <w:t>135 (5.1%)</w:t>
            </w:r>
          </w:p>
        </w:tc>
      </w:tr>
      <w:tr w:rsidR="00B82F06" w:rsidRPr="007677D0" w14:paraId="0C248F84" w14:textId="77777777" w:rsidTr="00AD44A5">
        <w:trPr>
          <w:trHeight w:val="20"/>
        </w:trPr>
        <w:tc>
          <w:tcPr>
            <w:tcW w:w="2268" w:type="dxa"/>
            <w:vMerge/>
            <w:tcBorders>
              <w:left w:val="nil"/>
              <w:right w:val="nil"/>
            </w:tcBorders>
            <w:noWrap/>
            <w:hideMark/>
          </w:tcPr>
          <w:p w14:paraId="67DBB54C"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2C7234F" w14:textId="77777777" w:rsidR="00B82F06" w:rsidRPr="007677D0" w:rsidRDefault="00B82F06" w:rsidP="007D5AAD">
            <w:pPr>
              <w:pStyle w:val="NoSpacing"/>
              <w:jc w:val="left"/>
              <w:rPr>
                <w:sz w:val="14"/>
                <w:szCs w:val="14"/>
              </w:rPr>
            </w:pPr>
            <w:r w:rsidRPr="007677D0">
              <w:rPr>
                <w:sz w:val="14"/>
                <w:szCs w:val="14"/>
              </w:rPr>
              <w:t>Malaria</w:t>
            </w:r>
          </w:p>
        </w:tc>
        <w:tc>
          <w:tcPr>
            <w:tcW w:w="1134" w:type="dxa"/>
            <w:tcBorders>
              <w:top w:val="nil"/>
              <w:left w:val="nil"/>
              <w:bottom w:val="nil"/>
              <w:right w:val="nil"/>
            </w:tcBorders>
            <w:noWrap/>
            <w:hideMark/>
          </w:tcPr>
          <w:p w14:paraId="5CA293D2" w14:textId="77777777" w:rsidR="00B82F06" w:rsidRPr="007677D0" w:rsidRDefault="00B82F06" w:rsidP="007D5AAD">
            <w:pPr>
              <w:pStyle w:val="NoSpacing"/>
              <w:jc w:val="left"/>
              <w:rPr>
                <w:sz w:val="14"/>
                <w:szCs w:val="14"/>
              </w:rPr>
            </w:pPr>
            <w:r w:rsidRPr="007677D0">
              <w:rPr>
                <w:sz w:val="14"/>
                <w:szCs w:val="14"/>
              </w:rPr>
              <w:t>84.6% of 1634</w:t>
            </w:r>
          </w:p>
        </w:tc>
        <w:tc>
          <w:tcPr>
            <w:tcW w:w="1174" w:type="dxa"/>
            <w:tcBorders>
              <w:top w:val="nil"/>
              <w:left w:val="nil"/>
              <w:bottom w:val="nil"/>
              <w:right w:val="nil"/>
            </w:tcBorders>
            <w:noWrap/>
            <w:hideMark/>
          </w:tcPr>
          <w:p w14:paraId="640DBE5F" w14:textId="77777777" w:rsidR="00B82F06" w:rsidRPr="007677D0" w:rsidRDefault="00B82F06" w:rsidP="007D5AAD">
            <w:pPr>
              <w:pStyle w:val="NoSpacing"/>
              <w:jc w:val="left"/>
              <w:rPr>
                <w:sz w:val="14"/>
                <w:szCs w:val="14"/>
              </w:rPr>
            </w:pPr>
            <w:r w:rsidRPr="007677D0">
              <w:rPr>
                <w:sz w:val="14"/>
                <w:szCs w:val="14"/>
              </w:rPr>
              <w:t>680 (49.2%)</w:t>
            </w:r>
          </w:p>
        </w:tc>
        <w:tc>
          <w:tcPr>
            <w:tcW w:w="1091" w:type="dxa"/>
            <w:tcBorders>
              <w:top w:val="nil"/>
              <w:left w:val="nil"/>
              <w:bottom w:val="nil"/>
              <w:right w:val="nil"/>
            </w:tcBorders>
            <w:noWrap/>
            <w:hideMark/>
          </w:tcPr>
          <w:p w14:paraId="7E4D2F9B" w14:textId="77777777" w:rsidR="00B82F06" w:rsidRPr="007677D0" w:rsidRDefault="00B82F06" w:rsidP="007D5AAD">
            <w:pPr>
              <w:pStyle w:val="NoSpacing"/>
              <w:jc w:val="left"/>
              <w:rPr>
                <w:sz w:val="14"/>
                <w:szCs w:val="14"/>
              </w:rPr>
            </w:pPr>
            <w:r w:rsidRPr="007677D0">
              <w:rPr>
                <w:sz w:val="14"/>
                <w:szCs w:val="14"/>
              </w:rPr>
              <w:t>702 (50.8%)</w:t>
            </w:r>
          </w:p>
        </w:tc>
        <w:tc>
          <w:tcPr>
            <w:tcW w:w="1091" w:type="dxa"/>
            <w:tcBorders>
              <w:top w:val="nil"/>
              <w:left w:val="nil"/>
              <w:bottom w:val="nil"/>
              <w:right w:val="nil"/>
            </w:tcBorders>
            <w:noWrap/>
            <w:hideMark/>
          </w:tcPr>
          <w:p w14:paraId="72283921" w14:textId="77777777" w:rsidR="00B82F06" w:rsidRPr="007677D0" w:rsidRDefault="00B82F06" w:rsidP="007D5AAD">
            <w:pPr>
              <w:pStyle w:val="NoSpacing"/>
              <w:jc w:val="left"/>
              <w:rPr>
                <w:sz w:val="14"/>
                <w:szCs w:val="14"/>
              </w:rPr>
            </w:pPr>
            <w:r w:rsidRPr="007677D0">
              <w:rPr>
                <w:sz w:val="14"/>
                <w:szCs w:val="14"/>
              </w:rPr>
              <w:t>1382 (52.4%)</w:t>
            </w:r>
          </w:p>
        </w:tc>
      </w:tr>
      <w:tr w:rsidR="00B15A02" w:rsidRPr="007677D0" w14:paraId="2C364C50" w14:textId="77777777" w:rsidTr="00AD44A5">
        <w:trPr>
          <w:trHeight w:val="20"/>
        </w:trPr>
        <w:tc>
          <w:tcPr>
            <w:tcW w:w="2268" w:type="dxa"/>
            <w:vMerge/>
            <w:tcBorders>
              <w:left w:val="nil"/>
              <w:right w:val="nil"/>
            </w:tcBorders>
            <w:noWrap/>
            <w:hideMark/>
          </w:tcPr>
          <w:p w14:paraId="71A27D69" w14:textId="77777777" w:rsidR="00B15A02" w:rsidRPr="007677D0" w:rsidRDefault="00B15A02" w:rsidP="00041845">
            <w:pPr>
              <w:pStyle w:val="NoSpacing"/>
              <w:rPr>
                <w:sz w:val="14"/>
                <w:szCs w:val="14"/>
              </w:rPr>
            </w:pPr>
          </w:p>
        </w:tc>
        <w:tc>
          <w:tcPr>
            <w:tcW w:w="2268" w:type="dxa"/>
            <w:tcBorders>
              <w:top w:val="nil"/>
              <w:left w:val="nil"/>
              <w:right w:val="nil"/>
            </w:tcBorders>
            <w:noWrap/>
            <w:hideMark/>
          </w:tcPr>
          <w:p w14:paraId="01B229C6" w14:textId="78258116" w:rsidR="00B15A02" w:rsidRPr="007677D0" w:rsidRDefault="00B15A02" w:rsidP="007D5AAD">
            <w:pPr>
              <w:pStyle w:val="NoSpacing"/>
              <w:jc w:val="left"/>
              <w:rPr>
                <w:sz w:val="14"/>
                <w:szCs w:val="14"/>
              </w:rPr>
            </w:pPr>
            <w:r w:rsidRPr="007677D0">
              <w:rPr>
                <w:sz w:val="14"/>
                <w:szCs w:val="14"/>
              </w:rPr>
              <w:t>Nutritional</w:t>
            </w:r>
            <w:r w:rsidR="00B349B4" w:rsidRPr="007677D0">
              <w:rPr>
                <w:sz w:val="14"/>
                <w:szCs w:val="14"/>
              </w:rPr>
              <w:t xml:space="preserve"> </w:t>
            </w:r>
            <w:r w:rsidRPr="007677D0">
              <w:rPr>
                <w:sz w:val="14"/>
                <w:szCs w:val="14"/>
              </w:rPr>
              <w:t>Deficiencies</w:t>
            </w:r>
          </w:p>
        </w:tc>
        <w:tc>
          <w:tcPr>
            <w:tcW w:w="1134" w:type="dxa"/>
            <w:tcBorders>
              <w:top w:val="nil"/>
              <w:left w:val="nil"/>
              <w:bottom w:val="nil"/>
              <w:right w:val="nil"/>
            </w:tcBorders>
            <w:noWrap/>
            <w:hideMark/>
          </w:tcPr>
          <w:p w14:paraId="2AF93160" w14:textId="77777777" w:rsidR="00B15A02" w:rsidRPr="007677D0" w:rsidRDefault="00B15A02" w:rsidP="007D5AAD">
            <w:pPr>
              <w:pStyle w:val="NoSpacing"/>
              <w:jc w:val="left"/>
              <w:rPr>
                <w:sz w:val="14"/>
                <w:szCs w:val="14"/>
              </w:rPr>
            </w:pPr>
            <w:r w:rsidRPr="007677D0">
              <w:rPr>
                <w:sz w:val="14"/>
                <w:szCs w:val="14"/>
              </w:rPr>
              <w:t>39.3% of 28</w:t>
            </w:r>
          </w:p>
        </w:tc>
        <w:tc>
          <w:tcPr>
            <w:tcW w:w="1174" w:type="dxa"/>
            <w:tcBorders>
              <w:top w:val="nil"/>
              <w:left w:val="nil"/>
              <w:bottom w:val="nil"/>
              <w:right w:val="nil"/>
            </w:tcBorders>
            <w:noWrap/>
            <w:hideMark/>
          </w:tcPr>
          <w:p w14:paraId="34E7FC4E" w14:textId="77777777" w:rsidR="00B15A02" w:rsidRPr="007677D0" w:rsidRDefault="00B15A02" w:rsidP="007D5AAD">
            <w:pPr>
              <w:pStyle w:val="NoSpacing"/>
              <w:jc w:val="left"/>
              <w:rPr>
                <w:sz w:val="14"/>
                <w:szCs w:val="14"/>
              </w:rPr>
            </w:pPr>
            <w:r w:rsidRPr="007677D0">
              <w:rPr>
                <w:sz w:val="14"/>
                <w:szCs w:val="14"/>
              </w:rPr>
              <w:t>7 (63.6%)</w:t>
            </w:r>
          </w:p>
        </w:tc>
        <w:tc>
          <w:tcPr>
            <w:tcW w:w="1091" w:type="dxa"/>
            <w:tcBorders>
              <w:top w:val="nil"/>
              <w:left w:val="nil"/>
              <w:bottom w:val="nil"/>
              <w:right w:val="nil"/>
            </w:tcBorders>
            <w:noWrap/>
            <w:hideMark/>
          </w:tcPr>
          <w:p w14:paraId="42C7114E" w14:textId="77777777" w:rsidR="00B15A02" w:rsidRPr="007677D0" w:rsidRDefault="00B15A02" w:rsidP="007D5AAD">
            <w:pPr>
              <w:pStyle w:val="NoSpacing"/>
              <w:jc w:val="left"/>
              <w:rPr>
                <w:sz w:val="14"/>
                <w:szCs w:val="14"/>
              </w:rPr>
            </w:pPr>
            <w:r w:rsidRPr="007677D0">
              <w:rPr>
                <w:sz w:val="14"/>
                <w:szCs w:val="14"/>
              </w:rPr>
              <w:t>4 (36.4%)</w:t>
            </w:r>
          </w:p>
        </w:tc>
        <w:tc>
          <w:tcPr>
            <w:tcW w:w="1091" w:type="dxa"/>
            <w:tcBorders>
              <w:top w:val="nil"/>
              <w:left w:val="nil"/>
              <w:bottom w:val="nil"/>
              <w:right w:val="nil"/>
            </w:tcBorders>
            <w:noWrap/>
            <w:hideMark/>
          </w:tcPr>
          <w:p w14:paraId="69EFB66C" w14:textId="77777777" w:rsidR="00B15A02" w:rsidRPr="007677D0" w:rsidRDefault="00B15A02" w:rsidP="007D5AAD">
            <w:pPr>
              <w:pStyle w:val="NoSpacing"/>
              <w:jc w:val="left"/>
              <w:rPr>
                <w:sz w:val="14"/>
                <w:szCs w:val="14"/>
              </w:rPr>
            </w:pPr>
            <w:r w:rsidRPr="007677D0">
              <w:rPr>
                <w:sz w:val="14"/>
                <w:szCs w:val="14"/>
              </w:rPr>
              <w:t>11 (0.4%)</w:t>
            </w:r>
          </w:p>
        </w:tc>
      </w:tr>
      <w:tr w:rsidR="00B82F06" w:rsidRPr="007677D0" w14:paraId="506754C4" w14:textId="77777777" w:rsidTr="00AD44A5">
        <w:trPr>
          <w:trHeight w:val="20"/>
        </w:trPr>
        <w:tc>
          <w:tcPr>
            <w:tcW w:w="2268" w:type="dxa"/>
            <w:vMerge/>
            <w:tcBorders>
              <w:left w:val="nil"/>
              <w:right w:val="nil"/>
            </w:tcBorders>
            <w:noWrap/>
            <w:hideMark/>
          </w:tcPr>
          <w:p w14:paraId="3B3F0A9D"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C86FC81" w14:textId="77777777" w:rsidR="00B82F06" w:rsidRPr="007677D0" w:rsidRDefault="00B82F06" w:rsidP="007D5AAD">
            <w:pPr>
              <w:pStyle w:val="NoSpacing"/>
              <w:jc w:val="left"/>
              <w:rPr>
                <w:sz w:val="14"/>
                <w:szCs w:val="14"/>
              </w:rPr>
            </w:pPr>
            <w:r w:rsidRPr="007677D0">
              <w:rPr>
                <w:sz w:val="14"/>
                <w:szCs w:val="14"/>
              </w:rPr>
              <w:t>Other Infections</w:t>
            </w:r>
          </w:p>
        </w:tc>
        <w:tc>
          <w:tcPr>
            <w:tcW w:w="1134" w:type="dxa"/>
            <w:tcBorders>
              <w:top w:val="nil"/>
              <w:left w:val="nil"/>
              <w:bottom w:val="nil"/>
              <w:right w:val="nil"/>
            </w:tcBorders>
            <w:noWrap/>
            <w:hideMark/>
          </w:tcPr>
          <w:p w14:paraId="6191D5AD" w14:textId="77777777" w:rsidR="00B82F06" w:rsidRPr="007677D0" w:rsidRDefault="00B82F06" w:rsidP="007D5AAD">
            <w:pPr>
              <w:pStyle w:val="NoSpacing"/>
              <w:jc w:val="left"/>
              <w:rPr>
                <w:sz w:val="14"/>
                <w:szCs w:val="14"/>
              </w:rPr>
            </w:pPr>
            <w:r w:rsidRPr="007677D0">
              <w:rPr>
                <w:sz w:val="14"/>
                <w:szCs w:val="14"/>
              </w:rPr>
              <w:t>55.5% of 1201</w:t>
            </w:r>
          </w:p>
        </w:tc>
        <w:tc>
          <w:tcPr>
            <w:tcW w:w="1174" w:type="dxa"/>
            <w:tcBorders>
              <w:top w:val="nil"/>
              <w:left w:val="nil"/>
              <w:bottom w:val="nil"/>
              <w:right w:val="nil"/>
            </w:tcBorders>
            <w:noWrap/>
            <w:hideMark/>
          </w:tcPr>
          <w:p w14:paraId="32BF2E95" w14:textId="77777777" w:rsidR="00B82F06" w:rsidRPr="007677D0" w:rsidRDefault="00B82F06" w:rsidP="007D5AAD">
            <w:pPr>
              <w:pStyle w:val="NoSpacing"/>
              <w:jc w:val="left"/>
              <w:rPr>
                <w:sz w:val="14"/>
                <w:szCs w:val="14"/>
              </w:rPr>
            </w:pPr>
            <w:r w:rsidRPr="007677D0">
              <w:rPr>
                <w:sz w:val="14"/>
                <w:szCs w:val="14"/>
              </w:rPr>
              <w:t>338 (50.7%)</w:t>
            </w:r>
          </w:p>
        </w:tc>
        <w:tc>
          <w:tcPr>
            <w:tcW w:w="1091" w:type="dxa"/>
            <w:tcBorders>
              <w:top w:val="nil"/>
              <w:left w:val="nil"/>
              <w:bottom w:val="nil"/>
              <w:right w:val="nil"/>
            </w:tcBorders>
            <w:noWrap/>
            <w:hideMark/>
          </w:tcPr>
          <w:p w14:paraId="6B6AD0B6" w14:textId="77777777" w:rsidR="00B82F06" w:rsidRPr="007677D0" w:rsidRDefault="00B82F06" w:rsidP="007D5AAD">
            <w:pPr>
              <w:pStyle w:val="NoSpacing"/>
              <w:jc w:val="left"/>
              <w:rPr>
                <w:sz w:val="14"/>
                <w:szCs w:val="14"/>
              </w:rPr>
            </w:pPr>
            <w:r w:rsidRPr="007677D0">
              <w:rPr>
                <w:sz w:val="14"/>
                <w:szCs w:val="14"/>
              </w:rPr>
              <w:t>329 (49.3%)</w:t>
            </w:r>
          </w:p>
        </w:tc>
        <w:tc>
          <w:tcPr>
            <w:tcW w:w="1091" w:type="dxa"/>
            <w:tcBorders>
              <w:top w:val="nil"/>
              <w:left w:val="nil"/>
              <w:bottom w:val="nil"/>
              <w:right w:val="nil"/>
            </w:tcBorders>
            <w:noWrap/>
            <w:hideMark/>
          </w:tcPr>
          <w:p w14:paraId="7BD5B400" w14:textId="77777777" w:rsidR="00B82F06" w:rsidRPr="007677D0" w:rsidRDefault="00B82F06" w:rsidP="007D5AAD">
            <w:pPr>
              <w:pStyle w:val="NoSpacing"/>
              <w:jc w:val="left"/>
              <w:rPr>
                <w:sz w:val="14"/>
                <w:szCs w:val="14"/>
              </w:rPr>
            </w:pPr>
            <w:r w:rsidRPr="007677D0">
              <w:rPr>
                <w:sz w:val="14"/>
                <w:szCs w:val="14"/>
              </w:rPr>
              <w:t>667 (25.3%)</w:t>
            </w:r>
          </w:p>
        </w:tc>
      </w:tr>
      <w:tr w:rsidR="00B82F06" w:rsidRPr="007677D0" w14:paraId="5CCF0BAA" w14:textId="77777777" w:rsidTr="00AD44A5">
        <w:trPr>
          <w:trHeight w:val="20"/>
        </w:trPr>
        <w:tc>
          <w:tcPr>
            <w:tcW w:w="2268" w:type="dxa"/>
            <w:vMerge/>
            <w:tcBorders>
              <w:left w:val="nil"/>
              <w:bottom w:val="single" w:sz="4" w:space="0" w:color="auto"/>
              <w:right w:val="nil"/>
            </w:tcBorders>
            <w:noWrap/>
            <w:hideMark/>
          </w:tcPr>
          <w:p w14:paraId="272BCB48" w14:textId="77777777" w:rsidR="00B82F06" w:rsidRPr="007677D0" w:rsidRDefault="00B82F06" w:rsidP="00041845">
            <w:pPr>
              <w:pStyle w:val="NoSpacing"/>
              <w:rPr>
                <w:sz w:val="14"/>
                <w:szCs w:val="14"/>
              </w:rPr>
            </w:pPr>
          </w:p>
        </w:tc>
        <w:tc>
          <w:tcPr>
            <w:tcW w:w="2268" w:type="dxa"/>
            <w:tcBorders>
              <w:top w:val="nil"/>
              <w:left w:val="nil"/>
              <w:bottom w:val="single" w:sz="4" w:space="0" w:color="auto"/>
              <w:right w:val="nil"/>
            </w:tcBorders>
            <w:noWrap/>
            <w:hideMark/>
          </w:tcPr>
          <w:p w14:paraId="56224818" w14:textId="77777777" w:rsidR="00B82F06" w:rsidRPr="007677D0" w:rsidRDefault="00B82F06" w:rsidP="007D5AAD">
            <w:pPr>
              <w:pStyle w:val="NoSpacing"/>
              <w:jc w:val="left"/>
              <w:rPr>
                <w:sz w:val="14"/>
                <w:szCs w:val="14"/>
              </w:rPr>
            </w:pPr>
            <w:r w:rsidRPr="007677D0">
              <w:rPr>
                <w:sz w:val="14"/>
                <w:szCs w:val="14"/>
              </w:rPr>
              <w:t>Pneumonia</w:t>
            </w:r>
          </w:p>
        </w:tc>
        <w:tc>
          <w:tcPr>
            <w:tcW w:w="1134" w:type="dxa"/>
            <w:tcBorders>
              <w:top w:val="nil"/>
              <w:left w:val="nil"/>
              <w:bottom w:val="single" w:sz="4" w:space="0" w:color="auto"/>
              <w:right w:val="nil"/>
            </w:tcBorders>
            <w:noWrap/>
            <w:hideMark/>
          </w:tcPr>
          <w:p w14:paraId="7C34B0BC" w14:textId="77777777" w:rsidR="00B82F06" w:rsidRPr="007677D0" w:rsidRDefault="00B82F06" w:rsidP="007D5AAD">
            <w:pPr>
              <w:pStyle w:val="NoSpacing"/>
              <w:jc w:val="left"/>
              <w:rPr>
                <w:sz w:val="14"/>
                <w:szCs w:val="14"/>
              </w:rPr>
            </w:pPr>
            <w:r w:rsidRPr="007677D0">
              <w:rPr>
                <w:sz w:val="14"/>
                <w:szCs w:val="14"/>
              </w:rPr>
              <w:t>31% of 261</w:t>
            </w:r>
          </w:p>
        </w:tc>
        <w:tc>
          <w:tcPr>
            <w:tcW w:w="1174" w:type="dxa"/>
            <w:tcBorders>
              <w:top w:val="nil"/>
              <w:left w:val="nil"/>
              <w:bottom w:val="single" w:sz="4" w:space="0" w:color="auto"/>
              <w:right w:val="nil"/>
            </w:tcBorders>
            <w:noWrap/>
            <w:hideMark/>
          </w:tcPr>
          <w:p w14:paraId="0C6D0B58" w14:textId="77777777" w:rsidR="00B82F06" w:rsidRPr="007677D0" w:rsidRDefault="00B82F06" w:rsidP="007D5AAD">
            <w:pPr>
              <w:pStyle w:val="NoSpacing"/>
              <w:jc w:val="left"/>
              <w:rPr>
                <w:sz w:val="14"/>
                <w:szCs w:val="14"/>
              </w:rPr>
            </w:pPr>
            <w:r w:rsidRPr="007677D0">
              <w:rPr>
                <w:sz w:val="14"/>
                <w:szCs w:val="14"/>
              </w:rPr>
              <w:t>39 (48.1%)</w:t>
            </w:r>
          </w:p>
        </w:tc>
        <w:tc>
          <w:tcPr>
            <w:tcW w:w="1091" w:type="dxa"/>
            <w:tcBorders>
              <w:top w:val="nil"/>
              <w:left w:val="nil"/>
              <w:bottom w:val="single" w:sz="4" w:space="0" w:color="auto"/>
              <w:right w:val="nil"/>
            </w:tcBorders>
            <w:noWrap/>
            <w:hideMark/>
          </w:tcPr>
          <w:p w14:paraId="4E58E9C9" w14:textId="77777777" w:rsidR="00B82F06" w:rsidRPr="007677D0" w:rsidRDefault="00B82F06" w:rsidP="007D5AAD">
            <w:pPr>
              <w:pStyle w:val="NoSpacing"/>
              <w:jc w:val="left"/>
              <w:rPr>
                <w:sz w:val="14"/>
                <w:szCs w:val="14"/>
              </w:rPr>
            </w:pPr>
            <w:r w:rsidRPr="007677D0">
              <w:rPr>
                <w:sz w:val="14"/>
                <w:szCs w:val="14"/>
              </w:rPr>
              <w:t>42 (51.9%)</w:t>
            </w:r>
          </w:p>
        </w:tc>
        <w:tc>
          <w:tcPr>
            <w:tcW w:w="1091" w:type="dxa"/>
            <w:tcBorders>
              <w:top w:val="nil"/>
              <w:left w:val="nil"/>
              <w:bottom w:val="single" w:sz="4" w:space="0" w:color="auto"/>
              <w:right w:val="nil"/>
            </w:tcBorders>
            <w:noWrap/>
            <w:hideMark/>
          </w:tcPr>
          <w:p w14:paraId="440DB469" w14:textId="77777777" w:rsidR="00B82F06" w:rsidRPr="007677D0" w:rsidRDefault="00B82F06" w:rsidP="007D5AAD">
            <w:pPr>
              <w:pStyle w:val="NoSpacing"/>
              <w:jc w:val="left"/>
              <w:rPr>
                <w:sz w:val="14"/>
                <w:szCs w:val="14"/>
              </w:rPr>
            </w:pPr>
            <w:r w:rsidRPr="007677D0">
              <w:rPr>
                <w:sz w:val="14"/>
                <w:szCs w:val="14"/>
              </w:rPr>
              <w:t>81 (3.1%)</w:t>
            </w:r>
          </w:p>
        </w:tc>
      </w:tr>
      <w:tr w:rsidR="00264AA1" w:rsidRPr="007677D0" w14:paraId="6282DD01" w14:textId="77777777" w:rsidTr="00AD44A5">
        <w:trPr>
          <w:trHeight w:val="20"/>
        </w:trPr>
        <w:tc>
          <w:tcPr>
            <w:tcW w:w="2268" w:type="dxa"/>
            <w:vMerge w:val="restart"/>
            <w:tcBorders>
              <w:top w:val="single" w:sz="4" w:space="0" w:color="auto"/>
              <w:left w:val="nil"/>
              <w:right w:val="nil"/>
            </w:tcBorders>
            <w:noWrap/>
            <w:hideMark/>
          </w:tcPr>
          <w:p w14:paraId="13E9D651" w14:textId="77777777" w:rsidR="00264AA1" w:rsidRPr="007677D0" w:rsidRDefault="00264AA1" w:rsidP="00041845">
            <w:pPr>
              <w:pStyle w:val="NoSpacing"/>
              <w:rPr>
                <w:sz w:val="14"/>
                <w:szCs w:val="14"/>
              </w:rPr>
            </w:pPr>
            <w:r w:rsidRPr="007677D0">
              <w:rPr>
                <w:sz w:val="14"/>
                <w:szCs w:val="14"/>
              </w:rPr>
              <w:t>Neonate (n=477, 6.9%, 7 CODs)</w:t>
            </w:r>
          </w:p>
          <w:p w14:paraId="0CCFADC8" w14:textId="77777777" w:rsidR="00264AA1" w:rsidRPr="007677D0" w:rsidRDefault="00264AA1" w:rsidP="00041845">
            <w:pPr>
              <w:pStyle w:val="NoSpacing"/>
              <w:rPr>
                <w:sz w:val="14"/>
                <w:szCs w:val="14"/>
              </w:rPr>
            </w:pPr>
            <w:r w:rsidRPr="007677D0">
              <w:rPr>
                <w:sz w:val="14"/>
                <w:szCs w:val="14"/>
              </w:rPr>
              <w:t>- Female (n=227, 47.6%)</w:t>
            </w:r>
          </w:p>
          <w:p w14:paraId="164A88A8" w14:textId="77777777" w:rsidR="00264AA1" w:rsidRPr="007677D0" w:rsidRDefault="00264AA1" w:rsidP="00041845">
            <w:pPr>
              <w:pStyle w:val="NoSpacing"/>
              <w:rPr>
                <w:sz w:val="14"/>
                <w:szCs w:val="14"/>
              </w:rPr>
            </w:pPr>
            <w:r w:rsidRPr="007677D0">
              <w:rPr>
                <w:sz w:val="14"/>
                <w:szCs w:val="14"/>
              </w:rPr>
              <w:t>- Male (n=250, 52.4%)</w:t>
            </w:r>
          </w:p>
          <w:p w14:paraId="0DFF6BB4" w14:textId="446954F2" w:rsidR="00264AA1" w:rsidRPr="007677D0" w:rsidRDefault="00264AA1" w:rsidP="00041845">
            <w:pPr>
              <w:pStyle w:val="NoSpacing"/>
              <w:rPr>
                <w:sz w:val="14"/>
                <w:szCs w:val="14"/>
              </w:rPr>
            </w:pPr>
            <w:r w:rsidRPr="007677D0">
              <w:rPr>
                <w:sz w:val="14"/>
                <w:szCs w:val="14"/>
              </w:rPr>
              <w:t>- Agree (58.7% of 813)</w:t>
            </w:r>
          </w:p>
        </w:tc>
        <w:tc>
          <w:tcPr>
            <w:tcW w:w="2268" w:type="dxa"/>
            <w:tcBorders>
              <w:top w:val="single" w:sz="4" w:space="0" w:color="auto"/>
              <w:left w:val="nil"/>
              <w:right w:val="nil"/>
            </w:tcBorders>
            <w:noWrap/>
            <w:hideMark/>
          </w:tcPr>
          <w:p w14:paraId="1AD37DEF" w14:textId="0B7717FB" w:rsidR="00264AA1" w:rsidRPr="007677D0" w:rsidRDefault="00264AA1" w:rsidP="007D5AAD">
            <w:pPr>
              <w:pStyle w:val="NoSpacing"/>
              <w:jc w:val="left"/>
              <w:rPr>
                <w:sz w:val="14"/>
                <w:szCs w:val="14"/>
              </w:rPr>
            </w:pPr>
            <w:r w:rsidRPr="007677D0">
              <w:rPr>
                <w:sz w:val="14"/>
                <w:szCs w:val="14"/>
              </w:rPr>
              <w:t>Birth Asphyxia And Trauma</w:t>
            </w:r>
          </w:p>
        </w:tc>
        <w:tc>
          <w:tcPr>
            <w:tcW w:w="1134" w:type="dxa"/>
            <w:tcBorders>
              <w:top w:val="single" w:sz="4" w:space="0" w:color="auto"/>
              <w:left w:val="nil"/>
              <w:bottom w:val="nil"/>
              <w:right w:val="nil"/>
            </w:tcBorders>
            <w:noWrap/>
            <w:hideMark/>
          </w:tcPr>
          <w:p w14:paraId="3E92ED60" w14:textId="77777777" w:rsidR="00264AA1" w:rsidRPr="007677D0" w:rsidRDefault="00264AA1" w:rsidP="007D5AAD">
            <w:pPr>
              <w:pStyle w:val="NoSpacing"/>
              <w:jc w:val="left"/>
              <w:rPr>
                <w:sz w:val="14"/>
                <w:szCs w:val="14"/>
              </w:rPr>
            </w:pPr>
            <w:r w:rsidRPr="007677D0">
              <w:rPr>
                <w:sz w:val="14"/>
                <w:szCs w:val="14"/>
              </w:rPr>
              <w:t>55.7% of 185</w:t>
            </w:r>
          </w:p>
        </w:tc>
        <w:tc>
          <w:tcPr>
            <w:tcW w:w="1174" w:type="dxa"/>
            <w:tcBorders>
              <w:top w:val="single" w:sz="4" w:space="0" w:color="auto"/>
              <w:left w:val="nil"/>
              <w:bottom w:val="nil"/>
              <w:right w:val="nil"/>
            </w:tcBorders>
            <w:noWrap/>
            <w:hideMark/>
          </w:tcPr>
          <w:p w14:paraId="25A95484" w14:textId="77777777" w:rsidR="00264AA1" w:rsidRPr="007677D0" w:rsidRDefault="00264AA1" w:rsidP="007D5AAD">
            <w:pPr>
              <w:pStyle w:val="NoSpacing"/>
              <w:jc w:val="left"/>
              <w:rPr>
                <w:sz w:val="14"/>
                <w:szCs w:val="14"/>
              </w:rPr>
            </w:pPr>
            <w:r w:rsidRPr="007677D0">
              <w:rPr>
                <w:sz w:val="14"/>
                <w:szCs w:val="14"/>
              </w:rPr>
              <w:t>38 (36.9%)</w:t>
            </w:r>
          </w:p>
        </w:tc>
        <w:tc>
          <w:tcPr>
            <w:tcW w:w="1091" w:type="dxa"/>
            <w:tcBorders>
              <w:top w:val="single" w:sz="4" w:space="0" w:color="auto"/>
              <w:left w:val="nil"/>
              <w:bottom w:val="nil"/>
              <w:right w:val="nil"/>
            </w:tcBorders>
            <w:noWrap/>
            <w:hideMark/>
          </w:tcPr>
          <w:p w14:paraId="6C1C2138" w14:textId="77777777" w:rsidR="00264AA1" w:rsidRPr="007677D0" w:rsidRDefault="00264AA1" w:rsidP="007D5AAD">
            <w:pPr>
              <w:pStyle w:val="NoSpacing"/>
              <w:jc w:val="left"/>
              <w:rPr>
                <w:sz w:val="14"/>
                <w:szCs w:val="14"/>
              </w:rPr>
            </w:pPr>
            <w:r w:rsidRPr="007677D0">
              <w:rPr>
                <w:sz w:val="14"/>
                <w:szCs w:val="14"/>
              </w:rPr>
              <w:t>65 (63.1%)</w:t>
            </w:r>
          </w:p>
        </w:tc>
        <w:tc>
          <w:tcPr>
            <w:tcW w:w="1091" w:type="dxa"/>
            <w:tcBorders>
              <w:top w:val="single" w:sz="4" w:space="0" w:color="auto"/>
              <w:left w:val="nil"/>
              <w:bottom w:val="nil"/>
              <w:right w:val="nil"/>
            </w:tcBorders>
            <w:noWrap/>
            <w:hideMark/>
          </w:tcPr>
          <w:p w14:paraId="0E33564F" w14:textId="77777777" w:rsidR="00264AA1" w:rsidRPr="007677D0" w:rsidRDefault="00264AA1" w:rsidP="007D5AAD">
            <w:pPr>
              <w:pStyle w:val="NoSpacing"/>
              <w:jc w:val="left"/>
              <w:rPr>
                <w:sz w:val="14"/>
                <w:szCs w:val="14"/>
              </w:rPr>
            </w:pPr>
            <w:r w:rsidRPr="007677D0">
              <w:rPr>
                <w:sz w:val="14"/>
                <w:szCs w:val="14"/>
              </w:rPr>
              <w:t>103 (21.6%)</w:t>
            </w:r>
          </w:p>
        </w:tc>
      </w:tr>
      <w:tr w:rsidR="00EC098E" w:rsidRPr="007677D0" w14:paraId="27B98960" w14:textId="77777777" w:rsidTr="00AD44A5">
        <w:trPr>
          <w:trHeight w:val="20"/>
        </w:trPr>
        <w:tc>
          <w:tcPr>
            <w:tcW w:w="2268" w:type="dxa"/>
            <w:vMerge/>
            <w:tcBorders>
              <w:left w:val="nil"/>
              <w:right w:val="nil"/>
            </w:tcBorders>
            <w:noWrap/>
            <w:hideMark/>
          </w:tcPr>
          <w:p w14:paraId="6994FD21" w14:textId="77777777" w:rsidR="00EC098E" w:rsidRPr="007677D0" w:rsidRDefault="00EC098E" w:rsidP="00041845">
            <w:pPr>
              <w:pStyle w:val="NoSpacing"/>
              <w:rPr>
                <w:sz w:val="14"/>
                <w:szCs w:val="14"/>
              </w:rPr>
            </w:pPr>
          </w:p>
        </w:tc>
        <w:tc>
          <w:tcPr>
            <w:tcW w:w="2268" w:type="dxa"/>
            <w:tcBorders>
              <w:top w:val="nil"/>
              <w:left w:val="nil"/>
              <w:right w:val="nil"/>
            </w:tcBorders>
            <w:noWrap/>
            <w:hideMark/>
          </w:tcPr>
          <w:p w14:paraId="13BFD0C7" w14:textId="08D36BEB" w:rsidR="00EC098E" w:rsidRPr="007677D0" w:rsidRDefault="00EC098E" w:rsidP="007D5AAD">
            <w:pPr>
              <w:pStyle w:val="NoSpacing"/>
              <w:jc w:val="left"/>
              <w:rPr>
                <w:sz w:val="14"/>
                <w:szCs w:val="14"/>
              </w:rPr>
            </w:pPr>
            <w:r w:rsidRPr="007677D0">
              <w:rPr>
                <w:sz w:val="14"/>
                <w:szCs w:val="14"/>
              </w:rPr>
              <w:t>Congenital</w:t>
            </w:r>
            <w:r w:rsidR="00CC3631" w:rsidRPr="007677D0">
              <w:rPr>
                <w:sz w:val="14"/>
                <w:szCs w:val="14"/>
              </w:rPr>
              <w:t xml:space="preserve"> </w:t>
            </w:r>
            <w:r w:rsidRPr="007677D0">
              <w:rPr>
                <w:sz w:val="14"/>
                <w:szCs w:val="14"/>
              </w:rPr>
              <w:t>Anomalies</w:t>
            </w:r>
          </w:p>
        </w:tc>
        <w:tc>
          <w:tcPr>
            <w:tcW w:w="1134" w:type="dxa"/>
            <w:tcBorders>
              <w:top w:val="nil"/>
              <w:left w:val="nil"/>
              <w:bottom w:val="nil"/>
              <w:right w:val="nil"/>
            </w:tcBorders>
            <w:noWrap/>
            <w:hideMark/>
          </w:tcPr>
          <w:p w14:paraId="40B92A73" w14:textId="77777777" w:rsidR="00EC098E" w:rsidRPr="007677D0" w:rsidRDefault="00EC098E" w:rsidP="007D5AAD">
            <w:pPr>
              <w:pStyle w:val="NoSpacing"/>
              <w:jc w:val="left"/>
              <w:rPr>
                <w:sz w:val="14"/>
                <w:szCs w:val="14"/>
              </w:rPr>
            </w:pPr>
            <w:r w:rsidRPr="007677D0">
              <w:rPr>
                <w:sz w:val="14"/>
                <w:szCs w:val="14"/>
              </w:rPr>
              <w:t>28.6% of 7</w:t>
            </w:r>
          </w:p>
        </w:tc>
        <w:tc>
          <w:tcPr>
            <w:tcW w:w="1174" w:type="dxa"/>
            <w:tcBorders>
              <w:top w:val="nil"/>
              <w:left w:val="nil"/>
              <w:bottom w:val="nil"/>
              <w:right w:val="nil"/>
            </w:tcBorders>
            <w:noWrap/>
            <w:hideMark/>
          </w:tcPr>
          <w:p w14:paraId="1A9E548C" w14:textId="77777777" w:rsidR="00EC098E" w:rsidRPr="007677D0" w:rsidRDefault="00EC098E" w:rsidP="007D5AAD">
            <w:pPr>
              <w:pStyle w:val="NoSpacing"/>
              <w:jc w:val="left"/>
              <w:rPr>
                <w:sz w:val="14"/>
                <w:szCs w:val="14"/>
              </w:rPr>
            </w:pPr>
            <w:r w:rsidRPr="007677D0">
              <w:rPr>
                <w:sz w:val="14"/>
                <w:szCs w:val="14"/>
              </w:rPr>
              <w:t>2 (100%)</w:t>
            </w:r>
          </w:p>
        </w:tc>
        <w:tc>
          <w:tcPr>
            <w:tcW w:w="1091" w:type="dxa"/>
            <w:tcBorders>
              <w:top w:val="nil"/>
              <w:left w:val="nil"/>
              <w:bottom w:val="nil"/>
              <w:right w:val="nil"/>
            </w:tcBorders>
            <w:noWrap/>
            <w:hideMark/>
          </w:tcPr>
          <w:p w14:paraId="471E3F5F" w14:textId="26E38EBC" w:rsidR="00EC098E" w:rsidRPr="007677D0" w:rsidRDefault="00EC098E" w:rsidP="007D5AAD">
            <w:pPr>
              <w:pStyle w:val="NoSpacing"/>
              <w:jc w:val="left"/>
              <w:rPr>
                <w:sz w:val="14"/>
                <w:szCs w:val="14"/>
              </w:rPr>
            </w:pPr>
            <w:r w:rsidRPr="007677D0">
              <w:rPr>
                <w:sz w:val="14"/>
                <w:szCs w:val="14"/>
              </w:rPr>
              <w:t>N</w:t>
            </w:r>
            <w:r w:rsidR="00891A9A">
              <w:rPr>
                <w:sz w:val="14"/>
                <w:szCs w:val="14"/>
              </w:rPr>
              <w:t>/</w:t>
            </w:r>
            <w:r w:rsidRPr="007677D0">
              <w:rPr>
                <w:sz w:val="14"/>
                <w:szCs w:val="14"/>
              </w:rPr>
              <w:t>A</w:t>
            </w:r>
          </w:p>
        </w:tc>
        <w:tc>
          <w:tcPr>
            <w:tcW w:w="1091" w:type="dxa"/>
            <w:tcBorders>
              <w:top w:val="nil"/>
              <w:left w:val="nil"/>
              <w:bottom w:val="nil"/>
              <w:right w:val="nil"/>
            </w:tcBorders>
            <w:noWrap/>
            <w:hideMark/>
          </w:tcPr>
          <w:p w14:paraId="6E720869" w14:textId="77777777" w:rsidR="00EC098E" w:rsidRPr="007677D0" w:rsidRDefault="00EC098E" w:rsidP="007D5AAD">
            <w:pPr>
              <w:pStyle w:val="NoSpacing"/>
              <w:jc w:val="left"/>
              <w:rPr>
                <w:sz w:val="14"/>
                <w:szCs w:val="14"/>
              </w:rPr>
            </w:pPr>
            <w:r w:rsidRPr="007677D0">
              <w:rPr>
                <w:sz w:val="14"/>
                <w:szCs w:val="14"/>
              </w:rPr>
              <w:t>2 (0.4%)</w:t>
            </w:r>
          </w:p>
        </w:tc>
      </w:tr>
      <w:tr w:rsidR="00B82F06" w:rsidRPr="007677D0" w14:paraId="3355B51A" w14:textId="77777777" w:rsidTr="00AD44A5">
        <w:trPr>
          <w:trHeight w:val="20"/>
        </w:trPr>
        <w:tc>
          <w:tcPr>
            <w:tcW w:w="2268" w:type="dxa"/>
            <w:vMerge/>
            <w:tcBorders>
              <w:left w:val="nil"/>
              <w:right w:val="nil"/>
            </w:tcBorders>
            <w:noWrap/>
            <w:hideMark/>
          </w:tcPr>
          <w:p w14:paraId="008E6A31"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728C79F1" w14:textId="77777777" w:rsidR="00B82F06" w:rsidRPr="007677D0" w:rsidRDefault="00B82F06" w:rsidP="007D5AAD">
            <w:pPr>
              <w:pStyle w:val="NoSpacing"/>
              <w:jc w:val="left"/>
              <w:rPr>
                <w:sz w:val="14"/>
                <w:szCs w:val="14"/>
              </w:rPr>
            </w:pPr>
            <w:r w:rsidRPr="007677D0">
              <w:rPr>
                <w:sz w:val="14"/>
                <w:szCs w:val="14"/>
              </w:rPr>
              <w:t>Ill-Defined</w:t>
            </w:r>
          </w:p>
        </w:tc>
        <w:tc>
          <w:tcPr>
            <w:tcW w:w="1134" w:type="dxa"/>
            <w:tcBorders>
              <w:top w:val="nil"/>
              <w:left w:val="nil"/>
              <w:bottom w:val="nil"/>
              <w:right w:val="nil"/>
            </w:tcBorders>
            <w:noWrap/>
            <w:hideMark/>
          </w:tcPr>
          <w:p w14:paraId="122F0FD6" w14:textId="77777777" w:rsidR="00B82F06" w:rsidRPr="007677D0" w:rsidRDefault="00B82F06" w:rsidP="007D5AAD">
            <w:pPr>
              <w:pStyle w:val="NoSpacing"/>
              <w:jc w:val="left"/>
              <w:rPr>
                <w:sz w:val="14"/>
                <w:szCs w:val="14"/>
              </w:rPr>
            </w:pPr>
            <w:r w:rsidRPr="007677D0">
              <w:rPr>
                <w:sz w:val="14"/>
                <w:szCs w:val="14"/>
              </w:rPr>
              <w:t>52.3% of 44</w:t>
            </w:r>
          </w:p>
        </w:tc>
        <w:tc>
          <w:tcPr>
            <w:tcW w:w="1174" w:type="dxa"/>
            <w:tcBorders>
              <w:top w:val="nil"/>
              <w:left w:val="nil"/>
              <w:bottom w:val="nil"/>
              <w:right w:val="nil"/>
            </w:tcBorders>
            <w:noWrap/>
            <w:hideMark/>
          </w:tcPr>
          <w:p w14:paraId="327F385E" w14:textId="77777777" w:rsidR="00B82F06" w:rsidRPr="007677D0" w:rsidRDefault="00B82F06" w:rsidP="007D5AAD">
            <w:pPr>
              <w:pStyle w:val="NoSpacing"/>
              <w:jc w:val="left"/>
              <w:rPr>
                <w:sz w:val="14"/>
                <w:szCs w:val="14"/>
              </w:rPr>
            </w:pPr>
            <w:r w:rsidRPr="007677D0">
              <w:rPr>
                <w:sz w:val="14"/>
                <w:szCs w:val="14"/>
              </w:rPr>
              <w:t>11 (47.8%)</w:t>
            </w:r>
          </w:p>
        </w:tc>
        <w:tc>
          <w:tcPr>
            <w:tcW w:w="1091" w:type="dxa"/>
            <w:tcBorders>
              <w:top w:val="nil"/>
              <w:left w:val="nil"/>
              <w:bottom w:val="nil"/>
              <w:right w:val="nil"/>
            </w:tcBorders>
            <w:noWrap/>
            <w:hideMark/>
          </w:tcPr>
          <w:p w14:paraId="55A24DC2" w14:textId="77777777" w:rsidR="00B82F06" w:rsidRPr="007677D0" w:rsidRDefault="00B82F06" w:rsidP="007D5AAD">
            <w:pPr>
              <w:pStyle w:val="NoSpacing"/>
              <w:jc w:val="left"/>
              <w:rPr>
                <w:sz w:val="14"/>
                <w:szCs w:val="14"/>
              </w:rPr>
            </w:pPr>
            <w:r w:rsidRPr="007677D0">
              <w:rPr>
                <w:sz w:val="14"/>
                <w:szCs w:val="14"/>
              </w:rPr>
              <w:t>12 (52.2%)</w:t>
            </w:r>
          </w:p>
        </w:tc>
        <w:tc>
          <w:tcPr>
            <w:tcW w:w="1091" w:type="dxa"/>
            <w:tcBorders>
              <w:top w:val="nil"/>
              <w:left w:val="nil"/>
              <w:bottom w:val="nil"/>
              <w:right w:val="nil"/>
            </w:tcBorders>
            <w:noWrap/>
            <w:hideMark/>
          </w:tcPr>
          <w:p w14:paraId="4E8DDCA0" w14:textId="77777777" w:rsidR="00B82F06" w:rsidRPr="007677D0" w:rsidRDefault="00B82F06" w:rsidP="007D5AAD">
            <w:pPr>
              <w:pStyle w:val="NoSpacing"/>
              <w:jc w:val="left"/>
              <w:rPr>
                <w:sz w:val="14"/>
                <w:szCs w:val="14"/>
              </w:rPr>
            </w:pPr>
            <w:r w:rsidRPr="007677D0">
              <w:rPr>
                <w:sz w:val="14"/>
                <w:szCs w:val="14"/>
              </w:rPr>
              <w:t>23 (4.8%)</w:t>
            </w:r>
          </w:p>
        </w:tc>
      </w:tr>
      <w:tr w:rsidR="00B82F06" w:rsidRPr="007677D0" w14:paraId="0CD813B1" w14:textId="77777777" w:rsidTr="00AD44A5">
        <w:trPr>
          <w:trHeight w:val="20"/>
        </w:trPr>
        <w:tc>
          <w:tcPr>
            <w:tcW w:w="2268" w:type="dxa"/>
            <w:vMerge/>
            <w:tcBorders>
              <w:left w:val="nil"/>
              <w:right w:val="nil"/>
            </w:tcBorders>
            <w:noWrap/>
            <w:hideMark/>
          </w:tcPr>
          <w:p w14:paraId="7A116B27"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0948A6AA" w14:textId="77777777" w:rsidR="00B82F06" w:rsidRPr="007677D0" w:rsidRDefault="00B82F06" w:rsidP="007D5AAD">
            <w:pPr>
              <w:pStyle w:val="NoSpacing"/>
              <w:jc w:val="left"/>
              <w:rPr>
                <w:sz w:val="14"/>
                <w:szCs w:val="14"/>
              </w:rPr>
            </w:pPr>
            <w:r w:rsidRPr="007677D0">
              <w:rPr>
                <w:sz w:val="14"/>
                <w:szCs w:val="14"/>
              </w:rPr>
              <w:t>Infections</w:t>
            </w:r>
          </w:p>
        </w:tc>
        <w:tc>
          <w:tcPr>
            <w:tcW w:w="1134" w:type="dxa"/>
            <w:tcBorders>
              <w:top w:val="nil"/>
              <w:left w:val="nil"/>
              <w:bottom w:val="nil"/>
              <w:right w:val="nil"/>
            </w:tcBorders>
            <w:noWrap/>
            <w:hideMark/>
          </w:tcPr>
          <w:p w14:paraId="432E8606" w14:textId="77777777" w:rsidR="00B82F06" w:rsidRPr="007677D0" w:rsidRDefault="00B82F06" w:rsidP="007D5AAD">
            <w:pPr>
              <w:pStyle w:val="NoSpacing"/>
              <w:jc w:val="left"/>
              <w:rPr>
                <w:sz w:val="14"/>
                <w:szCs w:val="14"/>
              </w:rPr>
            </w:pPr>
            <w:r w:rsidRPr="007677D0">
              <w:rPr>
                <w:sz w:val="14"/>
                <w:szCs w:val="14"/>
              </w:rPr>
              <w:t>52.7% of 188</w:t>
            </w:r>
          </w:p>
        </w:tc>
        <w:tc>
          <w:tcPr>
            <w:tcW w:w="1174" w:type="dxa"/>
            <w:tcBorders>
              <w:top w:val="nil"/>
              <w:left w:val="nil"/>
              <w:bottom w:val="nil"/>
              <w:right w:val="nil"/>
            </w:tcBorders>
            <w:noWrap/>
            <w:hideMark/>
          </w:tcPr>
          <w:p w14:paraId="6AD86BD8" w14:textId="77777777" w:rsidR="00B82F06" w:rsidRPr="007677D0" w:rsidRDefault="00B82F06" w:rsidP="007D5AAD">
            <w:pPr>
              <w:pStyle w:val="NoSpacing"/>
              <w:jc w:val="left"/>
              <w:rPr>
                <w:sz w:val="14"/>
                <w:szCs w:val="14"/>
              </w:rPr>
            </w:pPr>
            <w:r w:rsidRPr="007677D0">
              <w:rPr>
                <w:sz w:val="14"/>
                <w:szCs w:val="14"/>
              </w:rPr>
              <w:t>49 (49.5%)</w:t>
            </w:r>
          </w:p>
        </w:tc>
        <w:tc>
          <w:tcPr>
            <w:tcW w:w="1091" w:type="dxa"/>
            <w:tcBorders>
              <w:top w:val="nil"/>
              <w:left w:val="nil"/>
              <w:bottom w:val="nil"/>
              <w:right w:val="nil"/>
            </w:tcBorders>
            <w:noWrap/>
            <w:hideMark/>
          </w:tcPr>
          <w:p w14:paraId="0BAE2B3E" w14:textId="77777777" w:rsidR="00B82F06" w:rsidRPr="007677D0" w:rsidRDefault="00B82F06" w:rsidP="007D5AAD">
            <w:pPr>
              <w:pStyle w:val="NoSpacing"/>
              <w:jc w:val="left"/>
              <w:rPr>
                <w:sz w:val="14"/>
                <w:szCs w:val="14"/>
              </w:rPr>
            </w:pPr>
            <w:r w:rsidRPr="007677D0">
              <w:rPr>
                <w:sz w:val="14"/>
                <w:szCs w:val="14"/>
              </w:rPr>
              <w:t>50 (50.5%)</w:t>
            </w:r>
          </w:p>
        </w:tc>
        <w:tc>
          <w:tcPr>
            <w:tcW w:w="1091" w:type="dxa"/>
            <w:tcBorders>
              <w:top w:val="nil"/>
              <w:left w:val="nil"/>
              <w:bottom w:val="nil"/>
              <w:right w:val="nil"/>
            </w:tcBorders>
            <w:noWrap/>
            <w:hideMark/>
          </w:tcPr>
          <w:p w14:paraId="33BDA10C" w14:textId="77777777" w:rsidR="00B82F06" w:rsidRPr="007677D0" w:rsidRDefault="00B82F06" w:rsidP="007D5AAD">
            <w:pPr>
              <w:pStyle w:val="NoSpacing"/>
              <w:jc w:val="left"/>
              <w:rPr>
                <w:sz w:val="14"/>
                <w:szCs w:val="14"/>
              </w:rPr>
            </w:pPr>
            <w:r w:rsidRPr="007677D0">
              <w:rPr>
                <w:sz w:val="14"/>
                <w:szCs w:val="14"/>
              </w:rPr>
              <w:t>99 (20.8%)</w:t>
            </w:r>
          </w:p>
        </w:tc>
      </w:tr>
      <w:tr w:rsidR="00B82F06" w:rsidRPr="007677D0" w14:paraId="2D5DDA61" w14:textId="77777777" w:rsidTr="00AD44A5">
        <w:trPr>
          <w:trHeight w:val="20"/>
        </w:trPr>
        <w:tc>
          <w:tcPr>
            <w:tcW w:w="2268" w:type="dxa"/>
            <w:vMerge/>
            <w:tcBorders>
              <w:left w:val="nil"/>
              <w:right w:val="nil"/>
            </w:tcBorders>
            <w:noWrap/>
            <w:hideMark/>
          </w:tcPr>
          <w:p w14:paraId="587827F8" w14:textId="77777777" w:rsidR="00B82F06" w:rsidRPr="007677D0" w:rsidRDefault="00B82F06" w:rsidP="00041845">
            <w:pPr>
              <w:pStyle w:val="NoSpacing"/>
              <w:rPr>
                <w:sz w:val="14"/>
                <w:szCs w:val="14"/>
              </w:rPr>
            </w:pPr>
          </w:p>
        </w:tc>
        <w:tc>
          <w:tcPr>
            <w:tcW w:w="2268" w:type="dxa"/>
            <w:tcBorders>
              <w:top w:val="nil"/>
              <w:left w:val="nil"/>
              <w:bottom w:val="nil"/>
              <w:right w:val="nil"/>
            </w:tcBorders>
            <w:noWrap/>
            <w:hideMark/>
          </w:tcPr>
          <w:p w14:paraId="14A2378D" w14:textId="77777777" w:rsidR="00B82F06" w:rsidRPr="007677D0" w:rsidRDefault="00B82F06" w:rsidP="007D5AAD">
            <w:pPr>
              <w:pStyle w:val="NoSpacing"/>
              <w:jc w:val="left"/>
              <w:rPr>
                <w:sz w:val="14"/>
                <w:szCs w:val="14"/>
              </w:rPr>
            </w:pPr>
            <w:r w:rsidRPr="007677D0">
              <w:rPr>
                <w:sz w:val="14"/>
                <w:szCs w:val="14"/>
              </w:rPr>
              <w:t>Other</w:t>
            </w:r>
          </w:p>
        </w:tc>
        <w:tc>
          <w:tcPr>
            <w:tcW w:w="1134" w:type="dxa"/>
            <w:tcBorders>
              <w:top w:val="nil"/>
              <w:left w:val="nil"/>
              <w:bottom w:val="nil"/>
              <w:right w:val="nil"/>
            </w:tcBorders>
            <w:noWrap/>
            <w:hideMark/>
          </w:tcPr>
          <w:p w14:paraId="2E39E9A0" w14:textId="77777777" w:rsidR="00B82F06" w:rsidRPr="007677D0" w:rsidRDefault="00B82F06" w:rsidP="007D5AAD">
            <w:pPr>
              <w:pStyle w:val="NoSpacing"/>
              <w:jc w:val="left"/>
              <w:rPr>
                <w:sz w:val="14"/>
                <w:szCs w:val="14"/>
              </w:rPr>
            </w:pPr>
            <w:r w:rsidRPr="007677D0">
              <w:rPr>
                <w:sz w:val="14"/>
                <w:szCs w:val="14"/>
              </w:rPr>
              <w:t>29.4% of 17</w:t>
            </w:r>
          </w:p>
        </w:tc>
        <w:tc>
          <w:tcPr>
            <w:tcW w:w="1174" w:type="dxa"/>
            <w:tcBorders>
              <w:top w:val="nil"/>
              <w:left w:val="nil"/>
              <w:bottom w:val="nil"/>
              <w:right w:val="nil"/>
            </w:tcBorders>
            <w:noWrap/>
            <w:hideMark/>
          </w:tcPr>
          <w:p w14:paraId="7EC46AF3" w14:textId="77777777" w:rsidR="00B82F06" w:rsidRPr="007677D0" w:rsidRDefault="00B82F06" w:rsidP="007D5AAD">
            <w:pPr>
              <w:pStyle w:val="NoSpacing"/>
              <w:jc w:val="left"/>
              <w:rPr>
                <w:sz w:val="14"/>
                <w:szCs w:val="14"/>
              </w:rPr>
            </w:pPr>
            <w:r w:rsidRPr="007677D0">
              <w:rPr>
                <w:sz w:val="14"/>
                <w:szCs w:val="14"/>
              </w:rPr>
              <w:t>2 (40%)</w:t>
            </w:r>
          </w:p>
        </w:tc>
        <w:tc>
          <w:tcPr>
            <w:tcW w:w="1091" w:type="dxa"/>
            <w:tcBorders>
              <w:top w:val="nil"/>
              <w:left w:val="nil"/>
              <w:bottom w:val="nil"/>
              <w:right w:val="nil"/>
            </w:tcBorders>
            <w:noWrap/>
            <w:hideMark/>
          </w:tcPr>
          <w:p w14:paraId="5047E596" w14:textId="77777777" w:rsidR="00B82F06" w:rsidRPr="007677D0" w:rsidRDefault="00B82F06" w:rsidP="007D5AAD">
            <w:pPr>
              <w:pStyle w:val="NoSpacing"/>
              <w:jc w:val="left"/>
              <w:rPr>
                <w:sz w:val="14"/>
                <w:szCs w:val="14"/>
              </w:rPr>
            </w:pPr>
            <w:r w:rsidRPr="007677D0">
              <w:rPr>
                <w:sz w:val="14"/>
                <w:szCs w:val="14"/>
              </w:rPr>
              <w:t>3 (60%)</w:t>
            </w:r>
          </w:p>
        </w:tc>
        <w:tc>
          <w:tcPr>
            <w:tcW w:w="1091" w:type="dxa"/>
            <w:tcBorders>
              <w:top w:val="nil"/>
              <w:left w:val="nil"/>
              <w:bottom w:val="nil"/>
              <w:right w:val="nil"/>
            </w:tcBorders>
            <w:noWrap/>
            <w:hideMark/>
          </w:tcPr>
          <w:p w14:paraId="713F8853" w14:textId="77777777" w:rsidR="00B82F06" w:rsidRPr="007677D0" w:rsidRDefault="00B82F06" w:rsidP="007D5AAD">
            <w:pPr>
              <w:pStyle w:val="NoSpacing"/>
              <w:jc w:val="left"/>
              <w:rPr>
                <w:sz w:val="14"/>
                <w:szCs w:val="14"/>
              </w:rPr>
            </w:pPr>
            <w:r w:rsidRPr="007677D0">
              <w:rPr>
                <w:sz w:val="14"/>
                <w:szCs w:val="14"/>
              </w:rPr>
              <w:t>5 (1%)</w:t>
            </w:r>
          </w:p>
        </w:tc>
      </w:tr>
      <w:tr w:rsidR="00264AA1" w:rsidRPr="007677D0" w14:paraId="338E3ECC" w14:textId="77777777" w:rsidTr="00AD44A5">
        <w:trPr>
          <w:trHeight w:val="20"/>
        </w:trPr>
        <w:tc>
          <w:tcPr>
            <w:tcW w:w="2268" w:type="dxa"/>
            <w:vMerge/>
            <w:tcBorders>
              <w:left w:val="nil"/>
              <w:right w:val="nil"/>
            </w:tcBorders>
            <w:noWrap/>
            <w:hideMark/>
          </w:tcPr>
          <w:p w14:paraId="048F893E" w14:textId="77777777" w:rsidR="00264AA1" w:rsidRPr="007677D0" w:rsidRDefault="00264AA1" w:rsidP="00041845">
            <w:pPr>
              <w:pStyle w:val="NoSpacing"/>
              <w:rPr>
                <w:sz w:val="14"/>
                <w:szCs w:val="14"/>
              </w:rPr>
            </w:pPr>
          </w:p>
        </w:tc>
        <w:tc>
          <w:tcPr>
            <w:tcW w:w="2268" w:type="dxa"/>
            <w:tcBorders>
              <w:top w:val="nil"/>
              <w:left w:val="nil"/>
              <w:right w:val="nil"/>
            </w:tcBorders>
            <w:noWrap/>
            <w:hideMark/>
          </w:tcPr>
          <w:p w14:paraId="1190C660" w14:textId="5F01A05E" w:rsidR="00264AA1" w:rsidRPr="007677D0" w:rsidRDefault="00264AA1" w:rsidP="007D5AAD">
            <w:pPr>
              <w:pStyle w:val="NoSpacing"/>
              <w:jc w:val="left"/>
              <w:rPr>
                <w:sz w:val="14"/>
                <w:szCs w:val="14"/>
              </w:rPr>
            </w:pPr>
            <w:r w:rsidRPr="007677D0">
              <w:rPr>
                <w:sz w:val="14"/>
                <w:szCs w:val="14"/>
              </w:rPr>
              <w:t>Prematurity And</w:t>
            </w:r>
            <w:r w:rsidR="00CC3631" w:rsidRPr="007677D0">
              <w:rPr>
                <w:sz w:val="14"/>
                <w:szCs w:val="14"/>
              </w:rPr>
              <w:t xml:space="preserve"> </w:t>
            </w:r>
            <w:r w:rsidRPr="007677D0">
              <w:rPr>
                <w:sz w:val="14"/>
                <w:szCs w:val="14"/>
              </w:rPr>
              <w:t>Low</w:t>
            </w:r>
            <w:r w:rsidR="002176C8">
              <w:rPr>
                <w:sz w:val="14"/>
                <w:szCs w:val="14"/>
              </w:rPr>
              <w:t xml:space="preserve"> </w:t>
            </w:r>
            <w:r w:rsidRPr="007677D0">
              <w:rPr>
                <w:sz w:val="14"/>
                <w:szCs w:val="14"/>
              </w:rPr>
              <w:t>Birthweight</w:t>
            </w:r>
          </w:p>
        </w:tc>
        <w:tc>
          <w:tcPr>
            <w:tcW w:w="1134" w:type="dxa"/>
            <w:tcBorders>
              <w:top w:val="nil"/>
              <w:left w:val="nil"/>
              <w:bottom w:val="nil"/>
              <w:right w:val="nil"/>
            </w:tcBorders>
            <w:noWrap/>
            <w:hideMark/>
          </w:tcPr>
          <w:p w14:paraId="7A1702D9" w14:textId="77777777" w:rsidR="00264AA1" w:rsidRPr="007677D0" w:rsidRDefault="00264AA1" w:rsidP="007D5AAD">
            <w:pPr>
              <w:pStyle w:val="NoSpacing"/>
              <w:jc w:val="left"/>
              <w:rPr>
                <w:sz w:val="14"/>
                <w:szCs w:val="14"/>
              </w:rPr>
            </w:pPr>
            <w:r w:rsidRPr="007677D0">
              <w:rPr>
                <w:sz w:val="14"/>
                <w:szCs w:val="14"/>
              </w:rPr>
              <w:t>50.3% of 145</w:t>
            </w:r>
          </w:p>
        </w:tc>
        <w:tc>
          <w:tcPr>
            <w:tcW w:w="1174" w:type="dxa"/>
            <w:tcBorders>
              <w:top w:val="nil"/>
              <w:left w:val="nil"/>
              <w:bottom w:val="nil"/>
              <w:right w:val="nil"/>
            </w:tcBorders>
            <w:noWrap/>
            <w:hideMark/>
          </w:tcPr>
          <w:p w14:paraId="5FD544F4" w14:textId="77777777" w:rsidR="00264AA1" w:rsidRPr="007677D0" w:rsidRDefault="00264AA1" w:rsidP="007D5AAD">
            <w:pPr>
              <w:pStyle w:val="NoSpacing"/>
              <w:jc w:val="left"/>
              <w:rPr>
                <w:sz w:val="14"/>
                <w:szCs w:val="14"/>
              </w:rPr>
            </w:pPr>
            <w:r w:rsidRPr="007677D0">
              <w:rPr>
                <w:sz w:val="14"/>
                <w:szCs w:val="14"/>
              </w:rPr>
              <w:t>39 (53.4%)</w:t>
            </w:r>
          </w:p>
        </w:tc>
        <w:tc>
          <w:tcPr>
            <w:tcW w:w="1091" w:type="dxa"/>
            <w:tcBorders>
              <w:top w:val="nil"/>
              <w:left w:val="nil"/>
              <w:bottom w:val="nil"/>
              <w:right w:val="nil"/>
            </w:tcBorders>
            <w:noWrap/>
            <w:hideMark/>
          </w:tcPr>
          <w:p w14:paraId="13C323BA" w14:textId="77777777" w:rsidR="00264AA1" w:rsidRPr="007677D0" w:rsidRDefault="00264AA1" w:rsidP="007D5AAD">
            <w:pPr>
              <w:pStyle w:val="NoSpacing"/>
              <w:jc w:val="left"/>
              <w:rPr>
                <w:sz w:val="14"/>
                <w:szCs w:val="14"/>
              </w:rPr>
            </w:pPr>
            <w:r w:rsidRPr="007677D0">
              <w:rPr>
                <w:sz w:val="14"/>
                <w:szCs w:val="14"/>
              </w:rPr>
              <w:t>34 (46.6%)</w:t>
            </w:r>
          </w:p>
        </w:tc>
        <w:tc>
          <w:tcPr>
            <w:tcW w:w="1091" w:type="dxa"/>
            <w:tcBorders>
              <w:top w:val="nil"/>
              <w:left w:val="nil"/>
              <w:bottom w:val="nil"/>
              <w:right w:val="nil"/>
            </w:tcBorders>
            <w:noWrap/>
            <w:hideMark/>
          </w:tcPr>
          <w:p w14:paraId="403E5D4E" w14:textId="77777777" w:rsidR="00264AA1" w:rsidRPr="007677D0" w:rsidRDefault="00264AA1" w:rsidP="007D5AAD">
            <w:pPr>
              <w:pStyle w:val="NoSpacing"/>
              <w:jc w:val="left"/>
              <w:rPr>
                <w:sz w:val="14"/>
                <w:szCs w:val="14"/>
              </w:rPr>
            </w:pPr>
            <w:r w:rsidRPr="007677D0">
              <w:rPr>
                <w:sz w:val="14"/>
                <w:szCs w:val="14"/>
              </w:rPr>
              <w:t>73 (15.3%)</w:t>
            </w:r>
          </w:p>
        </w:tc>
      </w:tr>
      <w:tr w:rsidR="00B82F06" w:rsidRPr="007677D0" w14:paraId="6809E14C" w14:textId="77777777" w:rsidTr="00AD44A5">
        <w:trPr>
          <w:trHeight w:val="20"/>
        </w:trPr>
        <w:tc>
          <w:tcPr>
            <w:tcW w:w="2268" w:type="dxa"/>
            <w:vMerge/>
            <w:tcBorders>
              <w:left w:val="nil"/>
              <w:bottom w:val="single" w:sz="8" w:space="0" w:color="auto"/>
              <w:right w:val="nil"/>
            </w:tcBorders>
            <w:noWrap/>
            <w:hideMark/>
          </w:tcPr>
          <w:p w14:paraId="341225A0" w14:textId="77777777" w:rsidR="00B82F06" w:rsidRPr="007677D0" w:rsidRDefault="00B82F06" w:rsidP="00041845">
            <w:pPr>
              <w:pStyle w:val="NoSpacing"/>
              <w:rPr>
                <w:sz w:val="14"/>
                <w:szCs w:val="14"/>
              </w:rPr>
            </w:pPr>
          </w:p>
        </w:tc>
        <w:tc>
          <w:tcPr>
            <w:tcW w:w="2268" w:type="dxa"/>
            <w:tcBorders>
              <w:top w:val="nil"/>
              <w:left w:val="nil"/>
              <w:bottom w:val="single" w:sz="8" w:space="0" w:color="auto"/>
              <w:right w:val="nil"/>
            </w:tcBorders>
            <w:noWrap/>
            <w:hideMark/>
          </w:tcPr>
          <w:p w14:paraId="373A287E" w14:textId="77777777" w:rsidR="00B82F06" w:rsidRPr="007677D0" w:rsidRDefault="00B82F06" w:rsidP="007D5AAD">
            <w:pPr>
              <w:pStyle w:val="NoSpacing"/>
              <w:jc w:val="left"/>
              <w:rPr>
                <w:sz w:val="14"/>
                <w:szCs w:val="14"/>
              </w:rPr>
            </w:pPr>
            <w:r w:rsidRPr="007677D0">
              <w:rPr>
                <w:sz w:val="14"/>
                <w:szCs w:val="14"/>
              </w:rPr>
              <w:t>Stillbirth</w:t>
            </w:r>
          </w:p>
        </w:tc>
        <w:tc>
          <w:tcPr>
            <w:tcW w:w="1134" w:type="dxa"/>
            <w:tcBorders>
              <w:top w:val="nil"/>
              <w:left w:val="nil"/>
              <w:bottom w:val="single" w:sz="8" w:space="0" w:color="auto"/>
              <w:right w:val="nil"/>
            </w:tcBorders>
            <w:noWrap/>
            <w:hideMark/>
          </w:tcPr>
          <w:p w14:paraId="4D303A8C" w14:textId="77777777" w:rsidR="00B82F06" w:rsidRPr="007677D0" w:rsidRDefault="00B82F06" w:rsidP="007D5AAD">
            <w:pPr>
              <w:pStyle w:val="NoSpacing"/>
              <w:jc w:val="left"/>
              <w:rPr>
                <w:sz w:val="14"/>
                <w:szCs w:val="14"/>
              </w:rPr>
            </w:pPr>
            <w:r w:rsidRPr="007677D0">
              <w:rPr>
                <w:sz w:val="14"/>
                <w:szCs w:val="14"/>
              </w:rPr>
              <w:t>75.8% of 227</w:t>
            </w:r>
          </w:p>
        </w:tc>
        <w:tc>
          <w:tcPr>
            <w:tcW w:w="1174" w:type="dxa"/>
            <w:tcBorders>
              <w:top w:val="nil"/>
              <w:left w:val="nil"/>
              <w:bottom w:val="single" w:sz="8" w:space="0" w:color="auto"/>
              <w:right w:val="nil"/>
            </w:tcBorders>
            <w:noWrap/>
            <w:hideMark/>
          </w:tcPr>
          <w:p w14:paraId="4E42DF5B" w14:textId="77777777" w:rsidR="00B82F06" w:rsidRPr="007677D0" w:rsidRDefault="00B82F06" w:rsidP="007D5AAD">
            <w:pPr>
              <w:pStyle w:val="NoSpacing"/>
              <w:jc w:val="left"/>
              <w:rPr>
                <w:sz w:val="14"/>
                <w:szCs w:val="14"/>
              </w:rPr>
            </w:pPr>
            <w:r w:rsidRPr="007677D0">
              <w:rPr>
                <w:sz w:val="14"/>
                <w:szCs w:val="14"/>
              </w:rPr>
              <w:t>86 (50%)</w:t>
            </w:r>
          </w:p>
        </w:tc>
        <w:tc>
          <w:tcPr>
            <w:tcW w:w="1091" w:type="dxa"/>
            <w:tcBorders>
              <w:top w:val="nil"/>
              <w:left w:val="nil"/>
              <w:bottom w:val="single" w:sz="8" w:space="0" w:color="auto"/>
              <w:right w:val="nil"/>
            </w:tcBorders>
            <w:noWrap/>
            <w:hideMark/>
          </w:tcPr>
          <w:p w14:paraId="767F7F5F" w14:textId="77777777" w:rsidR="00B82F06" w:rsidRPr="007677D0" w:rsidRDefault="00B82F06" w:rsidP="007D5AAD">
            <w:pPr>
              <w:pStyle w:val="NoSpacing"/>
              <w:jc w:val="left"/>
              <w:rPr>
                <w:sz w:val="14"/>
                <w:szCs w:val="14"/>
              </w:rPr>
            </w:pPr>
            <w:r w:rsidRPr="007677D0">
              <w:rPr>
                <w:sz w:val="14"/>
                <w:szCs w:val="14"/>
              </w:rPr>
              <w:t>86 (50%)</w:t>
            </w:r>
          </w:p>
        </w:tc>
        <w:tc>
          <w:tcPr>
            <w:tcW w:w="1091" w:type="dxa"/>
            <w:tcBorders>
              <w:top w:val="nil"/>
              <w:left w:val="nil"/>
              <w:bottom w:val="single" w:sz="8" w:space="0" w:color="auto"/>
              <w:right w:val="nil"/>
            </w:tcBorders>
            <w:noWrap/>
            <w:hideMark/>
          </w:tcPr>
          <w:p w14:paraId="14464D23" w14:textId="77777777" w:rsidR="00B82F06" w:rsidRPr="007677D0" w:rsidRDefault="00B82F06" w:rsidP="007D5AAD">
            <w:pPr>
              <w:pStyle w:val="NoSpacing"/>
              <w:jc w:val="left"/>
              <w:rPr>
                <w:sz w:val="14"/>
                <w:szCs w:val="14"/>
              </w:rPr>
            </w:pPr>
            <w:r w:rsidRPr="007677D0">
              <w:rPr>
                <w:sz w:val="14"/>
                <w:szCs w:val="14"/>
              </w:rPr>
              <w:t>172 (36.1%)</w:t>
            </w:r>
          </w:p>
        </w:tc>
      </w:tr>
    </w:tbl>
    <w:p w14:paraId="58A8C41C" w14:textId="496625E7" w:rsidR="00CA3D81" w:rsidRDefault="00C975BE" w:rsidP="00C975BE">
      <w:pPr>
        <w:pStyle w:val="TableNotes"/>
        <w:spacing w:before="40" w:after="40" w:line="240" w:lineRule="auto"/>
        <w:ind w:left="0" w:right="0"/>
      </w:pPr>
      <w:r>
        <w:rPr>
          <w:rStyle w:val="footnotemark"/>
        </w:rPr>
        <w:t>*</w:t>
      </w:r>
      <w:r w:rsidR="00F66C75">
        <w:t>Agreement refers to records where two physicians agree on the cause of death based on CMEA-10 code equivalency</w:t>
      </w:r>
      <w:r w:rsidR="008678D7" w:rsidRPr="00DF67EC">
        <w:t>.</w:t>
      </w:r>
      <w:r w:rsidR="00F66C75">
        <w:t xml:space="preserve"> This </w:t>
      </w:r>
      <w:r w:rsidR="00DD608C">
        <w:t>represents a proportion</w:t>
      </w:r>
      <w:r w:rsidR="00F66C75">
        <w:t xml:space="preserve"> of </w:t>
      </w:r>
      <w:r w:rsidR="00924DC2">
        <w:t>all</w:t>
      </w:r>
      <w:r w:rsidR="00F66C75">
        <w:t xml:space="preserve"> 11,799 physician</w:t>
      </w:r>
      <w:r w:rsidR="00DD608C">
        <w:t>-</w:t>
      </w:r>
      <w:r w:rsidR="00F66C75">
        <w:t>coded records</w:t>
      </w:r>
      <w:r w:rsidR="00D01B67">
        <w:t xml:space="preserve">, </w:t>
      </w:r>
      <w:r w:rsidR="00DD608C">
        <w:t>regardless of agreement</w:t>
      </w:r>
      <w:r w:rsidR="005C5B26">
        <w:t xml:space="preserve"> (e.g., 55.1% of all 6970 adult physician-coded records </w:t>
      </w:r>
      <w:r w:rsidR="003D6032">
        <w:t>agree</w:t>
      </w:r>
      <w:r w:rsidR="005C5B26">
        <w:t>)</w:t>
      </w:r>
      <w:r w:rsidR="00F66C75">
        <w:t>.</w:t>
      </w:r>
      <w:r w:rsidR="00D01B67">
        <w:t xml:space="preserve"> All other numbers refer to the 6939</w:t>
      </w:r>
      <w:r w:rsidR="002E23DC">
        <w:t xml:space="preserve"> </w:t>
      </w:r>
      <w:r w:rsidR="00811EAD">
        <w:t>subset of records</w:t>
      </w:r>
      <w:r w:rsidR="009B6201">
        <w:t xml:space="preserve"> with agreement</w:t>
      </w:r>
      <w:r w:rsidR="001F5BE2">
        <w:t xml:space="preserve"> only</w:t>
      </w:r>
      <w:r w:rsidR="002E23DC">
        <w:t>.</w:t>
      </w:r>
    </w:p>
    <w:p w14:paraId="391E3492" w14:textId="77777777" w:rsidR="004D351B" w:rsidRPr="00674D12" w:rsidRDefault="004D351B" w:rsidP="00674D12">
      <w:pPr>
        <w:pStyle w:val="TableNotes"/>
        <w:spacing w:before="40" w:after="40" w:line="240" w:lineRule="auto"/>
        <w:ind w:left="0" w:right="0"/>
      </w:pPr>
    </w:p>
    <w:p w14:paraId="26142DE2" w14:textId="0BE12DDA" w:rsidR="00CA3D81" w:rsidRDefault="00CA3D81" w:rsidP="00CA3D81">
      <w:pPr>
        <w:pStyle w:val="TableCaption"/>
      </w:pPr>
      <w:r>
        <w:rPr>
          <w:b/>
        </w:rPr>
        <w:t xml:space="preserve">Table B5 </w:t>
      </w:r>
      <w:r>
        <w:t>Study data by age range.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1391"/>
        <w:gridCol w:w="1628"/>
        <w:gridCol w:w="1190"/>
        <w:gridCol w:w="1190"/>
        <w:gridCol w:w="1190"/>
      </w:tblGrid>
      <w:tr w:rsidR="00B128DD" w:rsidRPr="00B128DD" w14:paraId="5EDC9CA4" w14:textId="77777777" w:rsidTr="004C18AE">
        <w:trPr>
          <w:trHeight w:val="251"/>
        </w:trPr>
        <w:tc>
          <w:tcPr>
            <w:tcW w:w="1350" w:type="pct"/>
            <w:tcBorders>
              <w:top w:val="single" w:sz="8" w:space="0" w:color="auto"/>
              <w:left w:val="nil"/>
              <w:bottom w:val="single" w:sz="4" w:space="0" w:color="auto"/>
              <w:right w:val="nil"/>
            </w:tcBorders>
            <w:noWrap/>
            <w:vAlign w:val="center"/>
            <w:hideMark/>
          </w:tcPr>
          <w:p w14:paraId="66BDFC27" w14:textId="77777777" w:rsidR="00B128DD" w:rsidRPr="00B128DD" w:rsidRDefault="00B128DD" w:rsidP="00B128DD">
            <w:pPr>
              <w:pStyle w:val="NoSpacing"/>
              <w:rPr>
                <w:sz w:val="16"/>
                <w:szCs w:val="16"/>
              </w:rPr>
            </w:pPr>
            <w:r w:rsidRPr="00B128DD">
              <w:rPr>
                <w:sz w:val="16"/>
                <w:szCs w:val="16"/>
              </w:rPr>
              <w:t>Age Group</w:t>
            </w:r>
          </w:p>
        </w:tc>
        <w:tc>
          <w:tcPr>
            <w:tcW w:w="771" w:type="pct"/>
            <w:tcBorders>
              <w:top w:val="single" w:sz="8" w:space="0" w:color="auto"/>
              <w:left w:val="nil"/>
              <w:bottom w:val="single" w:sz="4" w:space="0" w:color="auto"/>
              <w:right w:val="nil"/>
            </w:tcBorders>
            <w:noWrap/>
            <w:vAlign w:val="center"/>
            <w:hideMark/>
          </w:tcPr>
          <w:p w14:paraId="217F589C" w14:textId="77777777" w:rsidR="00B128DD" w:rsidRPr="00B128DD" w:rsidRDefault="00B128DD" w:rsidP="00B128DD">
            <w:pPr>
              <w:pStyle w:val="NoSpacing"/>
              <w:rPr>
                <w:sz w:val="16"/>
                <w:szCs w:val="16"/>
              </w:rPr>
            </w:pPr>
            <w:r w:rsidRPr="00B128DD">
              <w:rPr>
                <w:sz w:val="16"/>
                <w:szCs w:val="16"/>
              </w:rPr>
              <w:t>Age Range</w:t>
            </w:r>
          </w:p>
        </w:tc>
        <w:tc>
          <w:tcPr>
            <w:tcW w:w="902" w:type="pct"/>
            <w:tcBorders>
              <w:top w:val="single" w:sz="8" w:space="0" w:color="auto"/>
              <w:left w:val="nil"/>
              <w:bottom w:val="single" w:sz="4" w:space="0" w:color="auto"/>
              <w:right w:val="nil"/>
            </w:tcBorders>
            <w:noWrap/>
            <w:vAlign w:val="center"/>
            <w:hideMark/>
          </w:tcPr>
          <w:p w14:paraId="2D77167D" w14:textId="45EA095C" w:rsidR="00B128DD" w:rsidRPr="00B128DD" w:rsidRDefault="00B128DD" w:rsidP="00B128DD">
            <w:pPr>
              <w:pStyle w:val="NoSpacing"/>
              <w:rPr>
                <w:sz w:val="16"/>
                <w:szCs w:val="16"/>
              </w:rPr>
            </w:pPr>
            <w:r w:rsidRPr="00B128DD">
              <w:rPr>
                <w:sz w:val="16"/>
                <w:szCs w:val="16"/>
              </w:rPr>
              <w:t>Agree</w:t>
            </w:r>
            <w:r w:rsidR="0095279C">
              <w:rPr>
                <w:sz w:val="16"/>
                <w:szCs w:val="16"/>
                <w:vertAlign w:val="superscript"/>
              </w:rPr>
              <w:t>*</w:t>
            </w:r>
          </w:p>
        </w:tc>
        <w:tc>
          <w:tcPr>
            <w:tcW w:w="659" w:type="pct"/>
            <w:tcBorders>
              <w:top w:val="single" w:sz="8" w:space="0" w:color="auto"/>
              <w:left w:val="nil"/>
              <w:bottom w:val="single" w:sz="4" w:space="0" w:color="auto"/>
              <w:right w:val="nil"/>
            </w:tcBorders>
            <w:noWrap/>
            <w:vAlign w:val="center"/>
            <w:hideMark/>
          </w:tcPr>
          <w:p w14:paraId="4CA68DA1" w14:textId="77777777" w:rsidR="00B128DD" w:rsidRPr="00B128DD" w:rsidRDefault="00B128DD" w:rsidP="00B128DD">
            <w:pPr>
              <w:pStyle w:val="NoSpacing"/>
              <w:rPr>
                <w:sz w:val="16"/>
                <w:szCs w:val="16"/>
              </w:rPr>
            </w:pPr>
            <w:r w:rsidRPr="00B128DD">
              <w:rPr>
                <w:sz w:val="16"/>
                <w:szCs w:val="16"/>
              </w:rPr>
              <w:t>Female</w:t>
            </w:r>
          </w:p>
        </w:tc>
        <w:tc>
          <w:tcPr>
            <w:tcW w:w="659" w:type="pct"/>
            <w:tcBorders>
              <w:top w:val="single" w:sz="8" w:space="0" w:color="auto"/>
              <w:left w:val="nil"/>
              <w:bottom w:val="single" w:sz="4" w:space="0" w:color="auto"/>
              <w:right w:val="nil"/>
            </w:tcBorders>
            <w:noWrap/>
            <w:vAlign w:val="center"/>
            <w:hideMark/>
          </w:tcPr>
          <w:p w14:paraId="2C94399F" w14:textId="77777777" w:rsidR="00B128DD" w:rsidRPr="00B128DD" w:rsidRDefault="00B128DD" w:rsidP="00B128DD">
            <w:pPr>
              <w:pStyle w:val="NoSpacing"/>
              <w:rPr>
                <w:sz w:val="16"/>
                <w:szCs w:val="16"/>
              </w:rPr>
            </w:pPr>
            <w:r w:rsidRPr="00B128DD">
              <w:rPr>
                <w:sz w:val="16"/>
                <w:szCs w:val="16"/>
              </w:rPr>
              <w:t>Male</w:t>
            </w:r>
          </w:p>
        </w:tc>
        <w:tc>
          <w:tcPr>
            <w:tcW w:w="659" w:type="pct"/>
            <w:tcBorders>
              <w:top w:val="single" w:sz="8" w:space="0" w:color="auto"/>
              <w:left w:val="nil"/>
              <w:bottom w:val="single" w:sz="4" w:space="0" w:color="auto"/>
              <w:right w:val="nil"/>
            </w:tcBorders>
            <w:noWrap/>
            <w:vAlign w:val="center"/>
            <w:hideMark/>
          </w:tcPr>
          <w:p w14:paraId="4D736453" w14:textId="77777777" w:rsidR="00B128DD" w:rsidRPr="00B128DD" w:rsidRDefault="00B128DD" w:rsidP="00B128DD">
            <w:pPr>
              <w:pStyle w:val="NoSpacing"/>
              <w:rPr>
                <w:sz w:val="16"/>
                <w:szCs w:val="16"/>
              </w:rPr>
            </w:pPr>
            <w:r w:rsidRPr="00B128DD">
              <w:rPr>
                <w:sz w:val="16"/>
                <w:szCs w:val="16"/>
              </w:rPr>
              <w:t>Total</w:t>
            </w:r>
          </w:p>
        </w:tc>
      </w:tr>
      <w:tr w:rsidR="00621B4D" w:rsidRPr="00B128DD" w14:paraId="0AF9A677" w14:textId="77777777" w:rsidTr="004C18AE">
        <w:trPr>
          <w:trHeight w:val="227"/>
        </w:trPr>
        <w:tc>
          <w:tcPr>
            <w:tcW w:w="1350" w:type="pct"/>
            <w:vMerge w:val="restart"/>
            <w:tcBorders>
              <w:left w:val="nil"/>
              <w:bottom w:val="nil"/>
              <w:right w:val="nil"/>
            </w:tcBorders>
            <w:noWrap/>
            <w:hideMark/>
          </w:tcPr>
          <w:p w14:paraId="4AAF3200" w14:textId="77777777" w:rsidR="00621B4D" w:rsidRPr="00B128DD" w:rsidRDefault="00621B4D" w:rsidP="004913F4">
            <w:pPr>
              <w:pStyle w:val="NoSpacing"/>
              <w:rPr>
                <w:sz w:val="16"/>
                <w:szCs w:val="16"/>
              </w:rPr>
            </w:pPr>
            <w:r w:rsidRPr="00B128DD">
              <w:rPr>
                <w:sz w:val="16"/>
                <w:szCs w:val="16"/>
              </w:rPr>
              <w:t>Adult (n=3826, 55.1%, 18 CODs)</w:t>
            </w:r>
          </w:p>
          <w:p w14:paraId="3E1E04E3" w14:textId="77777777" w:rsidR="00621B4D" w:rsidRPr="00B128DD" w:rsidRDefault="00621B4D" w:rsidP="004913F4">
            <w:pPr>
              <w:pStyle w:val="NoSpacing"/>
              <w:rPr>
                <w:sz w:val="16"/>
                <w:szCs w:val="16"/>
              </w:rPr>
            </w:pPr>
            <w:r w:rsidRPr="00B128DD">
              <w:rPr>
                <w:sz w:val="16"/>
                <w:szCs w:val="16"/>
              </w:rPr>
              <w:t>- Female (n=1681, 43.9%)</w:t>
            </w:r>
          </w:p>
          <w:p w14:paraId="20AE5EF8" w14:textId="77777777" w:rsidR="00621B4D" w:rsidRPr="00B128DD" w:rsidRDefault="00621B4D" w:rsidP="004913F4">
            <w:pPr>
              <w:pStyle w:val="NoSpacing"/>
              <w:rPr>
                <w:sz w:val="16"/>
                <w:szCs w:val="16"/>
              </w:rPr>
            </w:pPr>
            <w:r w:rsidRPr="00B128DD">
              <w:rPr>
                <w:sz w:val="16"/>
                <w:szCs w:val="16"/>
              </w:rPr>
              <w:t>- Male (n=2145, 56.1%)</w:t>
            </w:r>
          </w:p>
          <w:p w14:paraId="50722D46" w14:textId="36E23048" w:rsidR="00621B4D" w:rsidRPr="0095279C" w:rsidRDefault="00621B4D" w:rsidP="004913F4">
            <w:pPr>
              <w:pStyle w:val="NoSpacing"/>
              <w:rPr>
                <w:sz w:val="16"/>
                <w:szCs w:val="16"/>
                <w:vertAlign w:val="superscript"/>
              </w:rPr>
            </w:pPr>
            <w:r w:rsidRPr="00B128DD">
              <w:rPr>
                <w:sz w:val="16"/>
                <w:szCs w:val="16"/>
              </w:rPr>
              <w:t>- Agree (54.9% of 6970)</w:t>
            </w:r>
            <w:r w:rsidR="0095279C">
              <w:rPr>
                <w:sz w:val="16"/>
                <w:szCs w:val="16"/>
                <w:vertAlign w:val="superscript"/>
              </w:rPr>
              <w:t>*</w:t>
            </w:r>
          </w:p>
        </w:tc>
        <w:tc>
          <w:tcPr>
            <w:tcW w:w="771" w:type="pct"/>
            <w:tcBorders>
              <w:left w:val="nil"/>
              <w:bottom w:val="nil"/>
              <w:right w:val="nil"/>
            </w:tcBorders>
            <w:noWrap/>
            <w:hideMark/>
          </w:tcPr>
          <w:p w14:paraId="473FAD45" w14:textId="77777777" w:rsidR="00621B4D" w:rsidRPr="00B128DD" w:rsidRDefault="00621B4D" w:rsidP="00B128DD">
            <w:pPr>
              <w:pStyle w:val="NoSpacing"/>
              <w:rPr>
                <w:sz w:val="16"/>
                <w:szCs w:val="16"/>
              </w:rPr>
            </w:pPr>
            <w:r w:rsidRPr="00B128DD">
              <w:rPr>
                <w:sz w:val="16"/>
                <w:szCs w:val="16"/>
              </w:rPr>
              <w:t>12-14 Years</w:t>
            </w:r>
          </w:p>
        </w:tc>
        <w:tc>
          <w:tcPr>
            <w:tcW w:w="902" w:type="pct"/>
            <w:tcBorders>
              <w:left w:val="nil"/>
              <w:bottom w:val="nil"/>
              <w:right w:val="nil"/>
            </w:tcBorders>
            <w:noWrap/>
            <w:hideMark/>
          </w:tcPr>
          <w:p w14:paraId="70E71DE9" w14:textId="77777777" w:rsidR="00621B4D" w:rsidRPr="00B128DD" w:rsidRDefault="00621B4D" w:rsidP="00B128DD">
            <w:pPr>
              <w:pStyle w:val="NoSpacing"/>
              <w:rPr>
                <w:sz w:val="16"/>
                <w:szCs w:val="16"/>
              </w:rPr>
            </w:pPr>
            <w:r w:rsidRPr="00B128DD">
              <w:rPr>
                <w:sz w:val="16"/>
                <w:szCs w:val="16"/>
              </w:rPr>
              <w:t>64.3% of 210</w:t>
            </w:r>
          </w:p>
        </w:tc>
        <w:tc>
          <w:tcPr>
            <w:tcW w:w="659" w:type="pct"/>
            <w:tcBorders>
              <w:left w:val="nil"/>
              <w:bottom w:val="nil"/>
              <w:right w:val="nil"/>
            </w:tcBorders>
            <w:noWrap/>
            <w:hideMark/>
          </w:tcPr>
          <w:p w14:paraId="6D73586C" w14:textId="77777777" w:rsidR="00621B4D" w:rsidRPr="00B128DD" w:rsidRDefault="00621B4D" w:rsidP="00B128DD">
            <w:pPr>
              <w:pStyle w:val="NoSpacing"/>
              <w:rPr>
                <w:sz w:val="16"/>
                <w:szCs w:val="16"/>
              </w:rPr>
            </w:pPr>
            <w:r w:rsidRPr="00B128DD">
              <w:rPr>
                <w:sz w:val="16"/>
                <w:szCs w:val="16"/>
              </w:rPr>
              <w:t>51 (37.8%)</w:t>
            </w:r>
          </w:p>
        </w:tc>
        <w:tc>
          <w:tcPr>
            <w:tcW w:w="659" w:type="pct"/>
            <w:tcBorders>
              <w:left w:val="nil"/>
              <w:bottom w:val="nil"/>
              <w:right w:val="nil"/>
            </w:tcBorders>
            <w:noWrap/>
            <w:hideMark/>
          </w:tcPr>
          <w:p w14:paraId="7D140CE9" w14:textId="77777777" w:rsidR="00621B4D" w:rsidRPr="00B128DD" w:rsidRDefault="00621B4D" w:rsidP="00B128DD">
            <w:pPr>
              <w:pStyle w:val="NoSpacing"/>
              <w:rPr>
                <w:sz w:val="16"/>
                <w:szCs w:val="16"/>
              </w:rPr>
            </w:pPr>
            <w:r w:rsidRPr="00B128DD">
              <w:rPr>
                <w:sz w:val="16"/>
                <w:szCs w:val="16"/>
              </w:rPr>
              <w:t>84 (62.2%)</w:t>
            </w:r>
          </w:p>
        </w:tc>
        <w:tc>
          <w:tcPr>
            <w:tcW w:w="659" w:type="pct"/>
            <w:tcBorders>
              <w:left w:val="nil"/>
              <w:bottom w:val="nil"/>
              <w:right w:val="nil"/>
            </w:tcBorders>
            <w:noWrap/>
            <w:hideMark/>
          </w:tcPr>
          <w:p w14:paraId="05403338" w14:textId="77777777" w:rsidR="00621B4D" w:rsidRPr="00B128DD" w:rsidRDefault="00621B4D" w:rsidP="00B128DD">
            <w:pPr>
              <w:pStyle w:val="NoSpacing"/>
              <w:rPr>
                <w:sz w:val="16"/>
                <w:szCs w:val="16"/>
              </w:rPr>
            </w:pPr>
            <w:r w:rsidRPr="00B128DD">
              <w:rPr>
                <w:sz w:val="16"/>
                <w:szCs w:val="16"/>
              </w:rPr>
              <w:t>135 (3.5%)</w:t>
            </w:r>
          </w:p>
        </w:tc>
      </w:tr>
      <w:tr w:rsidR="00621B4D" w:rsidRPr="00B128DD" w14:paraId="11FED00A" w14:textId="77777777" w:rsidTr="004C18AE">
        <w:trPr>
          <w:trHeight w:val="227"/>
        </w:trPr>
        <w:tc>
          <w:tcPr>
            <w:tcW w:w="1350" w:type="pct"/>
            <w:vMerge/>
            <w:tcBorders>
              <w:top w:val="nil"/>
              <w:left w:val="nil"/>
              <w:bottom w:val="nil"/>
              <w:right w:val="nil"/>
            </w:tcBorders>
            <w:noWrap/>
            <w:hideMark/>
          </w:tcPr>
          <w:p w14:paraId="7FAF0C4B"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977915A" w14:textId="77777777" w:rsidR="00621B4D" w:rsidRPr="00B128DD" w:rsidRDefault="00621B4D" w:rsidP="00B128DD">
            <w:pPr>
              <w:pStyle w:val="NoSpacing"/>
              <w:rPr>
                <w:sz w:val="16"/>
                <w:szCs w:val="16"/>
              </w:rPr>
            </w:pPr>
            <w:r w:rsidRPr="00B128DD">
              <w:rPr>
                <w:sz w:val="16"/>
                <w:szCs w:val="16"/>
              </w:rPr>
              <w:t>15-19 Years</w:t>
            </w:r>
          </w:p>
        </w:tc>
        <w:tc>
          <w:tcPr>
            <w:tcW w:w="902" w:type="pct"/>
            <w:tcBorders>
              <w:top w:val="nil"/>
              <w:left w:val="nil"/>
              <w:bottom w:val="nil"/>
              <w:right w:val="nil"/>
            </w:tcBorders>
            <w:noWrap/>
            <w:hideMark/>
          </w:tcPr>
          <w:p w14:paraId="7B10307D" w14:textId="77777777" w:rsidR="00621B4D" w:rsidRPr="00B128DD" w:rsidRDefault="00621B4D" w:rsidP="00B128DD">
            <w:pPr>
              <w:pStyle w:val="NoSpacing"/>
              <w:rPr>
                <w:sz w:val="16"/>
                <w:szCs w:val="16"/>
              </w:rPr>
            </w:pPr>
            <w:r w:rsidRPr="00B128DD">
              <w:rPr>
                <w:sz w:val="16"/>
                <w:szCs w:val="16"/>
              </w:rPr>
              <w:t>59.6% of 451</w:t>
            </w:r>
          </w:p>
        </w:tc>
        <w:tc>
          <w:tcPr>
            <w:tcW w:w="659" w:type="pct"/>
            <w:tcBorders>
              <w:top w:val="nil"/>
              <w:left w:val="nil"/>
              <w:bottom w:val="nil"/>
              <w:right w:val="nil"/>
            </w:tcBorders>
            <w:noWrap/>
            <w:hideMark/>
          </w:tcPr>
          <w:p w14:paraId="372122EC" w14:textId="77777777" w:rsidR="00621B4D" w:rsidRPr="00B128DD" w:rsidRDefault="00621B4D" w:rsidP="00B128DD">
            <w:pPr>
              <w:pStyle w:val="NoSpacing"/>
              <w:rPr>
                <w:sz w:val="16"/>
                <w:szCs w:val="16"/>
              </w:rPr>
            </w:pPr>
            <w:r w:rsidRPr="00B128DD">
              <w:rPr>
                <w:sz w:val="16"/>
                <w:szCs w:val="16"/>
              </w:rPr>
              <w:t>115 (42.8%)</w:t>
            </w:r>
          </w:p>
        </w:tc>
        <w:tc>
          <w:tcPr>
            <w:tcW w:w="659" w:type="pct"/>
            <w:tcBorders>
              <w:top w:val="nil"/>
              <w:left w:val="nil"/>
              <w:bottom w:val="nil"/>
              <w:right w:val="nil"/>
            </w:tcBorders>
            <w:noWrap/>
            <w:hideMark/>
          </w:tcPr>
          <w:p w14:paraId="0D4586CA" w14:textId="77777777" w:rsidR="00621B4D" w:rsidRPr="00B128DD" w:rsidRDefault="00621B4D" w:rsidP="00B128DD">
            <w:pPr>
              <w:pStyle w:val="NoSpacing"/>
              <w:rPr>
                <w:sz w:val="16"/>
                <w:szCs w:val="16"/>
              </w:rPr>
            </w:pPr>
            <w:r w:rsidRPr="00B128DD">
              <w:rPr>
                <w:sz w:val="16"/>
                <w:szCs w:val="16"/>
              </w:rPr>
              <w:t>154 (57.2%)</w:t>
            </w:r>
          </w:p>
        </w:tc>
        <w:tc>
          <w:tcPr>
            <w:tcW w:w="659" w:type="pct"/>
            <w:tcBorders>
              <w:top w:val="nil"/>
              <w:left w:val="nil"/>
              <w:bottom w:val="nil"/>
              <w:right w:val="nil"/>
            </w:tcBorders>
            <w:noWrap/>
            <w:hideMark/>
          </w:tcPr>
          <w:p w14:paraId="3F5098B3" w14:textId="77777777" w:rsidR="00621B4D" w:rsidRPr="00B128DD" w:rsidRDefault="00621B4D" w:rsidP="00B128DD">
            <w:pPr>
              <w:pStyle w:val="NoSpacing"/>
              <w:rPr>
                <w:sz w:val="16"/>
                <w:szCs w:val="16"/>
              </w:rPr>
            </w:pPr>
            <w:r w:rsidRPr="00B128DD">
              <w:rPr>
                <w:sz w:val="16"/>
                <w:szCs w:val="16"/>
              </w:rPr>
              <w:t>269 (7%)</w:t>
            </w:r>
          </w:p>
        </w:tc>
      </w:tr>
      <w:tr w:rsidR="00621B4D" w:rsidRPr="00B128DD" w14:paraId="0060D4A5" w14:textId="77777777" w:rsidTr="004C18AE">
        <w:trPr>
          <w:trHeight w:val="227"/>
        </w:trPr>
        <w:tc>
          <w:tcPr>
            <w:tcW w:w="1350" w:type="pct"/>
            <w:vMerge/>
            <w:tcBorders>
              <w:top w:val="nil"/>
              <w:left w:val="nil"/>
              <w:bottom w:val="nil"/>
              <w:right w:val="nil"/>
            </w:tcBorders>
            <w:noWrap/>
            <w:hideMark/>
          </w:tcPr>
          <w:p w14:paraId="777FCE45"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D192792" w14:textId="77777777" w:rsidR="00621B4D" w:rsidRPr="00B128DD" w:rsidRDefault="00621B4D" w:rsidP="00B128DD">
            <w:pPr>
              <w:pStyle w:val="NoSpacing"/>
              <w:rPr>
                <w:sz w:val="16"/>
                <w:szCs w:val="16"/>
              </w:rPr>
            </w:pPr>
            <w:r w:rsidRPr="00B128DD">
              <w:rPr>
                <w:sz w:val="16"/>
                <w:szCs w:val="16"/>
              </w:rPr>
              <w:t>20-24 Years</w:t>
            </w:r>
          </w:p>
        </w:tc>
        <w:tc>
          <w:tcPr>
            <w:tcW w:w="902" w:type="pct"/>
            <w:tcBorders>
              <w:top w:val="nil"/>
              <w:left w:val="nil"/>
              <w:bottom w:val="nil"/>
              <w:right w:val="nil"/>
            </w:tcBorders>
            <w:noWrap/>
            <w:hideMark/>
          </w:tcPr>
          <w:p w14:paraId="49100BA4" w14:textId="77777777" w:rsidR="00621B4D" w:rsidRPr="00B128DD" w:rsidRDefault="00621B4D" w:rsidP="00B128DD">
            <w:pPr>
              <w:pStyle w:val="NoSpacing"/>
              <w:rPr>
                <w:sz w:val="16"/>
                <w:szCs w:val="16"/>
              </w:rPr>
            </w:pPr>
            <w:r w:rsidRPr="00B128DD">
              <w:rPr>
                <w:sz w:val="16"/>
                <w:szCs w:val="16"/>
              </w:rPr>
              <w:t>56% of 491</w:t>
            </w:r>
          </w:p>
        </w:tc>
        <w:tc>
          <w:tcPr>
            <w:tcW w:w="659" w:type="pct"/>
            <w:tcBorders>
              <w:top w:val="nil"/>
              <w:left w:val="nil"/>
              <w:bottom w:val="nil"/>
              <w:right w:val="nil"/>
            </w:tcBorders>
            <w:noWrap/>
            <w:hideMark/>
          </w:tcPr>
          <w:p w14:paraId="079B794F" w14:textId="77777777" w:rsidR="00621B4D" w:rsidRPr="00B128DD" w:rsidRDefault="00621B4D" w:rsidP="00B128DD">
            <w:pPr>
              <w:pStyle w:val="NoSpacing"/>
              <w:rPr>
                <w:sz w:val="16"/>
                <w:szCs w:val="16"/>
              </w:rPr>
            </w:pPr>
            <w:r w:rsidRPr="00B128DD">
              <w:rPr>
                <w:sz w:val="16"/>
                <w:szCs w:val="16"/>
              </w:rPr>
              <w:t>146 (53.1%)</w:t>
            </w:r>
          </w:p>
        </w:tc>
        <w:tc>
          <w:tcPr>
            <w:tcW w:w="659" w:type="pct"/>
            <w:tcBorders>
              <w:top w:val="nil"/>
              <w:left w:val="nil"/>
              <w:bottom w:val="nil"/>
              <w:right w:val="nil"/>
            </w:tcBorders>
            <w:noWrap/>
            <w:hideMark/>
          </w:tcPr>
          <w:p w14:paraId="7289804C" w14:textId="77777777" w:rsidR="00621B4D" w:rsidRPr="00B128DD" w:rsidRDefault="00621B4D" w:rsidP="00B128DD">
            <w:pPr>
              <w:pStyle w:val="NoSpacing"/>
              <w:rPr>
                <w:sz w:val="16"/>
                <w:szCs w:val="16"/>
              </w:rPr>
            </w:pPr>
            <w:r w:rsidRPr="00B128DD">
              <w:rPr>
                <w:sz w:val="16"/>
                <w:szCs w:val="16"/>
              </w:rPr>
              <w:t>129 (46.9%)</w:t>
            </w:r>
          </w:p>
        </w:tc>
        <w:tc>
          <w:tcPr>
            <w:tcW w:w="659" w:type="pct"/>
            <w:tcBorders>
              <w:top w:val="nil"/>
              <w:left w:val="nil"/>
              <w:bottom w:val="nil"/>
              <w:right w:val="nil"/>
            </w:tcBorders>
            <w:noWrap/>
            <w:hideMark/>
          </w:tcPr>
          <w:p w14:paraId="200BD115" w14:textId="77777777" w:rsidR="00621B4D" w:rsidRPr="00B128DD" w:rsidRDefault="00621B4D" w:rsidP="00B128DD">
            <w:pPr>
              <w:pStyle w:val="NoSpacing"/>
              <w:rPr>
                <w:sz w:val="16"/>
                <w:szCs w:val="16"/>
              </w:rPr>
            </w:pPr>
            <w:r w:rsidRPr="00B128DD">
              <w:rPr>
                <w:sz w:val="16"/>
                <w:szCs w:val="16"/>
              </w:rPr>
              <w:t>275 (7.2%)</w:t>
            </w:r>
          </w:p>
        </w:tc>
      </w:tr>
      <w:tr w:rsidR="00621B4D" w:rsidRPr="00B128DD" w14:paraId="684BBE70" w14:textId="77777777" w:rsidTr="004C18AE">
        <w:trPr>
          <w:trHeight w:val="227"/>
        </w:trPr>
        <w:tc>
          <w:tcPr>
            <w:tcW w:w="1350" w:type="pct"/>
            <w:vMerge/>
            <w:tcBorders>
              <w:top w:val="nil"/>
              <w:left w:val="nil"/>
              <w:bottom w:val="nil"/>
              <w:right w:val="nil"/>
            </w:tcBorders>
            <w:noWrap/>
            <w:hideMark/>
          </w:tcPr>
          <w:p w14:paraId="1DCA7265"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A9345DC" w14:textId="77777777" w:rsidR="00621B4D" w:rsidRPr="00B128DD" w:rsidRDefault="00621B4D" w:rsidP="00B128DD">
            <w:pPr>
              <w:pStyle w:val="NoSpacing"/>
              <w:rPr>
                <w:sz w:val="16"/>
                <w:szCs w:val="16"/>
              </w:rPr>
            </w:pPr>
            <w:r w:rsidRPr="00B128DD">
              <w:rPr>
                <w:sz w:val="16"/>
                <w:szCs w:val="16"/>
              </w:rPr>
              <w:t>25-29 Years</w:t>
            </w:r>
          </w:p>
        </w:tc>
        <w:tc>
          <w:tcPr>
            <w:tcW w:w="902" w:type="pct"/>
            <w:tcBorders>
              <w:top w:val="nil"/>
              <w:left w:val="nil"/>
              <w:bottom w:val="nil"/>
              <w:right w:val="nil"/>
            </w:tcBorders>
            <w:noWrap/>
            <w:hideMark/>
          </w:tcPr>
          <w:p w14:paraId="7EEC07D9" w14:textId="77777777" w:rsidR="00621B4D" w:rsidRPr="00B128DD" w:rsidRDefault="00621B4D" w:rsidP="00B128DD">
            <w:pPr>
              <w:pStyle w:val="NoSpacing"/>
              <w:rPr>
                <w:sz w:val="16"/>
                <w:szCs w:val="16"/>
              </w:rPr>
            </w:pPr>
            <w:r w:rsidRPr="00B128DD">
              <w:rPr>
                <w:sz w:val="16"/>
                <w:szCs w:val="16"/>
              </w:rPr>
              <w:t>59.2% of 595</w:t>
            </w:r>
          </w:p>
        </w:tc>
        <w:tc>
          <w:tcPr>
            <w:tcW w:w="659" w:type="pct"/>
            <w:tcBorders>
              <w:top w:val="nil"/>
              <w:left w:val="nil"/>
              <w:bottom w:val="nil"/>
              <w:right w:val="nil"/>
            </w:tcBorders>
            <w:noWrap/>
            <w:hideMark/>
          </w:tcPr>
          <w:p w14:paraId="3FF6047F" w14:textId="77777777" w:rsidR="00621B4D" w:rsidRPr="00B128DD" w:rsidRDefault="00621B4D" w:rsidP="00B128DD">
            <w:pPr>
              <w:pStyle w:val="NoSpacing"/>
              <w:rPr>
                <w:sz w:val="16"/>
                <w:szCs w:val="16"/>
              </w:rPr>
            </w:pPr>
            <w:r w:rsidRPr="00B128DD">
              <w:rPr>
                <w:sz w:val="16"/>
                <w:szCs w:val="16"/>
              </w:rPr>
              <w:t>159 (45.2%)</w:t>
            </w:r>
          </w:p>
        </w:tc>
        <w:tc>
          <w:tcPr>
            <w:tcW w:w="659" w:type="pct"/>
            <w:tcBorders>
              <w:top w:val="nil"/>
              <w:left w:val="nil"/>
              <w:bottom w:val="nil"/>
              <w:right w:val="nil"/>
            </w:tcBorders>
            <w:noWrap/>
            <w:hideMark/>
          </w:tcPr>
          <w:p w14:paraId="5C174EEE" w14:textId="77777777" w:rsidR="00621B4D" w:rsidRPr="00B128DD" w:rsidRDefault="00621B4D" w:rsidP="00B128DD">
            <w:pPr>
              <w:pStyle w:val="NoSpacing"/>
              <w:rPr>
                <w:sz w:val="16"/>
                <w:szCs w:val="16"/>
              </w:rPr>
            </w:pPr>
            <w:r w:rsidRPr="00B128DD">
              <w:rPr>
                <w:sz w:val="16"/>
                <w:szCs w:val="16"/>
              </w:rPr>
              <w:t>193 (54.8%)</w:t>
            </w:r>
          </w:p>
        </w:tc>
        <w:tc>
          <w:tcPr>
            <w:tcW w:w="659" w:type="pct"/>
            <w:tcBorders>
              <w:top w:val="nil"/>
              <w:left w:val="nil"/>
              <w:bottom w:val="nil"/>
              <w:right w:val="nil"/>
            </w:tcBorders>
            <w:noWrap/>
            <w:hideMark/>
          </w:tcPr>
          <w:p w14:paraId="053BF5A7" w14:textId="77777777" w:rsidR="00621B4D" w:rsidRPr="00B128DD" w:rsidRDefault="00621B4D" w:rsidP="00B128DD">
            <w:pPr>
              <w:pStyle w:val="NoSpacing"/>
              <w:rPr>
                <w:sz w:val="16"/>
                <w:szCs w:val="16"/>
              </w:rPr>
            </w:pPr>
            <w:r w:rsidRPr="00B128DD">
              <w:rPr>
                <w:sz w:val="16"/>
                <w:szCs w:val="16"/>
              </w:rPr>
              <w:t>352 (9.2%)</w:t>
            </w:r>
          </w:p>
        </w:tc>
      </w:tr>
      <w:tr w:rsidR="00621B4D" w:rsidRPr="00B128DD" w14:paraId="2D18AB0F" w14:textId="77777777" w:rsidTr="004C18AE">
        <w:trPr>
          <w:trHeight w:val="227"/>
        </w:trPr>
        <w:tc>
          <w:tcPr>
            <w:tcW w:w="1350" w:type="pct"/>
            <w:vMerge/>
            <w:tcBorders>
              <w:top w:val="nil"/>
              <w:left w:val="nil"/>
              <w:bottom w:val="nil"/>
              <w:right w:val="nil"/>
            </w:tcBorders>
            <w:noWrap/>
            <w:hideMark/>
          </w:tcPr>
          <w:p w14:paraId="3CD5C66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02A011C" w14:textId="77777777" w:rsidR="00621B4D" w:rsidRPr="00B128DD" w:rsidRDefault="00621B4D" w:rsidP="00B128DD">
            <w:pPr>
              <w:pStyle w:val="NoSpacing"/>
              <w:rPr>
                <w:sz w:val="16"/>
                <w:szCs w:val="16"/>
              </w:rPr>
            </w:pPr>
            <w:r w:rsidRPr="00B128DD">
              <w:rPr>
                <w:sz w:val="16"/>
                <w:szCs w:val="16"/>
              </w:rPr>
              <w:t>30-34 Years</w:t>
            </w:r>
          </w:p>
        </w:tc>
        <w:tc>
          <w:tcPr>
            <w:tcW w:w="902" w:type="pct"/>
            <w:tcBorders>
              <w:top w:val="nil"/>
              <w:left w:val="nil"/>
              <w:bottom w:val="nil"/>
              <w:right w:val="nil"/>
            </w:tcBorders>
            <w:noWrap/>
            <w:hideMark/>
          </w:tcPr>
          <w:p w14:paraId="1679943F" w14:textId="77777777" w:rsidR="00621B4D" w:rsidRPr="00B128DD" w:rsidRDefault="00621B4D" w:rsidP="00B128DD">
            <w:pPr>
              <w:pStyle w:val="NoSpacing"/>
              <w:rPr>
                <w:sz w:val="16"/>
                <w:szCs w:val="16"/>
              </w:rPr>
            </w:pPr>
            <w:r w:rsidRPr="00B128DD">
              <w:rPr>
                <w:sz w:val="16"/>
                <w:szCs w:val="16"/>
              </w:rPr>
              <w:t>54.6% of 626</w:t>
            </w:r>
          </w:p>
        </w:tc>
        <w:tc>
          <w:tcPr>
            <w:tcW w:w="659" w:type="pct"/>
            <w:tcBorders>
              <w:top w:val="nil"/>
              <w:left w:val="nil"/>
              <w:bottom w:val="nil"/>
              <w:right w:val="nil"/>
            </w:tcBorders>
            <w:noWrap/>
            <w:hideMark/>
          </w:tcPr>
          <w:p w14:paraId="5138FF24" w14:textId="77777777" w:rsidR="00621B4D" w:rsidRPr="00B128DD" w:rsidRDefault="00621B4D" w:rsidP="00B128DD">
            <w:pPr>
              <w:pStyle w:val="NoSpacing"/>
              <w:rPr>
                <w:sz w:val="16"/>
                <w:szCs w:val="16"/>
              </w:rPr>
            </w:pPr>
            <w:r w:rsidRPr="00B128DD">
              <w:rPr>
                <w:sz w:val="16"/>
                <w:szCs w:val="16"/>
              </w:rPr>
              <w:t>174 (50.9%)</w:t>
            </w:r>
          </w:p>
        </w:tc>
        <w:tc>
          <w:tcPr>
            <w:tcW w:w="659" w:type="pct"/>
            <w:tcBorders>
              <w:top w:val="nil"/>
              <w:left w:val="nil"/>
              <w:bottom w:val="nil"/>
              <w:right w:val="nil"/>
            </w:tcBorders>
            <w:noWrap/>
            <w:hideMark/>
          </w:tcPr>
          <w:p w14:paraId="12A0E225" w14:textId="77777777" w:rsidR="00621B4D" w:rsidRPr="00B128DD" w:rsidRDefault="00621B4D" w:rsidP="00B128DD">
            <w:pPr>
              <w:pStyle w:val="NoSpacing"/>
              <w:rPr>
                <w:sz w:val="16"/>
                <w:szCs w:val="16"/>
              </w:rPr>
            </w:pPr>
            <w:r w:rsidRPr="00B128DD">
              <w:rPr>
                <w:sz w:val="16"/>
                <w:szCs w:val="16"/>
              </w:rPr>
              <w:t>168 (49.1%)</w:t>
            </w:r>
          </w:p>
        </w:tc>
        <w:tc>
          <w:tcPr>
            <w:tcW w:w="659" w:type="pct"/>
            <w:tcBorders>
              <w:top w:val="nil"/>
              <w:left w:val="nil"/>
              <w:bottom w:val="nil"/>
              <w:right w:val="nil"/>
            </w:tcBorders>
            <w:noWrap/>
            <w:hideMark/>
          </w:tcPr>
          <w:p w14:paraId="411065A8" w14:textId="77777777" w:rsidR="00621B4D" w:rsidRPr="00B128DD" w:rsidRDefault="00621B4D" w:rsidP="00B128DD">
            <w:pPr>
              <w:pStyle w:val="NoSpacing"/>
              <w:rPr>
                <w:sz w:val="16"/>
                <w:szCs w:val="16"/>
              </w:rPr>
            </w:pPr>
            <w:r w:rsidRPr="00B128DD">
              <w:rPr>
                <w:sz w:val="16"/>
                <w:szCs w:val="16"/>
              </w:rPr>
              <w:t>342 (8.9%)</w:t>
            </w:r>
          </w:p>
        </w:tc>
      </w:tr>
      <w:tr w:rsidR="00621B4D" w:rsidRPr="00B128DD" w14:paraId="30BC91DA" w14:textId="77777777" w:rsidTr="004C18AE">
        <w:trPr>
          <w:trHeight w:val="227"/>
        </w:trPr>
        <w:tc>
          <w:tcPr>
            <w:tcW w:w="1350" w:type="pct"/>
            <w:vMerge/>
            <w:tcBorders>
              <w:top w:val="nil"/>
              <w:left w:val="nil"/>
              <w:bottom w:val="nil"/>
              <w:right w:val="nil"/>
            </w:tcBorders>
            <w:noWrap/>
            <w:hideMark/>
          </w:tcPr>
          <w:p w14:paraId="26672DCD"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5F54D2A9" w14:textId="77777777" w:rsidR="00621B4D" w:rsidRPr="00B128DD" w:rsidRDefault="00621B4D" w:rsidP="00B128DD">
            <w:pPr>
              <w:pStyle w:val="NoSpacing"/>
              <w:rPr>
                <w:sz w:val="16"/>
                <w:szCs w:val="16"/>
              </w:rPr>
            </w:pPr>
            <w:r w:rsidRPr="00B128DD">
              <w:rPr>
                <w:sz w:val="16"/>
                <w:szCs w:val="16"/>
              </w:rPr>
              <w:t>35-39 Years</w:t>
            </w:r>
          </w:p>
        </w:tc>
        <w:tc>
          <w:tcPr>
            <w:tcW w:w="902" w:type="pct"/>
            <w:tcBorders>
              <w:top w:val="nil"/>
              <w:left w:val="nil"/>
              <w:bottom w:val="nil"/>
              <w:right w:val="nil"/>
            </w:tcBorders>
            <w:noWrap/>
            <w:hideMark/>
          </w:tcPr>
          <w:p w14:paraId="54227848" w14:textId="77777777" w:rsidR="00621B4D" w:rsidRPr="00B128DD" w:rsidRDefault="00621B4D" w:rsidP="00B128DD">
            <w:pPr>
              <w:pStyle w:val="NoSpacing"/>
              <w:rPr>
                <w:sz w:val="16"/>
                <w:szCs w:val="16"/>
              </w:rPr>
            </w:pPr>
            <w:r w:rsidRPr="00B128DD">
              <w:rPr>
                <w:sz w:val="16"/>
                <w:szCs w:val="16"/>
              </w:rPr>
              <w:t>54.8% of 615</w:t>
            </w:r>
          </w:p>
        </w:tc>
        <w:tc>
          <w:tcPr>
            <w:tcW w:w="659" w:type="pct"/>
            <w:tcBorders>
              <w:top w:val="nil"/>
              <w:left w:val="nil"/>
              <w:bottom w:val="nil"/>
              <w:right w:val="nil"/>
            </w:tcBorders>
            <w:noWrap/>
            <w:hideMark/>
          </w:tcPr>
          <w:p w14:paraId="496D48A8" w14:textId="77777777" w:rsidR="00621B4D" w:rsidRPr="00B128DD" w:rsidRDefault="00621B4D" w:rsidP="00B128DD">
            <w:pPr>
              <w:pStyle w:val="NoSpacing"/>
              <w:rPr>
                <w:sz w:val="16"/>
                <w:szCs w:val="16"/>
              </w:rPr>
            </w:pPr>
            <w:r w:rsidRPr="00B128DD">
              <w:rPr>
                <w:sz w:val="16"/>
                <w:szCs w:val="16"/>
              </w:rPr>
              <w:t>153 (45.4%)</w:t>
            </w:r>
          </w:p>
        </w:tc>
        <w:tc>
          <w:tcPr>
            <w:tcW w:w="659" w:type="pct"/>
            <w:tcBorders>
              <w:top w:val="nil"/>
              <w:left w:val="nil"/>
              <w:bottom w:val="nil"/>
              <w:right w:val="nil"/>
            </w:tcBorders>
            <w:noWrap/>
            <w:hideMark/>
          </w:tcPr>
          <w:p w14:paraId="00894175" w14:textId="77777777" w:rsidR="00621B4D" w:rsidRPr="00B128DD" w:rsidRDefault="00621B4D" w:rsidP="00B128DD">
            <w:pPr>
              <w:pStyle w:val="NoSpacing"/>
              <w:rPr>
                <w:sz w:val="16"/>
                <w:szCs w:val="16"/>
              </w:rPr>
            </w:pPr>
            <w:r w:rsidRPr="00B128DD">
              <w:rPr>
                <w:sz w:val="16"/>
                <w:szCs w:val="16"/>
              </w:rPr>
              <w:t>184 (54.6%)</w:t>
            </w:r>
          </w:p>
        </w:tc>
        <w:tc>
          <w:tcPr>
            <w:tcW w:w="659" w:type="pct"/>
            <w:tcBorders>
              <w:top w:val="nil"/>
              <w:left w:val="nil"/>
              <w:bottom w:val="nil"/>
              <w:right w:val="nil"/>
            </w:tcBorders>
            <w:noWrap/>
            <w:hideMark/>
          </w:tcPr>
          <w:p w14:paraId="2CA0D29D" w14:textId="77777777" w:rsidR="00621B4D" w:rsidRPr="00B128DD" w:rsidRDefault="00621B4D" w:rsidP="00B128DD">
            <w:pPr>
              <w:pStyle w:val="NoSpacing"/>
              <w:rPr>
                <w:sz w:val="16"/>
                <w:szCs w:val="16"/>
              </w:rPr>
            </w:pPr>
            <w:r w:rsidRPr="00B128DD">
              <w:rPr>
                <w:sz w:val="16"/>
                <w:szCs w:val="16"/>
              </w:rPr>
              <w:t>337 (8.8%)</w:t>
            </w:r>
          </w:p>
        </w:tc>
      </w:tr>
      <w:tr w:rsidR="00621B4D" w:rsidRPr="00B128DD" w14:paraId="43F358DC" w14:textId="77777777" w:rsidTr="004C18AE">
        <w:trPr>
          <w:trHeight w:val="227"/>
        </w:trPr>
        <w:tc>
          <w:tcPr>
            <w:tcW w:w="1350" w:type="pct"/>
            <w:vMerge/>
            <w:tcBorders>
              <w:top w:val="nil"/>
              <w:left w:val="nil"/>
              <w:bottom w:val="nil"/>
              <w:right w:val="nil"/>
            </w:tcBorders>
            <w:noWrap/>
            <w:hideMark/>
          </w:tcPr>
          <w:p w14:paraId="4D341BBE"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3192B6A" w14:textId="77777777" w:rsidR="00621B4D" w:rsidRPr="00B128DD" w:rsidRDefault="00621B4D" w:rsidP="00B128DD">
            <w:pPr>
              <w:pStyle w:val="NoSpacing"/>
              <w:rPr>
                <w:sz w:val="16"/>
                <w:szCs w:val="16"/>
              </w:rPr>
            </w:pPr>
            <w:r w:rsidRPr="00B128DD">
              <w:rPr>
                <w:sz w:val="16"/>
                <w:szCs w:val="16"/>
              </w:rPr>
              <w:t>40-44 Years</w:t>
            </w:r>
          </w:p>
        </w:tc>
        <w:tc>
          <w:tcPr>
            <w:tcW w:w="902" w:type="pct"/>
            <w:tcBorders>
              <w:top w:val="nil"/>
              <w:left w:val="nil"/>
              <w:bottom w:val="nil"/>
              <w:right w:val="nil"/>
            </w:tcBorders>
            <w:noWrap/>
            <w:hideMark/>
          </w:tcPr>
          <w:p w14:paraId="57A36C81" w14:textId="77777777" w:rsidR="00621B4D" w:rsidRPr="00B128DD" w:rsidRDefault="00621B4D" w:rsidP="00B128DD">
            <w:pPr>
              <w:pStyle w:val="NoSpacing"/>
              <w:rPr>
                <w:sz w:val="16"/>
                <w:szCs w:val="16"/>
              </w:rPr>
            </w:pPr>
            <w:r w:rsidRPr="00B128DD">
              <w:rPr>
                <w:sz w:val="16"/>
                <w:szCs w:val="16"/>
              </w:rPr>
              <w:t>51.9% of 615</w:t>
            </w:r>
          </w:p>
        </w:tc>
        <w:tc>
          <w:tcPr>
            <w:tcW w:w="659" w:type="pct"/>
            <w:tcBorders>
              <w:top w:val="nil"/>
              <w:left w:val="nil"/>
              <w:bottom w:val="nil"/>
              <w:right w:val="nil"/>
            </w:tcBorders>
            <w:noWrap/>
            <w:hideMark/>
          </w:tcPr>
          <w:p w14:paraId="33867964" w14:textId="77777777" w:rsidR="00621B4D" w:rsidRPr="00B128DD" w:rsidRDefault="00621B4D" w:rsidP="00B128DD">
            <w:pPr>
              <w:pStyle w:val="NoSpacing"/>
              <w:rPr>
                <w:sz w:val="16"/>
                <w:szCs w:val="16"/>
              </w:rPr>
            </w:pPr>
            <w:r w:rsidRPr="00B128DD">
              <w:rPr>
                <w:sz w:val="16"/>
                <w:szCs w:val="16"/>
              </w:rPr>
              <w:t>134 (42%)</w:t>
            </w:r>
          </w:p>
        </w:tc>
        <w:tc>
          <w:tcPr>
            <w:tcW w:w="659" w:type="pct"/>
            <w:tcBorders>
              <w:top w:val="nil"/>
              <w:left w:val="nil"/>
              <w:bottom w:val="nil"/>
              <w:right w:val="nil"/>
            </w:tcBorders>
            <w:noWrap/>
            <w:hideMark/>
          </w:tcPr>
          <w:p w14:paraId="48EBB3B7" w14:textId="77777777" w:rsidR="00621B4D" w:rsidRPr="00B128DD" w:rsidRDefault="00621B4D" w:rsidP="00B128DD">
            <w:pPr>
              <w:pStyle w:val="NoSpacing"/>
              <w:rPr>
                <w:sz w:val="16"/>
                <w:szCs w:val="16"/>
              </w:rPr>
            </w:pPr>
            <w:r w:rsidRPr="00B128DD">
              <w:rPr>
                <w:sz w:val="16"/>
                <w:szCs w:val="16"/>
              </w:rPr>
              <w:t>185 (58%)</w:t>
            </w:r>
          </w:p>
        </w:tc>
        <w:tc>
          <w:tcPr>
            <w:tcW w:w="659" w:type="pct"/>
            <w:tcBorders>
              <w:top w:val="nil"/>
              <w:left w:val="nil"/>
              <w:bottom w:val="nil"/>
              <w:right w:val="nil"/>
            </w:tcBorders>
            <w:noWrap/>
            <w:hideMark/>
          </w:tcPr>
          <w:p w14:paraId="155A4AC6" w14:textId="77777777" w:rsidR="00621B4D" w:rsidRPr="00B128DD" w:rsidRDefault="00621B4D" w:rsidP="00B128DD">
            <w:pPr>
              <w:pStyle w:val="NoSpacing"/>
              <w:rPr>
                <w:sz w:val="16"/>
                <w:szCs w:val="16"/>
              </w:rPr>
            </w:pPr>
            <w:r w:rsidRPr="00B128DD">
              <w:rPr>
                <w:sz w:val="16"/>
                <w:szCs w:val="16"/>
              </w:rPr>
              <w:t>319 (8.3%)</w:t>
            </w:r>
          </w:p>
        </w:tc>
      </w:tr>
      <w:tr w:rsidR="00621B4D" w:rsidRPr="00B128DD" w14:paraId="238A6013" w14:textId="77777777" w:rsidTr="004C18AE">
        <w:trPr>
          <w:trHeight w:val="227"/>
        </w:trPr>
        <w:tc>
          <w:tcPr>
            <w:tcW w:w="1350" w:type="pct"/>
            <w:vMerge/>
            <w:tcBorders>
              <w:top w:val="nil"/>
              <w:left w:val="nil"/>
              <w:bottom w:val="nil"/>
              <w:right w:val="nil"/>
            </w:tcBorders>
            <w:noWrap/>
            <w:hideMark/>
          </w:tcPr>
          <w:p w14:paraId="69A4BBF9"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FCC274E" w14:textId="77777777" w:rsidR="00621B4D" w:rsidRPr="00B128DD" w:rsidRDefault="00621B4D" w:rsidP="00B128DD">
            <w:pPr>
              <w:pStyle w:val="NoSpacing"/>
              <w:rPr>
                <w:sz w:val="16"/>
                <w:szCs w:val="16"/>
              </w:rPr>
            </w:pPr>
            <w:r w:rsidRPr="00B128DD">
              <w:rPr>
                <w:sz w:val="16"/>
                <w:szCs w:val="16"/>
              </w:rPr>
              <w:t>45-49 Years</w:t>
            </w:r>
          </w:p>
        </w:tc>
        <w:tc>
          <w:tcPr>
            <w:tcW w:w="902" w:type="pct"/>
            <w:tcBorders>
              <w:top w:val="nil"/>
              <w:left w:val="nil"/>
              <w:bottom w:val="nil"/>
              <w:right w:val="nil"/>
            </w:tcBorders>
            <w:noWrap/>
            <w:hideMark/>
          </w:tcPr>
          <w:p w14:paraId="060CD21A" w14:textId="77777777" w:rsidR="00621B4D" w:rsidRPr="00B128DD" w:rsidRDefault="00621B4D" w:rsidP="00B128DD">
            <w:pPr>
              <w:pStyle w:val="NoSpacing"/>
              <w:rPr>
                <w:sz w:val="16"/>
                <w:szCs w:val="16"/>
              </w:rPr>
            </w:pPr>
            <w:r w:rsidRPr="00B128DD">
              <w:rPr>
                <w:sz w:val="16"/>
                <w:szCs w:val="16"/>
              </w:rPr>
              <w:t>52.9% of 595</w:t>
            </w:r>
          </w:p>
        </w:tc>
        <w:tc>
          <w:tcPr>
            <w:tcW w:w="659" w:type="pct"/>
            <w:tcBorders>
              <w:top w:val="nil"/>
              <w:left w:val="nil"/>
              <w:bottom w:val="nil"/>
              <w:right w:val="nil"/>
            </w:tcBorders>
            <w:noWrap/>
            <w:hideMark/>
          </w:tcPr>
          <w:p w14:paraId="34E4DF2D" w14:textId="77777777" w:rsidR="00621B4D" w:rsidRPr="00B128DD" w:rsidRDefault="00621B4D" w:rsidP="00B128DD">
            <w:pPr>
              <w:pStyle w:val="NoSpacing"/>
              <w:rPr>
                <w:sz w:val="16"/>
                <w:szCs w:val="16"/>
              </w:rPr>
            </w:pPr>
            <w:r w:rsidRPr="00B128DD">
              <w:rPr>
                <w:sz w:val="16"/>
                <w:szCs w:val="16"/>
              </w:rPr>
              <w:t>148 (47%)</w:t>
            </w:r>
          </w:p>
        </w:tc>
        <w:tc>
          <w:tcPr>
            <w:tcW w:w="659" w:type="pct"/>
            <w:tcBorders>
              <w:top w:val="nil"/>
              <w:left w:val="nil"/>
              <w:bottom w:val="nil"/>
              <w:right w:val="nil"/>
            </w:tcBorders>
            <w:noWrap/>
            <w:hideMark/>
          </w:tcPr>
          <w:p w14:paraId="4B528FDF" w14:textId="77777777" w:rsidR="00621B4D" w:rsidRPr="00B128DD" w:rsidRDefault="00621B4D" w:rsidP="00B128DD">
            <w:pPr>
              <w:pStyle w:val="NoSpacing"/>
              <w:rPr>
                <w:sz w:val="16"/>
                <w:szCs w:val="16"/>
              </w:rPr>
            </w:pPr>
            <w:r w:rsidRPr="00B128DD">
              <w:rPr>
                <w:sz w:val="16"/>
                <w:szCs w:val="16"/>
              </w:rPr>
              <w:t>167 (53%)</w:t>
            </w:r>
          </w:p>
        </w:tc>
        <w:tc>
          <w:tcPr>
            <w:tcW w:w="659" w:type="pct"/>
            <w:tcBorders>
              <w:top w:val="nil"/>
              <w:left w:val="nil"/>
              <w:bottom w:val="nil"/>
              <w:right w:val="nil"/>
            </w:tcBorders>
            <w:noWrap/>
            <w:hideMark/>
          </w:tcPr>
          <w:p w14:paraId="396645A3" w14:textId="77777777" w:rsidR="00621B4D" w:rsidRPr="00B128DD" w:rsidRDefault="00621B4D" w:rsidP="00B128DD">
            <w:pPr>
              <w:pStyle w:val="NoSpacing"/>
              <w:rPr>
                <w:sz w:val="16"/>
                <w:szCs w:val="16"/>
              </w:rPr>
            </w:pPr>
            <w:r w:rsidRPr="00B128DD">
              <w:rPr>
                <w:sz w:val="16"/>
                <w:szCs w:val="16"/>
              </w:rPr>
              <w:t>315 (8.2%)</w:t>
            </w:r>
          </w:p>
        </w:tc>
      </w:tr>
      <w:tr w:rsidR="00621B4D" w:rsidRPr="00B128DD" w14:paraId="1D4F4F88" w14:textId="77777777" w:rsidTr="004C18AE">
        <w:trPr>
          <w:trHeight w:val="227"/>
        </w:trPr>
        <w:tc>
          <w:tcPr>
            <w:tcW w:w="1350" w:type="pct"/>
            <w:vMerge/>
            <w:tcBorders>
              <w:top w:val="nil"/>
              <w:left w:val="nil"/>
              <w:bottom w:val="nil"/>
              <w:right w:val="nil"/>
            </w:tcBorders>
            <w:noWrap/>
            <w:hideMark/>
          </w:tcPr>
          <w:p w14:paraId="0E9474E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7056482A" w14:textId="77777777" w:rsidR="00621B4D" w:rsidRPr="00B128DD" w:rsidRDefault="00621B4D" w:rsidP="00B128DD">
            <w:pPr>
              <w:pStyle w:val="NoSpacing"/>
              <w:rPr>
                <w:sz w:val="16"/>
                <w:szCs w:val="16"/>
              </w:rPr>
            </w:pPr>
            <w:r w:rsidRPr="00B128DD">
              <w:rPr>
                <w:sz w:val="16"/>
                <w:szCs w:val="16"/>
              </w:rPr>
              <w:t>50-54 Years</w:t>
            </w:r>
          </w:p>
        </w:tc>
        <w:tc>
          <w:tcPr>
            <w:tcW w:w="902" w:type="pct"/>
            <w:tcBorders>
              <w:top w:val="nil"/>
              <w:left w:val="nil"/>
              <w:bottom w:val="nil"/>
              <w:right w:val="nil"/>
            </w:tcBorders>
            <w:noWrap/>
            <w:hideMark/>
          </w:tcPr>
          <w:p w14:paraId="391B6992" w14:textId="77777777" w:rsidR="00621B4D" w:rsidRPr="00B128DD" w:rsidRDefault="00621B4D" w:rsidP="00B128DD">
            <w:pPr>
              <w:pStyle w:val="NoSpacing"/>
              <w:rPr>
                <w:sz w:val="16"/>
                <w:szCs w:val="16"/>
              </w:rPr>
            </w:pPr>
            <w:r w:rsidRPr="00B128DD">
              <w:rPr>
                <w:sz w:val="16"/>
                <w:szCs w:val="16"/>
              </w:rPr>
              <w:t>52.2% of 647</w:t>
            </w:r>
          </w:p>
        </w:tc>
        <w:tc>
          <w:tcPr>
            <w:tcW w:w="659" w:type="pct"/>
            <w:tcBorders>
              <w:top w:val="nil"/>
              <w:left w:val="nil"/>
              <w:bottom w:val="nil"/>
              <w:right w:val="nil"/>
            </w:tcBorders>
            <w:noWrap/>
            <w:hideMark/>
          </w:tcPr>
          <w:p w14:paraId="6BADD8AF" w14:textId="77777777" w:rsidR="00621B4D" w:rsidRPr="00B128DD" w:rsidRDefault="00621B4D" w:rsidP="00B128DD">
            <w:pPr>
              <w:pStyle w:val="NoSpacing"/>
              <w:rPr>
                <w:sz w:val="16"/>
                <w:szCs w:val="16"/>
              </w:rPr>
            </w:pPr>
            <w:r w:rsidRPr="00B128DD">
              <w:rPr>
                <w:sz w:val="16"/>
                <w:szCs w:val="16"/>
              </w:rPr>
              <w:t>134 (39.6%)</w:t>
            </w:r>
          </w:p>
        </w:tc>
        <w:tc>
          <w:tcPr>
            <w:tcW w:w="659" w:type="pct"/>
            <w:tcBorders>
              <w:top w:val="nil"/>
              <w:left w:val="nil"/>
              <w:bottom w:val="nil"/>
              <w:right w:val="nil"/>
            </w:tcBorders>
            <w:noWrap/>
            <w:hideMark/>
          </w:tcPr>
          <w:p w14:paraId="075E98D4" w14:textId="77777777" w:rsidR="00621B4D" w:rsidRPr="00B128DD" w:rsidRDefault="00621B4D" w:rsidP="00B128DD">
            <w:pPr>
              <w:pStyle w:val="NoSpacing"/>
              <w:rPr>
                <w:sz w:val="16"/>
                <w:szCs w:val="16"/>
              </w:rPr>
            </w:pPr>
            <w:r w:rsidRPr="00B128DD">
              <w:rPr>
                <w:sz w:val="16"/>
                <w:szCs w:val="16"/>
              </w:rPr>
              <w:t>204 (60.4%)</w:t>
            </w:r>
          </w:p>
        </w:tc>
        <w:tc>
          <w:tcPr>
            <w:tcW w:w="659" w:type="pct"/>
            <w:tcBorders>
              <w:top w:val="nil"/>
              <w:left w:val="nil"/>
              <w:bottom w:val="nil"/>
              <w:right w:val="nil"/>
            </w:tcBorders>
            <w:noWrap/>
            <w:hideMark/>
          </w:tcPr>
          <w:p w14:paraId="5319BC08" w14:textId="77777777" w:rsidR="00621B4D" w:rsidRPr="00B128DD" w:rsidRDefault="00621B4D" w:rsidP="00B128DD">
            <w:pPr>
              <w:pStyle w:val="NoSpacing"/>
              <w:rPr>
                <w:sz w:val="16"/>
                <w:szCs w:val="16"/>
              </w:rPr>
            </w:pPr>
            <w:r w:rsidRPr="00B128DD">
              <w:rPr>
                <w:sz w:val="16"/>
                <w:szCs w:val="16"/>
              </w:rPr>
              <w:t>338 (8.8%)</w:t>
            </w:r>
          </w:p>
        </w:tc>
      </w:tr>
      <w:tr w:rsidR="00621B4D" w:rsidRPr="00B128DD" w14:paraId="23CD5089" w14:textId="77777777" w:rsidTr="004C18AE">
        <w:trPr>
          <w:trHeight w:val="227"/>
        </w:trPr>
        <w:tc>
          <w:tcPr>
            <w:tcW w:w="1350" w:type="pct"/>
            <w:vMerge/>
            <w:tcBorders>
              <w:top w:val="nil"/>
              <w:left w:val="nil"/>
              <w:bottom w:val="nil"/>
              <w:right w:val="nil"/>
            </w:tcBorders>
            <w:noWrap/>
            <w:hideMark/>
          </w:tcPr>
          <w:p w14:paraId="06AAD8F8"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3525D49" w14:textId="77777777" w:rsidR="00621B4D" w:rsidRPr="00B128DD" w:rsidRDefault="00621B4D" w:rsidP="00B128DD">
            <w:pPr>
              <w:pStyle w:val="NoSpacing"/>
              <w:rPr>
                <w:sz w:val="16"/>
                <w:szCs w:val="16"/>
              </w:rPr>
            </w:pPr>
            <w:r w:rsidRPr="00B128DD">
              <w:rPr>
                <w:sz w:val="16"/>
                <w:szCs w:val="16"/>
              </w:rPr>
              <w:t>55-59 Years</w:t>
            </w:r>
          </w:p>
        </w:tc>
        <w:tc>
          <w:tcPr>
            <w:tcW w:w="902" w:type="pct"/>
            <w:tcBorders>
              <w:top w:val="nil"/>
              <w:left w:val="nil"/>
              <w:bottom w:val="nil"/>
              <w:right w:val="nil"/>
            </w:tcBorders>
            <w:noWrap/>
            <w:hideMark/>
          </w:tcPr>
          <w:p w14:paraId="69D1A663" w14:textId="77777777" w:rsidR="00621B4D" w:rsidRPr="00B128DD" w:rsidRDefault="00621B4D" w:rsidP="00B128DD">
            <w:pPr>
              <w:pStyle w:val="NoSpacing"/>
              <w:rPr>
                <w:sz w:val="16"/>
                <w:szCs w:val="16"/>
              </w:rPr>
            </w:pPr>
            <w:r w:rsidRPr="00B128DD">
              <w:rPr>
                <w:sz w:val="16"/>
                <w:szCs w:val="16"/>
              </w:rPr>
              <w:t>52.8% of 483</w:t>
            </w:r>
          </w:p>
        </w:tc>
        <w:tc>
          <w:tcPr>
            <w:tcW w:w="659" w:type="pct"/>
            <w:tcBorders>
              <w:top w:val="nil"/>
              <w:left w:val="nil"/>
              <w:bottom w:val="nil"/>
              <w:right w:val="nil"/>
            </w:tcBorders>
            <w:noWrap/>
            <w:hideMark/>
          </w:tcPr>
          <w:p w14:paraId="2AE9213F" w14:textId="77777777" w:rsidR="00621B4D" w:rsidRPr="00B128DD" w:rsidRDefault="00621B4D" w:rsidP="00B128DD">
            <w:pPr>
              <w:pStyle w:val="NoSpacing"/>
              <w:rPr>
                <w:sz w:val="16"/>
                <w:szCs w:val="16"/>
              </w:rPr>
            </w:pPr>
            <w:r w:rsidRPr="00B128DD">
              <w:rPr>
                <w:sz w:val="16"/>
                <w:szCs w:val="16"/>
              </w:rPr>
              <w:t>96 (37.6%)</w:t>
            </w:r>
          </w:p>
        </w:tc>
        <w:tc>
          <w:tcPr>
            <w:tcW w:w="659" w:type="pct"/>
            <w:tcBorders>
              <w:top w:val="nil"/>
              <w:left w:val="nil"/>
              <w:bottom w:val="nil"/>
              <w:right w:val="nil"/>
            </w:tcBorders>
            <w:noWrap/>
            <w:hideMark/>
          </w:tcPr>
          <w:p w14:paraId="4CAD3C56" w14:textId="77777777" w:rsidR="00621B4D" w:rsidRPr="00B128DD" w:rsidRDefault="00621B4D" w:rsidP="00B128DD">
            <w:pPr>
              <w:pStyle w:val="NoSpacing"/>
              <w:rPr>
                <w:sz w:val="16"/>
                <w:szCs w:val="16"/>
              </w:rPr>
            </w:pPr>
            <w:r w:rsidRPr="00B128DD">
              <w:rPr>
                <w:sz w:val="16"/>
                <w:szCs w:val="16"/>
              </w:rPr>
              <w:t>159 (62.4%)</w:t>
            </w:r>
          </w:p>
        </w:tc>
        <w:tc>
          <w:tcPr>
            <w:tcW w:w="659" w:type="pct"/>
            <w:tcBorders>
              <w:top w:val="nil"/>
              <w:left w:val="nil"/>
              <w:bottom w:val="nil"/>
              <w:right w:val="nil"/>
            </w:tcBorders>
            <w:noWrap/>
            <w:hideMark/>
          </w:tcPr>
          <w:p w14:paraId="2CF08FE7" w14:textId="77777777" w:rsidR="00621B4D" w:rsidRPr="00B128DD" w:rsidRDefault="00621B4D" w:rsidP="00B128DD">
            <w:pPr>
              <w:pStyle w:val="NoSpacing"/>
              <w:rPr>
                <w:sz w:val="16"/>
                <w:szCs w:val="16"/>
              </w:rPr>
            </w:pPr>
            <w:r w:rsidRPr="00B128DD">
              <w:rPr>
                <w:sz w:val="16"/>
                <w:szCs w:val="16"/>
              </w:rPr>
              <w:t>255 (6.7%)</w:t>
            </w:r>
          </w:p>
        </w:tc>
      </w:tr>
      <w:tr w:rsidR="00621B4D" w:rsidRPr="00B128DD" w14:paraId="014D623D" w14:textId="77777777" w:rsidTr="004C18AE">
        <w:trPr>
          <w:trHeight w:val="227"/>
        </w:trPr>
        <w:tc>
          <w:tcPr>
            <w:tcW w:w="1350" w:type="pct"/>
            <w:vMerge/>
            <w:tcBorders>
              <w:top w:val="nil"/>
              <w:left w:val="nil"/>
              <w:bottom w:val="nil"/>
              <w:right w:val="nil"/>
            </w:tcBorders>
            <w:noWrap/>
            <w:hideMark/>
          </w:tcPr>
          <w:p w14:paraId="1697536A"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4667D376" w14:textId="77777777" w:rsidR="00621B4D" w:rsidRPr="00B128DD" w:rsidRDefault="00621B4D" w:rsidP="00B128DD">
            <w:pPr>
              <w:pStyle w:val="NoSpacing"/>
              <w:rPr>
                <w:sz w:val="16"/>
                <w:szCs w:val="16"/>
              </w:rPr>
            </w:pPr>
            <w:r w:rsidRPr="00B128DD">
              <w:rPr>
                <w:sz w:val="16"/>
                <w:szCs w:val="16"/>
              </w:rPr>
              <w:t>60-64 Years</w:t>
            </w:r>
          </w:p>
        </w:tc>
        <w:tc>
          <w:tcPr>
            <w:tcW w:w="902" w:type="pct"/>
            <w:tcBorders>
              <w:top w:val="nil"/>
              <w:left w:val="nil"/>
              <w:bottom w:val="nil"/>
              <w:right w:val="nil"/>
            </w:tcBorders>
            <w:noWrap/>
            <w:hideMark/>
          </w:tcPr>
          <w:p w14:paraId="18283A6C" w14:textId="77777777" w:rsidR="00621B4D" w:rsidRPr="00B128DD" w:rsidRDefault="00621B4D" w:rsidP="00B128DD">
            <w:pPr>
              <w:pStyle w:val="NoSpacing"/>
              <w:rPr>
                <w:sz w:val="16"/>
                <w:szCs w:val="16"/>
              </w:rPr>
            </w:pPr>
            <w:r w:rsidRPr="00B128DD">
              <w:rPr>
                <w:sz w:val="16"/>
                <w:szCs w:val="16"/>
              </w:rPr>
              <w:t>51.2% of 613</w:t>
            </w:r>
          </w:p>
        </w:tc>
        <w:tc>
          <w:tcPr>
            <w:tcW w:w="659" w:type="pct"/>
            <w:tcBorders>
              <w:top w:val="nil"/>
              <w:left w:val="nil"/>
              <w:bottom w:val="nil"/>
              <w:right w:val="nil"/>
            </w:tcBorders>
            <w:noWrap/>
            <w:hideMark/>
          </w:tcPr>
          <w:p w14:paraId="5A5611EE" w14:textId="77777777" w:rsidR="00621B4D" w:rsidRPr="00B128DD" w:rsidRDefault="00621B4D" w:rsidP="00B128DD">
            <w:pPr>
              <w:pStyle w:val="NoSpacing"/>
              <w:rPr>
                <w:sz w:val="16"/>
                <w:szCs w:val="16"/>
              </w:rPr>
            </w:pPr>
            <w:r w:rsidRPr="00B128DD">
              <w:rPr>
                <w:sz w:val="16"/>
                <w:szCs w:val="16"/>
              </w:rPr>
              <w:t>128 (40.8%)</w:t>
            </w:r>
          </w:p>
        </w:tc>
        <w:tc>
          <w:tcPr>
            <w:tcW w:w="659" w:type="pct"/>
            <w:tcBorders>
              <w:top w:val="nil"/>
              <w:left w:val="nil"/>
              <w:bottom w:val="nil"/>
              <w:right w:val="nil"/>
            </w:tcBorders>
            <w:noWrap/>
            <w:hideMark/>
          </w:tcPr>
          <w:p w14:paraId="32FAC95A" w14:textId="77777777" w:rsidR="00621B4D" w:rsidRPr="00B128DD" w:rsidRDefault="00621B4D" w:rsidP="00B128DD">
            <w:pPr>
              <w:pStyle w:val="NoSpacing"/>
              <w:rPr>
                <w:sz w:val="16"/>
                <w:szCs w:val="16"/>
              </w:rPr>
            </w:pPr>
            <w:r w:rsidRPr="00B128DD">
              <w:rPr>
                <w:sz w:val="16"/>
                <w:szCs w:val="16"/>
              </w:rPr>
              <w:t>186 (59.2%)</w:t>
            </w:r>
          </w:p>
        </w:tc>
        <w:tc>
          <w:tcPr>
            <w:tcW w:w="659" w:type="pct"/>
            <w:tcBorders>
              <w:top w:val="nil"/>
              <w:left w:val="nil"/>
              <w:bottom w:val="nil"/>
              <w:right w:val="nil"/>
            </w:tcBorders>
            <w:noWrap/>
            <w:hideMark/>
          </w:tcPr>
          <w:p w14:paraId="5A0B5F21" w14:textId="77777777" w:rsidR="00621B4D" w:rsidRPr="00B128DD" w:rsidRDefault="00621B4D" w:rsidP="00B128DD">
            <w:pPr>
              <w:pStyle w:val="NoSpacing"/>
              <w:rPr>
                <w:sz w:val="16"/>
                <w:szCs w:val="16"/>
              </w:rPr>
            </w:pPr>
            <w:r w:rsidRPr="00B128DD">
              <w:rPr>
                <w:sz w:val="16"/>
                <w:szCs w:val="16"/>
              </w:rPr>
              <w:t>314 (8.2%)</w:t>
            </w:r>
          </w:p>
        </w:tc>
      </w:tr>
      <w:tr w:rsidR="00621B4D" w:rsidRPr="00B128DD" w14:paraId="58FB3B11" w14:textId="77777777" w:rsidTr="004C18AE">
        <w:trPr>
          <w:trHeight w:val="227"/>
        </w:trPr>
        <w:tc>
          <w:tcPr>
            <w:tcW w:w="1350" w:type="pct"/>
            <w:vMerge/>
            <w:tcBorders>
              <w:top w:val="nil"/>
              <w:left w:val="nil"/>
              <w:bottom w:val="single" w:sz="4" w:space="0" w:color="auto"/>
              <w:right w:val="nil"/>
            </w:tcBorders>
            <w:noWrap/>
            <w:hideMark/>
          </w:tcPr>
          <w:p w14:paraId="10BE6B32" w14:textId="77777777" w:rsidR="00621B4D" w:rsidRPr="00B128DD" w:rsidRDefault="00621B4D" w:rsidP="004913F4">
            <w:pPr>
              <w:pStyle w:val="NoSpacing"/>
              <w:rPr>
                <w:sz w:val="16"/>
                <w:szCs w:val="16"/>
              </w:rPr>
            </w:pPr>
          </w:p>
        </w:tc>
        <w:tc>
          <w:tcPr>
            <w:tcW w:w="771" w:type="pct"/>
            <w:tcBorders>
              <w:top w:val="nil"/>
              <w:left w:val="nil"/>
              <w:bottom w:val="single" w:sz="4" w:space="0" w:color="auto"/>
              <w:right w:val="nil"/>
            </w:tcBorders>
            <w:noWrap/>
            <w:hideMark/>
          </w:tcPr>
          <w:p w14:paraId="74231702" w14:textId="77777777" w:rsidR="00621B4D" w:rsidRPr="00B128DD" w:rsidRDefault="00621B4D" w:rsidP="00B128DD">
            <w:pPr>
              <w:pStyle w:val="NoSpacing"/>
              <w:rPr>
                <w:sz w:val="16"/>
                <w:szCs w:val="16"/>
              </w:rPr>
            </w:pPr>
            <w:r w:rsidRPr="00B128DD">
              <w:rPr>
                <w:sz w:val="16"/>
                <w:szCs w:val="16"/>
              </w:rPr>
              <w:t>65-69 Years</w:t>
            </w:r>
          </w:p>
        </w:tc>
        <w:tc>
          <w:tcPr>
            <w:tcW w:w="902" w:type="pct"/>
            <w:tcBorders>
              <w:top w:val="nil"/>
              <w:left w:val="nil"/>
              <w:bottom w:val="single" w:sz="4" w:space="0" w:color="auto"/>
              <w:right w:val="nil"/>
            </w:tcBorders>
            <w:noWrap/>
            <w:hideMark/>
          </w:tcPr>
          <w:p w14:paraId="013695C3" w14:textId="77777777" w:rsidR="00621B4D" w:rsidRPr="00B128DD" w:rsidRDefault="00621B4D" w:rsidP="00B128DD">
            <w:pPr>
              <w:pStyle w:val="NoSpacing"/>
              <w:rPr>
                <w:sz w:val="16"/>
                <w:szCs w:val="16"/>
              </w:rPr>
            </w:pPr>
            <w:r w:rsidRPr="00B128DD">
              <w:rPr>
                <w:sz w:val="16"/>
                <w:szCs w:val="16"/>
              </w:rPr>
              <w:t>55.9% of 1029</w:t>
            </w:r>
          </w:p>
        </w:tc>
        <w:tc>
          <w:tcPr>
            <w:tcW w:w="659" w:type="pct"/>
            <w:tcBorders>
              <w:top w:val="nil"/>
              <w:left w:val="nil"/>
              <w:bottom w:val="single" w:sz="4" w:space="0" w:color="auto"/>
              <w:right w:val="nil"/>
            </w:tcBorders>
            <w:noWrap/>
            <w:hideMark/>
          </w:tcPr>
          <w:p w14:paraId="261C1675" w14:textId="77777777" w:rsidR="00621B4D" w:rsidRPr="00B128DD" w:rsidRDefault="00621B4D" w:rsidP="00B128DD">
            <w:pPr>
              <w:pStyle w:val="NoSpacing"/>
              <w:rPr>
                <w:sz w:val="16"/>
                <w:szCs w:val="16"/>
              </w:rPr>
            </w:pPr>
            <w:r w:rsidRPr="00B128DD">
              <w:rPr>
                <w:sz w:val="16"/>
                <w:szCs w:val="16"/>
              </w:rPr>
              <w:t>243 (42.3%)</w:t>
            </w:r>
          </w:p>
        </w:tc>
        <w:tc>
          <w:tcPr>
            <w:tcW w:w="659" w:type="pct"/>
            <w:tcBorders>
              <w:top w:val="nil"/>
              <w:left w:val="nil"/>
              <w:bottom w:val="single" w:sz="4" w:space="0" w:color="auto"/>
              <w:right w:val="nil"/>
            </w:tcBorders>
            <w:noWrap/>
            <w:hideMark/>
          </w:tcPr>
          <w:p w14:paraId="1E965E53" w14:textId="77777777" w:rsidR="00621B4D" w:rsidRPr="00B128DD" w:rsidRDefault="00621B4D" w:rsidP="00B128DD">
            <w:pPr>
              <w:pStyle w:val="NoSpacing"/>
              <w:rPr>
                <w:sz w:val="16"/>
                <w:szCs w:val="16"/>
              </w:rPr>
            </w:pPr>
            <w:r w:rsidRPr="00B128DD">
              <w:rPr>
                <w:sz w:val="16"/>
                <w:szCs w:val="16"/>
              </w:rPr>
              <w:t>332 (57.7%)</w:t>
            </w:r>
          </w:p>
        </w:tc>
        <w:tc>
          <w:tcPr>
            <w:tcW w:w="659" w:type="pct"/>
            <w:tcBorders>
              <w:top w:val="nil"/>
              <w:left w:val="nil"/>
              <w:bottom w:val="single" w:sz="4" w:space="0" w:color="auto"/>
              <w:right w:val="nil"/>
            </w:tcBorders>
            <w:noWrap/>
            <w:hideMark/>
          </w:tcPr>
          <w:p w14:paraId="09AD50A3" w14:textId="77777777" w:rsidR="00621B4D" w:rsidRPr="00B128DD" w:rsidRDefault="00621B4D" w:rsidP="00B128DD">
            <w:pPr>
              <w:pStyle w:val="NoSpacing"/>
              <w:rPr>
                <w:sz w:val="16"/>
                <w:szCs w:val="16"/>
              </w:rPr>
            </w:pPr>
            <w:r w:rsidRPr="00B128DD">
              <w:rPr>
                <w:sz w:val="16"/>
                <w:szCs w:val="16"/>
              </w:rPr>
              <w:t>575 (15%)</w:t>
            </w:r>
          </w:p>
        </w:tc>
      </w:tr>
      <w:tr w:rsidR="00621B4D" w:rsidRPr="00B128DD" w14:paraId="5C3FFA3A" w14:textId="77777777" w:rsidTr="004C18AE">
        <w:trPr>
          <w:trHeight w:val="227"/>
        </w:trPr>
        <w:tc>
          <w:tcPr>
            <w:tcW w:w="1350" w:type="pct"/>
            <w:vMerge w:val="restart"/>
            <w:tcBorders>
              <w:top w:val="single" w:sz="4" w:space="0" w:color="auto"/>
              <w:left w:val="nil"/>
              <w:bottom w:val="single" w:sz="4" w:space="0" w:color="auto"/>
              <w:right w:val="nil"/>
            </w:tcBorders>
            <w:noWrap/>
            <w:hideMark/>
          </w:tcPr>
          <w:p w14:paraId="49B4F9F2" w14:textId="77777777" w:rsidR="00621B4D" w:rsidRPr="00B128DD" w:rsidRDefault="00621B4D" w:rsidP="004913F4">
            <w:pPr>
              <w:pStyle w:val="NoSpacing"/>
              <w:rPr>
                <w:sz w:val="16"/>
                <w:szCs w:val="16"/>
              </w:rPr>
            </w:pPr>
            <w:r w:rsidRPr="00B128DD">
              <w:rPr>
                <w:sz w:val="16"/>
                <w:szCs w:val="16"/>
              </w:rPr>
              <w:t>Child (n=2636, 38%, 9 CODs)</w:t>
            </w:r>
          </w:p>
          <w:p w14:paraId="3EE59C45" w14:textId="77777777" w:rsidR="00621B4D" w:rsidRPr="00B128DD" w:rsidRDefault="00621B4D" w:rsidP="004913F4">
            <w:pPr>
              <w:pStyle w:val="NoSpacing"/>
              <w:rPr>
                <w:sz w:val="16"/>
                <w:szCs w:val="16"/>
              </w:rPr>
            </w:pPr>
            <w:r w:rsidRPr="00B128DD">
              <w:rPr>
                <w:sz w:val="16"/>
                <w:szCs w:val="16"/>
              </w:rPr>
              <w:t>- Female (n=1290, 48.9%)</w:t>
            </w:r>
          </w:p>
          <w:p w14:paraId="09A8D75D" w14:textId="77777777" w:rsidR="00621B4D" w:rsidRPr="00B128DD" w:rsidRDefault="00621B4D" w:rsidP="004913F4">
            <w:pPr>
              <w:pStyle w:val="NoSpacing"/>
              <w:rPr>
                <w:sz w:val="16"/>
                <w:szCs w:val="16"/>
              </w:rPr>
            </w:pPr>
            <w:r w:rsidRPr="00B128DD">
              <w:rPr>
                <w:sz w:val="16"/>
                <w:szCs w:val="16"/>
              </w:rPr>
              <w:t>- Male (n=1346, 51.1%)</w:t>
            </w:r>
          </w:p>
          <w:p w14:paraId="3915E610" w14:textId="4D6799A2" w:rsidR="00621B4D" w:rsidRPr="00B128DD" w:rsidRDefault="00621B4D" w:rsidP="004913F4">
            <w:pPr>
              <w:pStyle w:val="NoSpacing"/>
              <w:rPr>
                <w:sz w:val="16"/>
                <w:szCs w:val="16"/>
              </w:rPr>
            </w:pPr>
            <w:r w:rsidRPr="00B128DD">
              <w:rPr>
                <w:sz w:val="16"/>
                <w:szCs w:val="16"/>
              </w:rPr>
              <w:t>- Agree (65.6% of 4016)</w:t>
            </w:r>
            <w:r w:rsidR="0095279C">
              <w:rPr>
                <w:sz w:val="16"/>
                <w:szCs w:val="16"/>
                <w:vertAlign w:val="superscript"/>
              </w:rPr>
              <w:t>*</w:t>
            </w:r>
          </w:p>
        </w:tc>
        <w:tc>
          <w:tcPr>
            <w:tcW w:w="771" w:type="pct"/>
            <w:tcBorders>
              <w:top w:val="single" w:sz="4" w:space="0" w:color="auto"/>
              <w:left w:val="nil"/>
              <w:bottom w:val="nil"/>
              <w:right w:val="nil"/>
            </w:tcBorders>
            <w:noWrap/>
            <w:hideMark/>
          </w:tcPr>
          <w:p w14:paraId="1827BEBE" w14:textId="77777777" w:rsidR="00621B4D" w:rsidRPr="00B128DD" w:rsidRDefault="00621B4D" w:rsidP="00B128DD">
            <w:pPr>
              <w:pStyle w:val="NoSpacing"/>
              <w:rPr>
                <w:sz w:val="16"/>
                <w:szCs w:val="16"/>
              </w:rPr>
            </w:pPr>
            <w:r w:rsidRPr="00B128DD">
              <w:rPr>
                <w:sz w:val="16"/>
                <w:szCs w:val="16"/>
              </w:rPr>
              <w:t>1-5 Months</w:t>
            </w:r>
          </w:p>
        </w:tc>
        <w:tc>
          <w:tcPr>
            <w:tcW w:w="902" w:type="pct"/>
            <w:tcBorders>
              <w:top w:val="single" w:sz="4" w:space="0" w:color="auto"/>
              <w:left w:val="nil"/>
              <w:bottom w:val="nil"/>
              <w:right w:val="nil"/>
            </w:tcBorders>
            <w:noWrap/>
            <w:hideMark/>
          </w:tcPr>
          <w:p w14:paraId="47CD4B13" w14:textId="77777777" w:rsidR="00621B4D" w:rsidRPr="00B128DD" w:rsidRDefault="00621B4D" w:rsidP="00B128DD">
            <w:pPr>
              <w:pStyle w:val="NoSpacing"/>
              <w:rPr>
                <w:sz w:val="16"/>
                <w:szCs w:val="16"/>
              </w:rPr>
            </w:pPr>
            <w:r w:rsidRPr="00B128DD">
              <w:rPr>
                <w:sz w:val="16"/>
                <w:szCs w:val="16"/>
              </w:rPr>
              <w:t>58.1% of 530</w:t>
            </w:r>
          </w:p>
        </w:tc>
        <w:tc>
          <w:tcPr>
            <w:tcW w:w="659" w:type="pct"/>
            <w:tcBorders>
              <w:top w:val="single" w:sz="4" w:space="0" w:color="auto"/>
              <w:left w:val="nil"/>
              <w:bottom w:val="nil"/>
              <w:right w:val="nil"/>
            </w:tcBorders>
            <w:noWrap/>
            <w:hideMark/>
          </w:tcPr>
          <w:p w14:paraId="29C5FFC1" w14:textId="77777777" w:rsidR="00621B4D" w:rsidRPr="00B128DD" w:rsidRDefault="00621B4D" w:rsidP="00B128DD">
            <w:pPr>
              <w:pStyle w:val="NoSpacing"/>
              <w:rPr>
                <w:sz w:val="16"/>
                <w:szCs w:val="16"/>
              </w:rPr>
            </w:pPr>
            <w:r w:rsidRPr="00B128DD">
              <w:rPr>
                <w:sz w:val="16"/>
                <w:szCs w:val="16"/>
              </w:rPr>
              <w:t>146 (47.4%)</w:t>
            </w:r>
          </w:p>
        </w:tc>
        <w:tc>
          <w:tcPr>
            <w:tcW w:w="659" w:type="pct"/>
            <w:tcBorders>
              <w:top w:val="single" w:sz="4" w:space="0" w:color="auto"/>
              <w:left w:val="nil"/>
              <w:bottom w:val="nil"/>
              <w:right w:val="nil"/>
            </w:tcBorders>
            <w:noWrap/>
            <w:hideMark/>
          </w:tcPr>
          <w:p w14:paraId="2BF15F83" w14:textId="77777777" w:rsidR="00621B4D" w:rsidRPr="00B128DD" w:rsidRDefault="00621B4D" w:rsidP="00B128DD">
            <w:pPr>
              <w:pStyle w:val="NoSpacing"/>
              <w:rPr>
                <w:sz w:val="16"/>
                <w:szCs w:val="16"/>
              </w:rPr>
            </w:pPr>
            <w:r w:rsidRPr="00B128DD">
              <w:rPr>
                <w:sz w:val="16"/>
                <w:szCs w:val="16"/>
              </w:rPr>
              <w:t>162 (52.6%)</w:t>
            </w:r>
          </w:p>
        </w:tc>
        <w:tc>
          <w:tcPr>
            <w:tcW w:w="659" w:type="pct"/>
            <w:tcBorders>
              <w:top w:val="single" w:sz="4" w:space="0" w:color="auto"/>
              <w:left w:val="nil"/>
              <w:bottom w:val="nil"/>
              <w:right w:val="nil"/>
            </w:tcBorders>
            <w:noWrap/>
            <w:hideMark/>
          </w:tcPr>
          <w:p w14:paraId="65E9FA9B" w14:textId="77777777" w:rsidR="00621B4D" w:rsidRPr="00B128DD" w:rsidRDefault="00621B4D" w:rsidP="00B128DD">
            <w:pPr>
              <w:pStyle w:val="NoSpacing"/>
              <w:rPr>
                <w:sz w:val="16"/>
                <w:szCs w:val="16"/>
              </w:rPr>
            </w:pPr>
            <w:r w:rsidRPr="00B128DD">
              <w:rPr>
                <w:sz w:val="16"/>
                <w:szCs w:val="16"/>
              </w:rPr>
              <w:t>308 (11.7%)</w:t>
            </w:r>
          </w:p>
        </w:tc>
      </w:tr>
      <w:tr w:rsidR="00621B4D" w:rsidRPr="00B128DD" w14:paraId="29A46FCE" w14:textId="77777777" w:rsidTr="004C18AE">
        <w:trPr>
          <w:trHeight w:val="227"/>
        </w:trPr>
        <w:tc>
          <w:tcPr>
            <w:tcW w:w="1350" w:type="pct"/>
            <w:vMerge/>
            <w:tcBorders>
              <w:top w:val="single" w:sz="4" w:space="0" w:color="auto"/>
              <w:left w:val="nil"/>
              <w:bottom w:val="single" w:sz="4" w:space="0" w:color="auto"/>
              <w:right w:val="nil"/>
            </w:tcBorders>
            <w:noWrap/>
            <w:hideMark/>
          </w:tcPr>
          <w:p w14:paraId="1C76C93C"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1412C0B1" w14:textId="77777777" w:rsidR="00621B4D" w:rsidRPr="00B128DD" w:rsidRDefault="00621B4D" w:rsidP="00B128DD">
            <w:pPr>
              <w:pStyle w:val="NoSpacing"/>
              <w:rPr>
                <w:sz w:val="16"/>
                <w:szCs w:val="16"/>
              </w:rPr>
            </w:pPr>
            <w:r w:rsidRPr="00B128DD">
              <w:rPr>
                <w:sz w:val="16"/>
                <w:szCs w:val="16"/>
              </w:rPr>
              <w:t>6-11 Months</w:t>
            </w:r>
          </w:p>
        </w:tc>
        <w:tc>
          <w:tcPr>
            <w:tcW w:w="902" w:type="pct"/>
            <w:tcBorders>
              <w:top w:val="nil"/>
              <w:left w:val="nil"/>
              <w:bottom w:val="nil"/>
              <w:right w:val="nil"/>
            </w:tcBorders>
            <w:noWrap/>
            <w:hideMark/>
          </w:tcPr>
          <w:p w14:paraId="2E76FB20" w14:textId="77777777" w:rsidR="00621B4D" w:rsidRPr="00B128DD" w:rsidRDefault="00621B4D" w:rsidP="00B128DD">
            <w:pPr>
              <w:pStyle w:val="NoSpacing"/>
              <w:rPr>
                <w:sz w:val="16"/>
                <w:szCs w:val="16"/>
              </w:rPr>
            </w:pPr>
            <w:r w:rsidRPr="00B128DD">
              <w:rPr>
                <w:sz w:val="16"/>
                <w:szCs w:val="16"/>
              </w:rPr>
              <w:t>64.4% of 489</w:t>
            </w:r>
          </w:p>
        </w:tc>
        <w:tc>
          <w:tcPr>
            <w:tcW w:w="659" w:type="pct"/>
            <w:tcBorders>
              <w:top w:val="nil"/>
              <w:left w:val="nil"/>
              <w:bottom w:val="nil"/>
              <w:right w:val="nil"/>
            </w:tcBorders>
            <w:noWrap/>
            <w:hideMark/>
          </w:tcPr>
          <w:p w14:paraId="258CD6A4" w14:textId="77777777" w:rsidR="00621B4D" w:rsidRPr="00B128DD" w:rsidRDefault="00621B4D" w:rsidP="00B128DD">
            <w:pPr>
              <w:pStyle w:val="NoSpacing"/>
              <w:rPr>
                <w:sz w:val="16"/>
                <w:szCs w:val="16"/>
              </w:rPr>
            </w:pPr>
            <w:r w:rsidRPr="00B128DD">
              <w:rPr>
                <w:sz w:val="16"/>
                <w:szCs w:val="16"/>
              </w:rPr>
              <w:t>160 (50.8%)</w:t>
            </w:r>
          </w:p>
        </w:tc>
        <w:tc>
          <w:tcPr>
            <w:tcW w:w="659" w:type="pct"/>
            <w:tcBorders>
              <w:top w:val="nil"/>
              <w:left w:val="nil"/>
              <w:bottom w:val="nil"/>
              <w:right w:val="nil"/>
            </w:tcBorders>
            <w:noWrap/>
            <w:hideMark/>
          </w:tcPr>
          <w:p w14:paraId="27130727" w14:textId="77777777" w:rsidR="00621B4D" w:rsidRPr="00B128DD" w:rsidRDefault="00621B4D" w:rsidP="00B128DD">
            <w:pPr>
              <w:pStyle w:val="NoSpacing"/>
              <w:rPr>
                <w:sz w:val="16"/>
                <w:szCs w:val="16"/>
              </w:rPr>
            </w:pPr>
            <w:r w:rsidRPr="00B128DD">
              <w:rPr>
                <w:sz w:val="16"/>
                <w:szCs w:val="16"/>
              </w:rPr>
              <w:t>155 (49.2%)</w:t>
            </w:r>
          </w:p>
        </w:tc>
        <w:tc>
          <w:tcPr>
            <w:tcW w:w="659" w:type="pct"/>
            <w:tcBorders>
              <w:top w:val="nil"/>
              <w:left w:val="nil"/>
              <w:bottom w:val="nil"/>
              <w:right w:val="nil"/>
            </w:tcBorders>
            <w:noWrap/>
            <w:hideMark/>
          </w:tcPr>
          <w:p w14:paraId="20063824" w14:textId="77777777" w:rsidR="00621B4D" w:rsidRPr="00B128DD" w:rsidRDefault="00621B4D" w:rsidP="00B128DD">
            <w:pPr>
              <w:pStyle w:val="NoSpacing"/>
              <w:rPr>
                <w:sz w:val="16"/>
                <w:szCs w:val="16"/>
              </w:rPr>
            </w:pPr>
            <w:r w:rsidRPr="00B128DD">
              <w:rPr>
                <w:sz w:val="16"/>
                <w:szCs w:val="16"/>
              </w:rPr>
              <w:t>315 (11.9%)</w:t>
            </w:r>
          </w:p>
        </w:tc>
      </w:tr>
      <w:tr w:rsidR="00621B4D" w:rsidRPr="00B128DD" w14:paraId="198C79D3" w14:textId="77777777" w:rsidTr="004C18AE">
        <w:trPr>
          <w:trHeight w:val="227"/>
        </w:trPr>
        <w:tc>
          <w:tcPr>
            <w:tcW w:w="1350" w:type="pct"/>
            <w:vMerge/>
            <w:tcBorders>
              <w:top w:val="single" w:sz="4" w:space="0" w:color="auto"/>
              <w:left w:val="nil"/>
              <w:bottom w:val="single" w:sz="4" w:space="0" w:color="auto"/>
              <w:right w:val="nil"/>
            </w:tcBorders>
            <w:noWrap/>
            <w:hideMark/>
          </w:tcPr>
          <w:p w14:paraId="24620A8E" w14:textId="77777777" w:rsidR="00621B4D" w:rsidRPr="00B128DD" w:rsidRDefault="00621B4D" w:rsidP="004913F4">
            <w:pPr>
              <w:pStyle w:val="NoSpacing"/>
              <w:rPr>
                <w:sz w:val="16"/>
                <w:szCs w:val="16"/>
              </w:rPr>
            </w:pPr>
          </w:p>
        </w:tc>
        <w:tc>
          <w:tcPr>
            <w:tcW w:w="771" w:type="pct"/>
            <w:tcBorders>
              <w:top w:val="nil"/>
              <w:left w:val="nil"/>
              <w:bottom w:val="nil"/>
              <w:right w:val="nil"/>
            </w:tcBorders>
            <w:noWrap/>
            <w:hideMark/>
          </w:tcPr>
          <w:p w14:paraId="603B9F75" w14:textId="77777777" w:rsidR="00621B4D" w:rsidRPr="00B128DD" w:rsidRDefault="00621B4D" w:rsidP="00B128DD">
            <w:pPr>
              <w:pStyle w:val="NoSpacing"/>
              <w:rPr>
                <w:sz w:val="16"/>
                <w:szCs w:val="16"/>
              </w:rPr>
            </w:pPr>
            <w:r w:rsidRPr="00B128DD">
              <w:rPr>
                <w:sz w:val="16"/>
                <w:szCs w:val="16"/>
              </w:rPr>
              <w:t>1-5 Years</w:t>
            </w:r>
          </w:p>
        </w:tc>
        <w:tc>
          <w:tcPr>
            <w:tcW w:w="902" w:type="pct"/>
            <w:tcBorders>
              <w:top w:val="nil"/>
              <w:left w:val="nil"/>
              <w:bottom w:val="nil"/>
              <w:right w:val="nil"/>
            </w:tcBorders>
            <w:noWrap/>
            <w:hideMark/>
          </w:tcPr>
          <w:p w14:paraId="6A613C58" w14:textId="77777777" w:rsidR="00621B4D" w:rsidRPr="00B128DD" w:rsidRDefault="00621B4D" w:rsidP="00B128DD">
            <w:pPr>
              <w:pStyle w:val="NoSpacing"/>
              <w:rPr>
                <w:sz w:val="16"/>
                <w:szCs w:val="16"/>
              </w:rPr>
            </w:pPr>
            <w:r w:rsidRPr="00B128DD">
              <w:rPr>
                <w:sz w:val="16"/>
                <w:szCs w:val="16"/>
              </w:rPr>
              <w:t>68.6% of 2382</w:t>
            </w:r>
          </w:p>
        </w:tc>
        <w:tc>
          <w:tcPr>
            <w:tcW w:w="659" w:type="pct"/>
            <w:tcBorders>
              <w:top w:val="nil"/>
              <w:left w:val="nil"/>
              <w:bottom w:val="nil"/>
              <w:right w:val="nil"/>
            </w:tcBorders>
            <w:noWrap/>
            <w:hideMark/>
          </w:tcPr>
          <w:p w14:paraId="2F54EAF0" w14:textId="77777777" w:rsidR="00621B4D" w:rsidRPr="00B128DD" w:rsidRDefault="00621B4D" w:rsidP="00B128DD">
            <w:pPr>
              <w:pStyle w:val="NoSpacing"/>
              <w:rPr>
                <w:sz w:val="16"/>
                <w:szCs w:val="16"/>
              </w:rPr>
            </w:pPr>
            <w:r w:rsidRPr="00B128DD">
              <w:rPr>
                <w:sz w:val="16"/>
                <w:szCs w:val="16"/>
              </w:rPr>
              <w:t>822 (50.3%)</w:t>
            </w:r>
          </w:p>
        </w:tc>
        <w:tc>
          <w:tcPr>
            <w:tcW w:w="659" w:type="pct"/>
            <w:tcBorders>
              <w:top w:val="nil"/>
              <w:left w:val="nil"/>
              <w:bottom w:val="nil"/>
              <w:right w:val="nil"/>
            </w:tcBorders>
            <w:noWrap/>
            <w:hideMark/>
          </w:tcPr>
          <w:p w14:paraId="67C5D366" w14:textId="77777777" w:rsidR="00621B4D" w:rsidRPr="00B128DD" w:rsidRDefault="00621B4D" w:rsidP="00B128DD">
            <w:pPr>
              <w:pStyle w:val="NoSpacing"/>
              <w:rPr>
                <w:sz w:val="16"/>
                <w:szCs w:val="16"/>
              </w:rPr>
            </w:pPr>
            <w:r w:rsidRPr="00B128DD">
              <w:rPr>
                <w:sz w:val="16"/>
                <w:szCs w:val="16"/>
              </w:rPr>
              <w:t>811 (49.7%)</w:t>
            </w:r>
          </w:p>
        </w:tc>
        <w:tc>
          <w:tcPr>
            <w:tcW w:w="659" w:type="pct"/>
            <w:tcBorders>
              <w:top w:val="nil"/>
              <w:left w:val="nil"/>
              <w:bottom w:val="nil"/>
              <w:right w:val="nil"/>
            </w:tcBorders>
            <w:noWrap/>
            <w:hideMark/>
          </w:tcPr>
          <w:p w14:paraId="2B4BE492" w14:textId="77777777" w:rsidR="00621B4D" w:rsidRPr="00B128DD" w:rsidRDefault="00621B4D" w:rsidP="00B128DD">
            <w:pPr>
              <w:pStyle w:val="NoSpacing"/>
              <w:rPr>
                <w:sz w:val="16"/>
                <w:szCs w:val="16"/>
              </w:rPr>
            </w:pPr>
            <w:r w:rsidRPr="00B128DD">
              <w:rPr>
                <w:sz w:val="16"/>
                <w:szCs w:val="16"/>
              </w:rPr>
              <w:t>1633 (61.9%)</w:t>
            </w:r>
          </w:p>
        </w:tc>
      </w:tr>
      <w:tr w:rsidR="00621B4D" w:rsidRPr="00B128DD" w14:paraId="67DA8579" w14:textId="77777777" w:rsidTr="004C18AE">
        <w:trPr>
          <w:trHeight w:val="227"/>
        </w:trPr>
        <w:tc>
          <w:tcPr>
            <w:tcW w:w="1350" w:type="pct"/>
            <w:vMerge/>
            <w:tcBorders>
              <w:top w:val="single" w:sz="4" w:space="0" w:color="auto"/>
              <w:left w:val="nil"/>
              <w:bottom w:val="single" w:sz="4" w:space="0" w:color="auto"/>
              <w:right w:val="nil"/>
            </w:tcBorders>
            <w:noWrap/>
            <w:hideMark/>
          </w:tcPr>
          <w:p w14:paraId="3D2A63C0" w14:textId="77777777" w:rsidR="00621B4D" w:rsidRPr="00B128DD" w:rsidRDefault="00621B4D" w:rsidP="004913F4">
            <w:pPr>
              <w:pStyle w:val="NoSpacing"/>
              <w:rPr>
                <w:sz w:val="16"/>
                <w:szCs w:val="16"/>
              </w:rPr>
            </w:pPr>
          </w:p>
        </w:tc>
        <w:tc>
          <w:tcPr>
            <w:tcW w:w="771" w:type="pct"/>
            <w:tcBorders>
              <w:top w:val="nil"/>
              <w:left w:val="nil"/>
              <w:bottom w:val="single" w:sz="4" w:space="0" w:color="auto"/>
              <w:right w:val="nil"/>
            </w:tcBorders>
            <w:noWrap/>
            <w:hideMark/>
          </w:tcPr>
          <w:p w14:paraId="1E419D43" w14:textId="77777777" w:rsidR="00621B4D" w:rsidRPr="00B128DD" w:rsidRDefault="00621B4D" w:rsidP="00B128DD">
            <w:pPr>
              <w:pStyle w:val="NoSpacing"/>
              <w:rPr>
                <w:sz w:val="16"/>
                <w:szCs w:val="16"/>
              </w:rPr>
            </w:pPr>
            <w:r w:rsidRPr="00B128DD">
              <w:rPr>
                <w:sz w:val="16"/>
                <w:szCs w:val="16"/>
              </w:rPr>
              <w:t>6-11 Years</w:t>
            </w:r>
          </w:p>
        </w:tc>
        <w:tc>
          <w:tcPr>
            <w:tcW w:w="902" w:type="pct"/>
            <w:tcBorders>
              <w:top w:val="nil"/>
              <w:left w:val="nil"/>
              <w:bottom w:val="single" w:sz="4" w:space="0" w:color="auto"/>
              <w:right w:val="nil"/>
            </w:tcBorders>
            <w:noWrap/>
            <w:hideMark/>
          </w:tcPr>
          <w:p w14:paraId="563AC504" w14:textId="77777777" w:rsidR="00621B4D" w:rsidRPr="00B128DD" w:rsidRDefault="00621B4D" w:rsidP="00B128DD">
            <w:pPr>
              <w:pStyle w:val="NoSpacing"/>
              <w:rPr>
                <w:sz w:val="16"/>
                <w:szCs w:val="16"/>
              </w:rPr>
            </w:pPr>
            <w:r w:rsidRPr="00B128DD">
              <w:rPr>
                <w:sz w:val="16"/>
                <w:szCs w:val="16"/>
              </w:rPr>
              <w:t>61.8% of 615</w:t>
            </w:r>
          </w:p>
        </w:tc>
        <w:tc>
          <w:tcPr>
            <w:tcW w:w="659" w:type="pct"/>
            <w:tcBorders>
              <w:top w:val="nil"/>
              <w:left w:val="nil"/>
              <w:bottom w:val="single" w:sz="4" w:space="0" w:color="auto"/>
              <w:right w:val="nil"/>
            </w:tcBorders>
            <w:noWrap/>
            <w:hideMark/>
          </w:tcPr>
          <w:p w14:paraId="27A514B4" w14:textId="77777777" w:rsidR="00621B4D" w:rsidRPr="00B128DD" w:rsidRDefault="00621B4D" w:rsidP="00B128DD">
            <w:pPr>
              <w:pStyle w:val="NoSpacing"/>
              <w:rPr>
                <w:sz w:val="16"/>
                <w:szCs w:val="16"/>
              </w:rPr>
            </w:pPr>
            <w:r w:rsidRPr="00B128DD">
              <w:rPr>
                <w:sz w:val="16"/>
                <w:szCs w:val="16"/>
              </w:rPr>
              <w:t>162 (42.6%)</w:t>
            </w:r>
          </w:p>
        </w:tc>
        <w:tc>
          <w:tcPr>
            <w:tcW w:w="659" w:type="pct"/>
            <w:tcBorders>
              <w:top w:val="nil"/>
              <w:left w:val="nil"/>
              <w:bottom w:val="single" w:sz="4" w:space="0" w:color="auto"/>
              <w:right w:val="nil"/>
            </w:tcBorders>
            <w:noWrap/>
            <w:hideMark/>
          </w:tcPr>
          <w:p w14:paraId="0318069A" w14:textId="77777777" w:rsidR="00621B4D" w:rsidRPr="00B128DD" w:rsidRDefault="00621B4D" w:rsidP="00B128DD">
            <w:pPr>
              <w:pStyle w:val="NoSpacing"/>
              <w:rPr>
                <w:sz w:val="16"/>
                <w:szCs w:val="16"/>
              </w:rPr>
            </w:pPr>
            <w:r w:rsidRPr="00B128DD">
              <w:rPr>
                <w:sz w:val="16"/>
                <w:szCs w:val="16"/>
              </w:rPr>
              <w:t>218 (57.4%)</w:t>
            </w:r>
          </w:p>
        </w:tc>
        <w:tc>
          <w:tcPr>
            <w:tcW w:w="659" w:type="pct"/>
            <w:tcBorders>
              <w:top w:val="nil"/>
              <w:left w:val="nil"/>
              <w:bottom w:val="single" w:sz="4" w:space="0" w:color="auto"/>
              <w:right w:val="nil"/>
            </w:tcBorders>
            <w:noWrap/>
            <w:hideMark/>
          </w:tcPr>
          <w:p w14:paraId="4BC1E0D1" w14:textId="77777777" w:rsidR="00621B4D" w:rsidRPr="00B128DD" w:rsidRDefault="00621B4D" w:rsidP="00B128DD">
            <w:pPr>
              <w:pStyle w:val="NoSpacing"/>
              <w:rPr>
                <w:sz w:val="16"/>
                <w:szCs w:val="16"/>
              </w:rPr>
            </w:pPr>
            <w:r w:rsidRPr="00B128DD">
              <w:rPr>
                <w:sz w:val="16"/>
                <w:szCs w:val="16"/>
              </w:rPr>
              <w:t>380 (14.4%)</w:t>
            </w:r>
          </w:p>
        </w:tc>
      </w:tr>
      <w:tr w:rsidR="00621B4D" w:rsidRPr="00B128DD" w14:paraId="0EBCD25D" w14:textId="77777777" w:rsidTr="004C18AE">
        <w:trPr>
          <w:trHeight w:val="227"/>
        </w:trPr>
        <w:tc>
          <w:tcPr>
            <w:tcW w:w="1350" w:type="pct"/>
            <w:vMerge w:val="restart"/>
            <w:tcBorders>
              <w:top w:val="single" w:sz="4" w:space="0" w:color="auto"/>
              <w:left w:val="nil"/>
              <w:bottom w:val="nil"/>
              <w:right w:val="nil"/>
            </w:tcBorders>
            <w:noWrap/>
            <w:hideMark/>
          </w:tcPr>
          <w:p w14:paraId="11956A23" w14:textId="77777777" w:rsidR="00621B4D" w:rsidRPr="00B128DD" w:rsidRDefault="00621B4D" w:rsidP="004913F4">
            <w:pPr>
              <w:pStyle w:val="NoSpacing"/>
              <w:rPr>
                <w:sz w:val="16"/>
                <w:szCs w:val="16"/>
              </w:rPr>
            </w:pPr>
            <w:r w:rsidRPr="00B128DD">
              <w:rPr>
                <w:sz w:val="16"/>
                <w:szCs w:val="16"/>
              </w:rPr>
              <w:t>Neonate (n=477, 6.9%, 7 CODs)</w:t>
            </w:r>
          </w:p>
          <w:p w14:paraId="2C158055" w14:textId="77777777" w:rsidR="00621B4D" w:rsidRPr="00B128DD" w:rsidRDefault="00621B4D" w:rsidP="004913F4">
            <w:pPr>
              <w:pStyle w:val="NoSpacing"/>
              <w:rPr>
                <w:sz w:val="16"/>
                <w:szCs w:val="16"/>
              </w:rPr>
            </w:pPr>
            <w:r w:rsidRPr="00B128DD">
              <w:rPr>
                <w:sz w:val="16"/>
                <w:szCs w:val="16"/>
              </w:rPr>
              <w:t>- Female (n=227, 47.6%)</w:t>
            </w:r>
          </w:p>
          <w:p w14:paraId="4FE8F885" w14:textId="77777777" w:rsidR="00621B4D" w:rsidRPr="00B128DD" w:rsidRDefault="00621B4D" w:rsidP="004913F4">
            <w:pPr>
              <w:pStyle w:val="NoSpacing"/>
              <w:rPr>
                <w:sz w:val="16"/>
                <w:szCs w:val="16"/>
              </w:rPr>
            </w:pPr>
            <w:r w:rsidRPr="00B128DD">
              <w:rPr>
                <w:sz w:val="16"/>
                <w:szCs w:val="16"/>
              </w:rPr>
              <w:t>- Male (n=250, 52.4%)</w:t>
            </w:r>
          </w:p>
          <w:p w14:paraId="453F51BE" w14:textId="45494EEA" w:rsidR="00621B4D" w:rsidRPr="00B128DD" w:rsidRDefault="00621B4D" w:rsidP="004913F4">
            <w:pPr>
              <w:pStyle w:val="NoSpacing"/>
              <w:rPr>
                <w:sz w:val="16"/>
                <w:szCs w:val="16"/>
              </w:rPr>
            </w:pPr>
            <w:r w:rsidRPr="00B128DD">
              <w:rPr>
                <w:sz w:val="16"/>
                <w:szCs w:val="16"/>
              </w:rPr>
              <w:t>- Agree (58.7% of 813)</w:t>
            </w:r>
            <w:r w:rsidR="0095279C">
              <w:rPr>
                <w:sz w:val="16"/>
                <w:szCs w:val="16"/>
                <w:vertAlign w:val="superscript"/>
              </w:rPr>
              <w:t>*</w:t>
            </w:r>
          </w:p>
        </w:tc>
        <w:tc>
          <w:tcPr>
            <w:tcW w:w="771" w:type="pct"/>
            <w:tcBorders>
              <w:top w:val="single" w:sz="4" w:space="0" w:color="auto"/>
              <w:left w:val="nil"/>
              <w:bottom w:val="nil"/>
              <w:right w:val="nil"/>
            </w:tcBorders>
            <w:noWrap/>
            <w:hideMark/>
          </w:tcPr>
          <w:p w14:paraId="292FB73F" w14:textId="77777777" w:rsidR="00621B4D" w:rsidRPr="00B128DD" w:rsidRDefault="00621B4D" w:rsidP="00B128DD">
            <w:pPr>
              <w:pStyle w:val="NoSpacing"/>
              <w:rPr>
                <w:sz w:val="16"/>
                <w:szCs w:val="16"/>
              </w:rPr>
            </w:pPr>
            <w:r w:rsidRPr="00B128DD">
              <w:rPr>
                <w:sz w:val="16"/>
                <w:szCs w:val="16"/>
              </w:rPr>
              <w:t>0-6 Days</w:t>
            </w:r>
          </w:p>
        </w:tc>
        <w:tc>
          <w:tcPr>
            <w:tcW w:w="902" w:type="pct"/>
            <w:tcBorders>
              <w:top w:val="single" w:sz="4" w:space="0" w:color="auto"/>
              <w:left w:val="nil"/>
              <w:bottom w:val="nil"/>
              <w:right w:val="nil"/>
            </w:tcBorders>
            <w:noWrap/>
            <w:hideMark/>
          </w:tcPr>
          <w:p w14:paraId="2695C1D5" w14:textId="77777777" w:rsidR="00621B4D" w:rsidRPr="00B128DD" w:rsidRDefault="00621B4D" w:rsidP="00B128DD">
            <w:pPr>
              <w:pStyle w:val="NoSpacing"/>
              <w:rPr>
                <w:sz w:val="16"/>
                <w:szCs w:val="16"/>
              </w:rPr>
            </w:pPr>
            <w:r w:rsidRPr="00B128DD">
              <w:rPr>
                <w:sz w:val="16"/>
                <w:szCs w:val="16"/>
              </w:rPr>
              <w:t>60.6% of 652</w:t>
            </w:r>
          </w:p>
        </w:tc>
        <w:tc>
          <w:tcPr>
            <w:tcW w:w="659" w:type="pct"/>
            <w:tcBorders>
              <w:top w:val="single" w:sz="4" w:space="0" w:color="auto"/>
              <w:left w:val="nil"/>
              <w:bottom w:val="nil"/>
              <w:right w:val="nil"/>
            </w:tcBorders>
            <w:noWrap/>
            <w:hideMark/>
          </w:tcPr>
          <w:p w14:paraId="5A39C8F7" w14:textId="77777777" w:rsidR="00621B4D" w:rsidRPr="00B128DD" w:rsidRDefault="00621B4D" w:rsidP="00B128DD">
            <w:pPr>
              <w:pStyle w:val="NoSpacing"/>
              <w:rPr>
                <w:sz w:val="16"/>
                <w:szCs w:val="16"/>
              </w:rPr>
            </w:pPr>
            <w:r w:rsidRPr="00B128DD">
              <w:rPr>
                <w:sz w:val="16"/>
                <w:szCs w:val="16"/>
              </w:rPr>
              <w:t>184 (46.6%)</w:t>
            </w:r>
          </w:p>
        </w:tc>
        <w:tc>
          <w:tcPr>
            <w:tcW w:w="659" w:type="pct"/>
            <w:tcBorders>
              <w:top w:val="single" w:sz="4" w:space="0" w:color="auto"/>
              <w:left w:val="nil"/>
              <w:bottom w:val="nil"/>
              <w:right w:val="nil"/>
            </w:tcBorders>
            <w:noWrap/>
            <w:hideMark/>
          </w:tcPr>
          <w:p w14:paraId="75DF9B98" w14:textId="77777777" w:rsidR="00621B4D" w:rsidRPr="00B128DD" w:rsidRDefault="00621B4D" w:rsidP="00B128DD">
            <w:pPr>
              <w:pStyle w:val="NoSpacing"/>
              <w:rPr>
                <w:sz w:val="16"/>
                <w:szCs w:val="16"/>
              </w:rPr>
            </w:pPr>
            <w:r w:rsidRPr="00B128DD">
              <w:rPr>
                <w:sz w:val="16"/>
                <w:szCs w:val="16"/>
              </w:rPr>
              <w:t>211 (53.4%)</w:t>
            </w:r>
          </w:p>
        </w:tc>
        <w:tc>
          <w:tcPr>
            <w:tcW w:w="659" w:type="pct"/>
            <w:tcBorders>
              <w:top w:val="single" w:sz="4" w:space="0" w:color="auto"/>
              <w:left w:val="nil"/>
              <w:bottom w:val="nil"/>
              <w:right w:val="nil"/>
            </w:tcBorders>
            <w:noWrap/>
            <w:hideMark/>
          </w:tcPr>
          <w:p w14:paraId="1E611DB1" w14:textId="77777777" w:rsidR="00621B4D" w:rsidRPr="00B128DD" w:rsidRDefault="00621B4D" w:rsidP="00B128DD">
            <w:pPr>
              <w:pStyle w:val="NoSpacing"/>
              <w:rPr>
                <w:sz w:val="16"/>
                <w:szCs w:val="16"/>
              </w:rPr>
            </w:pPr>
            <w:r w:rsidRPr="00B128DD">
              <w:rPr>
                <w:sz w:val="16"/>
                <w:szCs w:val="16"/>
              </w:rPr>
              <w:t>395 (82.8%)</w:t>
            </w:r>
          </w:p>
        </w:tc>
      </w:tr>
      <w:tr w:rsidR="00621B4D" w:rsidRPr="00B128DD" w14:paraId="47D1A488" w14:textId="77777777" w:rsidTr="004C18AE">
        <w:trPr>
          <w:trHeight w:val="20"/>
        </w:trPr>
        <w:tc>
          <w:tcPr>
            <w:tcW w:w="1350" w:type="pct"/>
            <w:vMerge/>
            <w:tcBorders>
              <w:top w:val="nil"/>
              <w:left w:val="nil"/>
              <w:bottom w:val="single" w:sz="8" w:space="0" w:color="auto"/>
              <w:right w:val="nil"/>
            </w:tcBorders>
            <w:noWrap/>
            <w:hideMark/>
          </w:tcPr>
          <w:p w14:paraId="777E1E2A" w14:textId="77777777" w:rsidR="00621B4D" w:rsidRPr="00B128DD" w:rsidRDefault="00621B4D" w:rsidP="00B128DD">
            <w:pPr>
              <w:pStyle w:val="NoSpacing"/>
              <w:rPr>
                <w:sz w:val="16"/>
                <w:szCs w:val="16"/>
              </w:rPr>
            </w:pPr>
          </w:p>
        </w:tc>
        <w:tc>
          <w:tcPr>
            <w:tcW w:w="771" w:type="pct"/>
            <w:tcBorders>
              <w:top w:val="nil"/>
              <w:left w:val="nil"/>
              <w:bottom w:val="single" w:sz="8" w:space="0" w:color="auto"/>
              <w:right w:val="nil"/>
            </w:tcBorders>
            <w:noWrap/>
            <w:hideMark/>
          </w:tcPr>
          <w:p w14:paraId="3C582B04" w14:textId="77777777" w:rsidR="00621B4D" w:rsidRPr="00B128DD" w:rsidRDefault="00621B4D" w:rsidP="00B128DD">
            <w:pPr>
              <w:pStyle w:val="NoSpacing"/>
              <w:rPr>
                <w:sz w:val="16"/>
                <w:szCs w:val="16"/>
              </w:rPr>
            </w:pPr>
            <w:r w:rsidRPr="00B128DD">
              <w:rPr>
                <w:sz w:val="16"/>
                <w:szCs w:val="16"/>
              </w:rPr>
              <w:t>7-27 Days</w:t>
            </w:r>
          </w:p>
        </w:tc>
        <w:tc>
          <w:tcPr>
            <w:tcW w:w="902" w:type="pct"/>
            <w:tcBorders>
              <w:top w:val="nil"/>
              <w:left w:val="nil"/>
              <w:bottom w:val="single" w:sz="8" w:space="0" w:color="auto"/>
              <w:right w:val="nil"/>
            </w:tcBorders>
            <w:noWrap/>
            <w:hideMark/>
          </w:tcPr>
          <w:p w14:paraId="1D7718BD" w14:textId="77777777" w:rsidR="00621B4D" w:rsidRPr="00B128DD" w:rsidRDefault="00621B4D" w:rsidP="00B128DD">
            <w:pPr>
              <w:pStyle w:val="NoSpacing"/>
              <w:rPr>
                <w:sz w:val="16"/>
                <w:szCs w:val="16"/>
              </w:rPr>
            </w:pPr>
            <w:r w:rsidRPr="00B128DD">
              <w:rPr>
                <w:sz w:val="16"/>
                <w:szCs w:val="16"/>
              </w:rPr>
              <w:t>50.9% of 161</w:t>
            </w:r>
          </w:p>
        </w:tc>
        <w:tc>
          <w:tcPr>
            <w:tcW w:w="659" w:type="pct"/>
            <w:tcBorders>
              <w:top w:val="nil"/>
              <w:left w:val="nil"/>
              <w:bottom w:val="single" w:sz="8" w:space="0" w:color="auto"/>
              <w:right w:val="nil"/>
            </w:tcBorders>
            <w:noWrap/>
            <w:hideMark/>
          </w:tcPr>
          <w:p w14:paraId="7CFCCDCB" w14:textId="77777777" w:rsidR="00621B4D" w:rsidRPr="00B128DD" w:rsidRDefault="00621B4D" w:rsidP="00B128DD">
            <w:pPr>
              <w:pStyle w:val="NoSpacing"/>
              <w:rPr>
                <w:sz w:val="16"/>
                <w:szCs w:val="16"/>
              </w:rPr>
            </w:pPr>
            <w:r w:rsidRPr="00B128DD">
              <w:rPr>
                <w:sz w:val="16"/>
                <w:szCs w:val="16"/>
              </w:rPr>
              <w:t>43 (52.4%)</w:t>
            </w:r>
          </w:p>
        </w:tc>
        <w:tc>
          <w:tcPr>
            <w:tcW w:w="659" w:type="pct"/>
            <w:tcBorders>
              <w:top w:val="nil"/>
              <w:left w:val="nil"/>
              <w:bottom w:val="single" w:sz="8" w:space="0" w:color="auto"/>
              <w:right w:val="nil"/>
            </w:tcBorders>
            <w:noWrap/>
            <w:hideMark/>
          </w:tcPr>
          <w:p w14:paraId="096FDB5C" w14:textId="77777777" w:rsidR="00621B4D" w:rsidRPr="00B128DD" w:rsidRDefault="00621B4D" w:rsidP="00B128DD">
            <w:pPr>
              <w:pStyle w:val="NoSpacing"/>
              <w:rPr>
                <w:sz w:val="16"/>
                <w:szCs w:val="16"/>
              </w:rPr>
            </w:pPr>
            <w:r w:rsidRPr="00B128DD">
              <w:rPr>
                <w:sz w:val="16"/>
                <w:szCs w:val="16"/>
              </w:rPr>
              <w:t>39 (47.6%)</w:t>
            </w:r>
          </w:p>
        </w:tc>
        <w:tc>
          <w:tcPr>
            <w:tcW w:w="659" w:type="pct"/>
            <w:tcBorders>
              <w:top w:val="nil"/>
              <w:left w:val="nil"/>
              <w:bottom w:val="single" w:sz="8" w:space="0" w:color="auto"/>
              <w:right w:val="nil"/>
            </w:tcBorders>
            <w:noWrap/>
            <w:hideMark/>
          </w:tcPr>
          <w:p w14:paraId="233F2094" w14:textId="77777777" w:rsidR="00621B4D" w:rsidRPr="00B128DD" w:rsidRDefault="00621B4D" w:rsidP="00B128DD">
            <w:pPr>
              <w:pStyle w:val="NoSpacing"/>
              <w:rPr>
                <w:sz w:val="16"/>
                <w:szCs w:val="16"/>
              </w:rPr>
            </w:pPr>
            <w:r w:rsidRPr="00B128DD">
              <w:rPr>
                <w:sz w:val="16"/>
                <w:szCs w:val="16"/>
              </w:rPr>
              <w:t>82 (17.2%)</w:t>
            </w:r>
          </w:p>
        </w:tc>
      </w:tr>
    </w:tbl>
    <w:p w14:paraId="62FFD1AD" w14:textId="249D9073" w:rsidR="00EC7CEE" w:rsidRDefault="00EC7CEE" w:rsidP="00EC7CEE">
      <w:pPr>
        <w:pStyle w:val="TableNotes"/>
        <w:spacing w:before="40" w:after="40" w:line="240" w:lineRule="auto"/>
        <w:ind w:left="0" w:right="0"/>
      </w:pPr>
      <w:r>
        <w:rPr>
          <w:rStyle w:val="footnotemark"/>
        </w:rPr>
        <w:t>*</w:t>
      </w:r>
      <w:r>
        <w:t>Agreement refers to records where two physicians agree on the cause of death based on CMEA-10 code equivalency</w:t>
      </w:r>
      <w:r w:rsidRPr="00DF67EC">
        <w:t>.</w:t>
      </w:r>
      <w:r>
        <w:t xml:space="preserve"> This represents a proportion of all 11,799 physician-coded records, regardless of agreement (e.g., 55.1% of all 6970 adult physician-coded records agree). All other numbers refer to the 6939 subset of records with agreement only.</w:t>
      </w:r>
    </w:p>
    <w:p w14:paraId="564C7E0D" w14:textId="1B73C6EB" w:rsidR="00CD3E2C" w:rsidRDefault="00AD4706" w:rsidP="009A3616">
      <w:pPr>
        <w:pStyle w:val="Heading3"/>
        <w:numPr>
          <w:ilvl w:val="0"/>
          <w:numId w:val="0"/>
        </w:numPr>
      </w:pPr>
      <w:r>
        <w:lastRenderedPageBreak/>
        <w:t>B.2.1</w:t>
      </w:r>
      <w:r w:rsidR="00620F13">
        <w:tab/>
      </w:r>
      <w:r>
        <w:t>Input Data and Preprocessing</w:t>
      </w:r>
    </w:p>
    <w:p w14:paraId="4F8C8F1D" w14:textId="1EDD8D10" w:rsidR="0018395D" w:rsidRDefault="00AD4706" w:rsidP="009A3616">
      <w:r>
        <w:t>For GPT-3.5</w:t>
      </w:r>
      <w:r w:rsidR="006546C3">
        <w:t xml:space="preserve">, </w:t>
      </w:r>
      <w:r>
        <w:t>GPT-4</w:t>
      </w:r>
      <w:r w:rsidR="006546C3">
        <w:t>, and GPT-5</w:t>
      </w:r>
      <w:r>
        <w:t xml:space="preserve">,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54CCEAA8" w:rsidR="00500156" w:rsidRDefault="00265801" w:rsidP="009A3616">
      <w:r>
        <w:t>We instruct GPT models to provide ICD-10 codes, as it mirrors physician practice</w:t>
      </w:r>
      <w:r w:rsidR="001C595B">
        <w:t xml:space="preserve"> and has been</w:t>
      </w:r>
      <w:r w:rsidR="00372F1C">
        <w:t xml:space="preserve"> widely adopted and</w:t>
      </w:r>
      <w:r w:rsidR="001C595B">
        <w:t xml:space="preserve"> well</w:t>
      </w:r>
      <w:r w:rsidR="007A0AAD">
        <w:t>-</w:t>
      </w:r>
      <w:r w:rsidR="001C595B">
        <w:t>studied</w:t>
      </w:r>
      <w:r>
        <w:t xml:space="preserve">, </w:t>
      </w:r>
      <w:r w:rsidR="001C595B">
        <w:t xml:space="preserve">enabling </w:t>
      </w:r>
      <w:r>
        <w:t xml:space="preserve">standardized comparison across different </w:t>
      </w:r>
      <w:r w:rsidR="001C595B">
        <w:t>analyses</w:t>
      </w:r>
      <w:r w:rsidR="009D5121">
        <w:t xml:space="preserve"> </w:t>
      </w:r>
      <w:r w:rsidR="009D5121">
        <w:fldChar w:fldCharType="begin"/>
      </w:r>
      <w:r w:rsidR="008D15A0">
        <w:instrText xml:space="preserve"> ADDIN ZOTERO_ITEM CSL_CITATION {"citationID":"U0qO5aAE","properties":{"formattedCitation":"[106, 107]","plainCitation":"[106, 107]","noteIndex":0},"citationItems":[{"id":3474,"uris":["http://zotero.org/users/6749620/items/ARV85AI9"],"itemData":{"id":3474,"type":"article-journal","container-title":"American Journal of Neuroradiology","issue":"4","note":"publisher: American Journal of Neuroradiology","page":"596–599","source":"Google Scholar","title":"ICD-10: history and context","title-short":"ICD-10","volume":"37","author":[{"family":"Hirsch","given":"J. A."},{"family":"Nicola","given":"G."},{"family":"McGinty","given":"G."},{"family":"Liu","given":"R. W."},{"family":"Barr","given":"R. M."},{"family":"Chittle","given":"M. D."},{"family":"Manchikanti","given":"L."}],"issued":{"date-parts":[["2016"]]},"citation-key":"hirschICD10HistoryContext2016"}},{"id":3475,"uris":["http://zotero.org/users/6749620/items/BXBKPQX8"],"itemData":{"id":3475,"type":"article-journal","container-title":"Medical care","issue":"11","note":"publisher: LWW","page":"1011–1019","source":"Google Scholar","title":"Quality of diagnosis and procedure coding in ICD-10 administrative data","volume":"44","author":[{"family":"Henderson","given":"Toni"},{"family":"Shepheard","given":"Jennie"},{"family":"Sundararajan","given":"Vijaya"}],"issued":{"date-parts":[["2006"]]},"citation-key":"hendersonQualityDiagnosisProcedure2006"}}],"schema":"https://github.com/citation-style-language/schema/raw/master/csl-citation.json"} </w:instrText>
      </w:r>
      <w:r w:rsidR="009D5121">
        <w:fldChar w:fldCharType="separate"/>
      </w:r>
      <w:r w:rsidR="008D15A0">
        <w:rPr>
          <w:noProof/>
        </w:rPr>
        <w:t>[106, 107]</w:t>
      </w:r>
      <w:r w:rsidR="009D5121">
        <w:fldChar w:fldCharType="end"/>
      </w:r>
      <w:r>
        <w:t>.</w:t>
      </w:r>
      <w:r w:rsidR="007B464E">
        <w:t xml:space="preserve"> </w:t>
      </w:r>
      <w:r w:rsidR="004F2278">
        <w:t xml:space="preserve">In addition, ICD-10 codes are granular and allow for the flexibility of converting to CGHR-10, WHO VA, or any other codes that are based on ICD-10. </w:t>
      </w:r>
      <w:r w:rsidR="00C87C98">
        <w:t xml:space="preserve">Thus, </w:t>
      </w:r>
      <w:r w:rsidR="0032018B">
        <w:t>grouping ICD-10 codes enables stricter and more standardized definitions of COD categories, ensuring that comparable categories across different coding systems can be accurately aligned, and that observed results are not influenced by variations in coding systems or ca</w:t>
      </w:r>
      <w:r w:rsidR="00414D67">
        <w:t>tegory</w:t>
      </w:r>
      <w:r w:rsidR="0032018B">
        <w:t xml:space="preserve"> definitions</w:t>
      </w:r>
      <w:r w:rsidR="00DF43C1">
        <w:t xml:space="preserve"> </w:t>
      </w:r>
      <w:r w:rsidR="00DF43C1">
        <w:fldChar w:fldCharType="begin"/>
      </w:r>
      <w:r w:rsidR="008D15A0">
        <w:instrText xml:space="preserve"> ADDIN ZOTERO_ITEM CSL_CITATION {"citationID":"Qm6NHERC","properties":{"formattedCitation":"[108, 109]","plainCitation":"[108, 109]","noteIndex":0},"citationItems":[{"id":3472,"uris":["http://zotero.org/users/6749620/items/UUFZ6LUG"],"itemData":{"id":3472,"type":"article-journal","container-title":"Perspectives in Health Information Management/AHIMA, American Health Information Management Association","page":"6","source":"Google Scholar","title":"The effectiveness of ICD-10-CM in capturing public health diseases","volume":"4","author":[{"family":"Watzlaf","given":"Valerie JM"},{"family":"Garvin","given":"Jennifer Hornung"},{"family":"Moeini","given":"Sohrab"},{"family":"Anania-Firouzan","given":"Patricia"}],"issued":{"date-parts":[["2007"]]},"citation-key":"watzlafEffectivenessICD10CMCapturing2007"}},{"id":3469,"uris":["http://zotero.org/users/6749620/items/U4NVGW8E"],"itemData":{"id":3469,"type":"article-journal","abstract":"Purpose To evaluate the effect of diagnostic coding system transition on the identification of common conditions recorded in Taiwan's national claims database. Methods Using the National Health Insurance Research Database, we estimated the 3-month prevalence of recorded diagnosis of 32 conditions based on the ICD-9-CM codes in 2014–2015 and the ICD-10-CM codes in 2016–2017. Two algorithms were assessed for ICD-10-CM: validated ICD-10 codes in the literature and codes translated from ICD-9-CM using an established mapping algorithm. We used segmented regression analysis on time-series data to examine changes in the 3-month prevalence (both level and trend) before and after the ICD-10-CM implementation. Results Significant changes in the level were found in 19 and 11 conditions when using the ICD-10 codes from the literature and mapping algorithm, respectively. The conditions with inconsistent levels by both of the algorithms were valvular heart disease, peripheral vascular disease, mild liver disease, moderate to severe liver disease, metastatic cancer, rheumatoid arthritis and collagen vascular diseases, coagulopathy, blood loss anemia, deficiency anemia, alcohol abuse, and psychosis. Nine conditions had significant changes in the trend when using the ICD-10 codes from the literature or mapping algorithm. Conclusions Less than half of the 32 conditions studied had a smooth transition between the ICD-9-CM and ICD-10-CM coding systems. Researchers should pay attention to the conditions where the coding definitions result in inconsistent time series estimates.","container-title":"Pharmacoepidemiology and Drug Safety","DOI":"10.1002/pds.5330","ISSN":"1099-1557","issue":"12","language":"en","license":"© 2021 John Wiley &amp; Sons Ltd.","note":"_eprint: https://onlinelibrary.wiley.com/doi/pdf/10.1002/pds.5330","page":"1653-1674","source":"Wiley Online Library","title":"Effect of ICD-9-CM to ICD-10-CM coding system transition on identification of common conditions: An interrupted time series analysis","title-short":"Effect of ICD-9-CM to ICD-10-CM coding system transition on identification of common conditions","volume":"30","author":[{"family":"Hsu","given":"Meng-Chen"},{"family":"Wang","given":"Chi-Chuan"},{"family":"Huang","given":"Ling-Ya"},{"family":"Lin","given":"Chih-Ying"},{"family":"Lin","given":"Fang-Ju"},{"family":"Toh","given":"Sengwee"}],"issued":{"date-parts":[["2021"]]},"citation-key":"hsuEffectICD9CMICD10CM2021"}}],"schema":"https://github.com/citation-style-language/schema/raw/master/csl-citation.json"} </w:instrText>
      </w:r>
      <w:r w:rsidR="00DF43C1">
        <w:fldChar w:fldCharType="separate"/>
      </w:r>
      <w:r w:rsidR="008D15A0">
        <w:rPr>
          <w:noProof/>
        </w:rPr>
        <w:t>[108, 109]</w:t>
      </w:r>
      <w:r w:rsidR="00DF43C1">
        <w:fldChar w:fldCharType="end"/>
      </w:r>
      <w:r w:rsidR="0032018B">
        <w:t>.</w:t>
      </w:r>
      <w:r w:rsidR="00C87C98">
        <w:t xml:space="preserve"> </w:t>
      </w:r>
      <w:r w:rsidR="00B96C38">
        <w:t xml:space="preserve">Note that </w:t>
      </w:r>
      <w:r w:rsidR="006313D8">
        <w:t xml:space="preserve">it was not </w:t>
      </w:r>
      <w:proofErr w:type="spellStart"/>
      <w:r w:rsidR="006313D8">
        <w:t>not</w:t>
      </w:r>
      <w:proofErr w:type="spellEnd"/>
      <w:r w:rsidR="006313D8">
        <w:t xml:space="preserve"> necessary to provide </w:t>
      </w:r>
      <w:r w:rsidR="00B96C38">
        <w:t xml:space="preserve">ICD-10 codes to GPT models as they already had knowledge of them. </w:t>
      </w:r>
      <w:r w:rsidR="00500156">
        <w:t xml:space="preserve">For InterVA-5 and InSilicoVA, the standardized questionnaire data from the HEAL-SL EVA were first converted into 2016 World </w:t>
      </w:r>
      <w:r w:rsidR="00500156" w:rsidRPr="00500156">
        <w:t xml:space="preserve">Health Organization (WHO) VA questionnaire revision 1.5.1 Open Data Kit (ODK) format </w:t>
      </w:r>
      <w:r w:rsidR="00500156" w:rsidRPr="00500156">
        <w:fldChar w:fldCharType="begin"/>
      </w:r>
      <w:r w:rsidR="008D15A0">
        <w:instrText xml:space="preserve"> ADDIN ZOTERO_ITEM CSL_CITATION {"citationID":"00000055","properties":{"unsorted":false,"formattedCitation":"[110, 111]","plainCitation":"[110, 111]","noteIndex":0},"citationItems":[{"id":2670,"uris":["http://zotero.org/users/6749620/items/GD6ZFPJW"],"itemData":{"id":2670,"type":"webpage","abstract":"Publications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2600,"uris":["http://zotero.org/users/6749620/items/RD3U84K3"],"itemData":{"id":2600,"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00500156" w:rsidRPr="00500156">
        <w:fldChar w:fldCharType="separate"/>
      </w:r>
      <w:r w:rsidR="008D15A0">
        <w:rPr>
          <w:rFonts w:eastAsiaTheme="minorEastAsia" w:cs="Times New Roman"/>
          <w:kern w:val="0"/>
          <w:lang w:val="en-US"/>
        </w:rPr>
        <w:t>[110, 111]</w:t>
      </w:r>
      <w:r w:rsidR="00500156" w:rsidRPr="00500156">
        <w:fldChar w:fldCharType="end"/>
      </w:r>
      <w:r w:rsidR="00500156" w:rsidRPr="00500156">
        <w:t xml:space="preserve"> consisting of 526 variables </w:t>
      </w:r>
      <w:r w:rsidR="00500156" w:rsidRPr="00500156">
        <w:fldChar w:fldCharType="begin"/>
      </w:r>
      <w:r w:rsidR="008D15A0">
        <w:instrText xml:space="preserve"> ADDIN ZOTERO_ITEM CSL_CITATION {"citationID":"00000056","properties":{"unsorted":false,"formattedCitation":"[112]","plainCitation":"[112]","noteIndex":0},"citationItems":[{"id":2672,"uris":["http://zotero.org/users/6749620/items/ZGTAVBVF"],"itemData":{"id":2672,"type":"software","abstract":"Release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00500156" w:rsidRPr="00500156">
        <w:fldChar w:fldCharType="separate"/>
      </w:r>
      <w:r w:rsidR="008D15A0">
        <w:rPr>
          <w:rFonts w:eastAsiaTheme="minorEastAsia" w:cs="Times New Roman"/>
          <w:kern w:val="0"/>
          <w:lang w:val="en-US"/>
        </w:rPr>
        <w:t>[112]</w:t>
      </w:r>
      <w:r w:rsidR="00500156" w:rsidRPr="00500156">
        <w:fldChar w:fldCharType="end"/>
      </w:r>
      <w:r w:rsidR="00500156" w:rsidRPr="00500156">
        <w:t xml:space="preserve">, followed by further conversion into OpenVA format </w:t>
      </w:r>
      <w:r w:rsidR="00500156" w:rsidRPr="00500156">
        <w:fldChar w:fldCharType="begin"/>
      </w:r>
      <w:r w:rsidR="008D15A0">
        <w:instrText xml:space="preserve"> ADDIN ZOTERO_ITEM CSL_CITATION {"citationID":"00000057","properties":{"unsorted":false,"formattedCitation":"[42]","plainCitation":"[42]","noteIndex":0},"citationItems":[{"id":2598,"uris":["http://zotero.org/users/6749620/items/9K6D3V3X"],"itemData":{"id":2598,"type":"article-journal","abstract":"Verbal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00500156" w:rsidRPr="00500156">
        <w:fldChar w:fldCharType="separate"/>
      </w:r>
      <w:r w:rsidR="008D15A0">
        <w:rPr>
          <w:rFonts w:eastAsiaTheme="minorEastAsia" w:cs="Times New Roman"/>
          <w:kern w:val="0"/>
          <w:lang w:val="en-US"/>
        </w:rPr>
        <w:t>[42]</w:t>
      </w:r>
      <w:r w:rsidR="00500156" w:rsidRPr="00500156">
        <w:fldChar w:fldCharType="end"/>
      </w:r>
      <w:r w:rsidR="00500156" w:rsidRPr="00500156">
        <w:t xml:space="preserve"> consisting of 353 variables </w:t>
      </w:r>
      <w:r w:rsidR="00500156" w:rsidRPr="00500156">
        <w:fldChar w:fldCharType="begin"/>
      </w:r>
      <w:r w:rsidR="008D15A0">
        <w:instrText xml:space="preserve"> ADDIN ZOTERO_ITEM CSL_CITATION {"citationID":"00000058","properties":{"unsorted":false,"formattedCitation":"[113]","plainCitation":"[113]","noteIndex":0},"citationItems":[{"id":2673,"uris":["http://zotero.org/users/6749620/items/PGB6BLS6"],"itemData":{"id":2673,"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00500156" w:rsidRPr="00500156">
        <w:fldChar w:fldCharType="separate"/>
      </w:r>
      <w:r w:rsidR="008D15A0">
        <w:rPr>
          <w:rFonts w:eastAsiaTheme="minorEastAsia" w:cs="Times New Roman"/>
          <w:kern w:val="0"/>
          <w:lang w:val="en-US"/>
        </w:rPr>
        <w:t>[113]</w:t>
      </w:r>
      <w:r w:rsidR="00500156" w:rsidRPr="00500156">
        <w:fldChar w:fldCharType="end"/>
      </w:r>
      <w:r w:rsidR="00500156" w:rsidRPr="00500156">
        <w:t xml:space="preserve"> using the pyCrossVA version 0.97 Python package </w:t>
      </w:r>
      <w:r w:rsidR="00500156" w:rsidRPr="00500156">
        <w:fldChar w:fldCharType="begin"/>
      </w:r>
      <w:r w:rsidR="008D15A0">
        <w:instrText xml:space="preserve"> ADDIN ZOTERO_ITEM CSL_CITATION {"citationID":"00000059","properties":{"unsorted":false,"formattedCitation":"[114]","plainCitation":"[114]","noteIndex":0},"citationItems":[{"id":2599,"uris":["http://zotero.org/users/6749620/items/YZX52E9C"],"itemData":{"id":2599,"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00500156" w:rsidRPr="00500156">
        <w:fldChar w:fldCharType="separate"/>
      </w:r>
      <w:r w:rsidR="008D15A0">
        <w:rPr>
          <w:rFonts w:eastAsiaTheme="minorEastAsia" w:cs="Times New Roman"/>
          <w:kern w:val="0"/>
          <w:lang w:val="en-US"/>
        </w:rPr>
        <w:t>[114]</w:t>
      </w:r>
      <w:r w:rsidR="00500156" w:rsidRPr="00500156">
        <w:fldChar w:fldCharType="end"/>
      </w:r>
      <w:r w:rsidR="00500156" w:rsidRPr="00500156">
        <w:t>. The 6939 records were all converted into OpenVA formatted records for InterVA-5 and InSilicoVA.</w:t>
      </w:r>
    </w:p>
    <w:p w14:paraId="2EC2CA88" w14:textId="6F3A561B" w:rsidR="00CD3E2C" w:rsidRDefault="00AD4706" w:rsidP="009A3616">
      <w:pPr>
        <w:pStyle w:val="Heading3"/>
        <w:numPr>
          <w:ilvl w:val="0"/>
          <w:numId w:val="0"/>
        </w:numPr>
      </w:pPr>
      <w:r>
        <w:lastRenderedPageBreak/>
        <w:t>B.2.2</w:t>
      </w:r>
      <w:r w:rsidR="00620F13">
        <w:tab/>
      </w:r>
      <w:r>
        <w:t>Models and Parameters</w:t>
      </w:r>
    </w:p>
    <w:p w14:paraId="37D200B8" w14:textId="060030DE" w:rsidR="00FF67ED" w:rsidRPr="004F0B61" w:rsidRDefault="00FF67ED" w:rsidP="009A3616">
      <w:pPr>
        <w:rPr>
          <w:szCs w:val="20"/>
        </w:rPr>
      </w:pPr>
      <w:r w:rsidRPr="00E343D6">
        <w:rPr>
          <w:szCs w:val="20"/>
        </w:rPr>
        <w:t>The GPT-3.5</w:t>
      </w:r>
      <w:r w:rsidR="008B5D75">
        <w:rPr>
          <w:szCs w:val="20"/>
        </w:rPr>
        <w:t xml:space="preserve">, </w:t>
      </w:r>
      <w:r w:rsidRPr="00E343D6">
        <w:rPr>
          <w:szCs w:val="20"/>
        </w:rPr>
        <w:t>GPT-4</w:t>
      </w:r>
      <w:r w:rsidR="008B5D75">
        <w:rPr>
          <w:szCs w:val="20"/>
        </w:rPr>
        <w:t>, and GPT-5</w:t>
      </w:r>
      <w:r w:rsidRPr="00E343D6">
        <w:rPr>
          <w:szCs w:val="20"/>
        </w:rPr>
        <w:t xml:space="preserve"> Application Programming Interface</w:t>
      </w:r>
      <w:r w:rsidR="00FF0D8C">
        <w:rPr>
          <w:szCs w:val="20"/>
        </w:rPr>
        <w:t>s</w:t>
      </w:r>
      <w:r w:rsidRPr="00E343D6">
        <w:rPr>
          <w:szCs w:val="20"/>
        </w:rPr>
        <w:t xml:space="preserve"> (API</w:t>
      </w:r>
      <w:r w:rsidR="00FF0D8C">
        <w:rPr>
          <w:szCs w:val="20"/>
        </w:rPr>
        <w:t>s</w:t>
      </w:r>
      <w:r w:rsidRPr="00E343D6">
        <w:rPr>
          <w:szCs w:val="20"/>
        </w:rPr>
        <w:t>) w</w:t>
      </w:r>
      <w:r w:rsidR="00FF0D8C">
        <w:rPr>
          <w:szCs w:val="20"/>
        </w:rPr>
        <w:t>ere</w:t>
      </w:r>
      <w:r w:rsidRPr="00E343D6">
        <w:rPr>
          <w:szCs w:val="20"/>
        </w:rPr>
        <w:t xml:space="preserve"> accessed using Python version 3.11.</w:t>
      </w:r>
      <w:r w:rsidR="00E604EF">
        <w:rPr>
          <w:szCs w:val="20"/>
        </w:rPr>
        <w:t>7</w:t>
      </w:r>
      <w:r w:rsidRPr="00E343D6">
        <w:rPr>
          <w:szCs w:val="20"/>
        </w:rPr>
        <w:t xml:space="preserve"> and used to assign CODs for each record. </w:t>
      </w:r>
      <w:r w:rsidR="001042CE">
        <w:rPr>
          <w:szCs w:val="20"/>
        </w:rPr>
        <w:t>We configure stateless calls (</w:t>
      </w:r>
      <w:r w:rsidR="00BC59C1">
        <w:rPr>
          <w:szCs w:val="20"/>
        </w:rPr>
        <w:t xml:space="preserve">starting </w:t>
      </w:r>
      <w:r w:rsidR="001042CE">
        <w:rPr>
          <w:szCs w:val="20"/>
        </w:rPr>
        <w:t xml:space="preserve">new sessions per call without any memory of previous sessions) to OpenAI’s API, where </w:t>
      </w:r>
      <w:r w:rsidR="00501A13">
        <w:rPr>
          <w:szCs w:val="20"/>
        </w:rPr>
        <w:t xml:space="preserve">GPT-3.5 and GPT-4 used the </w:t>
      </w:r>
      <w:r w:rsidR="00ED3E53">
        <w:rPr>
          <w:szCs w:val="20"/>
        </w:rPr>
        <w:t>Chat C</w:t>
      </w:r>
      <w:r w:rsidR="00501A13">
        <w:rPr>
          <w:szCs w:val="20"/>
        </w:rPr>
        <w:t>ompletions API</w:t>
      </w:r>
      <w:r w:rsidR="00603C28">
        <w:rPr>
          <w:szCs w:val="20"/>
        </w:rPr>
        <w:t xml:space="preserve"> </w:t>
      </w:r>
      <w:r w:rsidR="004E65B4">
        <w:rPr>
          <w:szCs w:val="20"/>
        </w:rPr>
        <w:fldChar w:fldCharType="begin"/>
      </w:r>
      <w:r w:rsidR="008D15A0">
        <w:rPr>
          <w:szCs w:val="20"/>
        </w:rPr>
        <w:instrText xml:space="preserve"> ADDIN ZOTERO_ITEM CSL_CITATION {"citationID":"ds2zpvJT","properties":{"formattedCitation":"[115]","plainCitation":"[115]","noteIndex":0},"citationItems":[{"id":3477,"uris":["http://zotero.org/users/6749620/items/CXNZ8N35"],"itemData":{"id":3477,"type":"webpage","abstract":"Complete reference documentation for the OpenAI API, including examples and code snippets for our endpoints in Python, cURL, and Node.js.","container-title":"OpenAI API","language":"en-US","title":"API Reference - Chat Completions","URL":"https://platform.openai.com/docs/api-reference/chat","author":[{"literal":"OpenAI"}],"accessed":{"date-parts":[["2025",10,21]]},"issued":{"date-parts":[["2025"]]},"citation-key":"openaiAPIReferenceChat2025"}}],"schema":"https://github.com/citation-style-language/schema/raw/master/csl-citation.json"} </w:instrText>
      </w:r>
      <w:r w:rsidR="004E65B4">
        <w:rPr>
          <w:szCs w:val="20"/>
        </w:rPr>
        <w:fldChar w:fldCharType="separate"/>
      </w:r>
      <w:r w:rsidR="008D15A0">
        <w:rPr>
          <w:noProof/>
          <w:szCs w:val="20"/>
        </w:rPr>
        <w:t>[115]</w:t>
      </w:r>
      <w:r w:rsidR="004E65B4">
        <w:rPr>
          <w:szCs w:val="20"/>
        </w:rPr>
        <w:fldChar w:fldCharType="end"/>
      </w:r>
      <w:r w:rsidR="00EB3CC2">
        <w:rPr>
          <w:szCs w:val="20"/>
        </w:rPr>
        <w:t xml:space="preserve"> (stateless by default)</w:t>
      </w:r>
      <w:r w:rsidR="004E65B4">
        <w:rPr>
          <w:szCs w:val="20"/>
        </w:rPr>
        <w:t xml:space="preserve"> </w:t>
      </w:r>
      <w:r w:rsidR="00603C28">
        <w:rPr>
          <w:szCs w:val="20"/>
        </w:rPr>
        <w:t xml:space="preserve">and GPT-5 used the </w:t>
      </w:r>
      <w:r w:rsidR="00ED3E53">
        <w:rPr>
          <w:szCs w:val="20"/>
        </w:rPr>
        <w:t>R</w:t>
      </w:r>
      <w:r w:rsidR="00603C28">
        <w:rPr>
          <w:szCs w:val="20"/>
        </w:rPr>
        <w:t>esponses API</w:t>
      </w:r>
      <w:r w:rsidR="00ED3E53">
        <w:rPr>
          <w:szCs w:val="20"/>
        </w:rPr>
        <w:t xml:space="preserve"> </w:t>
      </w:r>
      <w:r w:rsidR="004E65B4">
        <w:rPr>
          <w:szCs w:val="20"/>
        </w:rPr>
        <w:fldChar w:fldCharType="begin"/>
      </w:r>
      <w:r w:rsidR="008D15A0">
        <w:rPr>
          <w:szCs w:val="20"/>
        </w:rPr>
        <w:instrText xml:space="preserve"> ADDIN ZOTERO_ITEM CSL_CITATION {"citationID":"Ep3tcJqt","properties":{"formattedCitation":"[116]","plainCitation":"[116]","noteIndex":0},"citationItems":[{"id":3476,"uris":["http://zotero.org/users/6749620/items/82DZ393F"],"itemData":{"id":3476,"type":"webpage","abstract":"Complete reference documentation for the OpenAI API, including examples and code snippets for our endpoints in Python, cURL, and Node.js.","container-title":"OpenAI API","language":"en-US","title":"API Reference - Responses","URL":"https://platform.openai.com/docs/api-reference/responses","author":[{"literal":"OpenAI"}],"accessed":{"date-parts":[["2025",10,21]]},"issued":{"date-parts":[["2025"]]},"citation-key":"openaiAPIReferenceResponses2025"}}],"schema":"https://github.com/citation-style-language/schema/raw/master/csl-citation.json"} </w:instrText>
      </w:r>
      <w:r w:rsidR="004E65B4">
        <w:rPr>
          <w:szCs w:val="20"/>
        </w:rPr>
        <w:fldChar w:fldCharType="separate"/>
      </w:r>
      <w:r w:rsidR="008D15A0">
        <w:rPr>
          <w:noProof/>
          <w:szCs w:val="20"/>
        </w:rPr>
        <w:t>[116]</w:t>
      </w:r>
      <w:r w:rsidR="004E65B4">
        <w:rPr>
          <w:szCs w:val="20"/>
        </w:rPr>
        <w:fldChar w:fldCharType="end"/>
      </w:r>
      <w:r w:rsidR="00720CB2">
        <w:rPr>
          <w:szCs w:val="20"/>
        </w:rPr>
        <w:t xml:space="preserve"> </w:t>
      </w:r>
      <w:r w:rsidR="00EB3CC2">
        <w:rPr>
          <w:szCs w:val="20"/>
        </w:rPr>
        <w:t>(requires</w:t>
      </w:r>
      <w:r w:rsidR="00967B81">
        <w:rPr>
          <w:szCs w:val="20"/>
        </w:rPr>
        <w:t xml:space="preserve"> parameter</w:t>
      </w:r>
      <w:r w:rsidR="00EB3CC2">
        <w:rPr>
          <w:szCs w:val="20"/>
        </w:rPr>
        <w:t xml:space="preserve"> </w:t>
      </w:r>
      <w:r w:rsidR="00967B81" w:rsidRPr="00967B81">
        <w:rPr>
          <w:i/>
          <w:iCs/>
          <w:szCs w:val="20"/>
        </w:rPr>
        <w:t>st</w:t>
      </w:r>
      <w:r w:rsidR="00EC3D80">
        <w:rPr>
          <w:i/>
          <w:iCs/>
          <w:szCs w:val="20"/>
        </w:rPr>
        <w:t>ore</w:t>
      </w:r>
      <w:r w:rsidR="00967B81">
        <w:rPr>
          <w:szCs w:val="20"/>
        </w:rPr>
        <w:t xml:space="preserve"> set to </w:t>
      </w:r>
      <w:r w:rsidR="00967B81">
        <w:rPr>
          <w:i/>
          <w:iCs/>
          <w:szCs w:val="20"/>
        </w:rPr>
        <w:t xml:space="preserve">false </w:t>
      </w:r>
      <w:r w:rsidR="00EB3CC2" w:rsidRPr="00967B81">
        <w:rPr>
          <w:szCs w:val="20"/>
        </w:rPr>
        <w:t>for</w:t>
      </w:r>
      <w:r w:rsidR="00EB3CC2">
        <w:rPr>
          <w:szCs w:val="20"/>
        </w:rPr>
        <w:t xml:space="preserve"> statelessness)</w:t>
      </w:r>
      <w:r w:rsidR="00603C28">
        <w:rPr>
          <w:szCs w:val="20"/>
        </w:rPr>
        <w:t>.</w:t>
      </w:r>
      <w:r w:rsidR="008F2178">
        <w:rPr>
          <w:szCs w:val="20"/>
        </w:rPr>
        <w:t xml:space="preserve"> Stateless calls ensur</w:t>
      </w:r>
      <w:r w:rsidR="008845B5">
        <w:rPr>
          <w:szCs w:val="20"/>
        </w:rPr>
        <w:t>e</w:t>
      </w:r>
      <w:r w:rsidR="008F2178">
        <w:rPr>
          <w:szCs w:val="20"/>
        </w:rPr>
        <w:t xml:space="preserve"> that previous records and their order did not influence COD assignment for future records</w:t>
      </w:r>
      <w:r w:rsidR="00715420">
        <w:rPr>
          <w:szCs w:val="20"/>
        </w:rPr>
        <w:t xml:space="preserve">, potentially reducing </w:t>
      </w:r>
      <w:r w:rsidR="00252A0C">
        <w:rPr>
          <w:szCs w:val="20"/>
        </w:rPr>
        <w:t xml:space="preserve">output </w:t>
      </w:r>
      <w:r w:rsidR="00715420">
        <w:rPr>
          <w:szCs w:val="20"/>
        </w:rPr>
        <w:t>randomness</w:t>
      </w:r>
      <w:r w:rsidR="008F2178">
        <w:rPr>
          <w:szCs w:val="20"/>
        </w:rPr>
        <w:t>.</w:t>
      </w:r>
      <w:r w:rsidR="00603C28">
        <w:rPr>
          <w:szCs w:val="20"/>
        </w:rPr>
        <w:t xml:space="preserve"> </w:t>
      </w:r>
      <w:r w:rsidRPr="00E343D6">
        <w:rPr>
          <w:szCs w:val="20"/>
        </w:rPr>
        <w:t xml:space="preserve">GPT-3.5 used the </w:t>
      </w:r>
      <w:r w:rsidRPr="009E4A74">
        <w:rPr>
          <w:rStyle w:val="VerbatimChar"/>
          <w:rFonts w:ascii="Cambria" w:hAnsi="Cambria"/>
          <w:i/>
          <w:iCs/>
          <w:sz w:val="20"/>
          <w:szCs w:val="20"/>
        </w:rPr>
        <w:t>gpt-3.5-turbo</w:t>
      </w:r>
      <w:r w:rsidRPr="00E343D6">
        <w:rPr>
          <w:szCs w:val="20"/>
        </w:rPr>
        <w:t xml:space="preserve"> model, GPT-4 used the </w:t>
      </w:r>
      <w:r w:rsidRPr="009E4A74">
        <w:rPr>
          <w:rStyle w:val="VerbatimChar"/>
          <w:rFonts w:ascii="Cambria" w:hAnsi="Cambria"/>
          <w:i/>
          <w:iCs/>
          <w:sz w:val="20"/>
          <w:szCs w:val="20"/>
        </w:rPr>
        <w:t>gpt-4-0613</w:t>
      </w:r>
      <w:r w:rsidRPr="00E343D6">
        <w:rPr>
          <w:szCs w:val="20"/>
        </w:rPr>
        <w:t xml:space="preserve"> model</w:t>
      </w:r>
      <w:r w:rsidR="00FF0D8C">
        <w:rPr>
          <w:szCs w:val="20"/>
        </w:rPr>
        <w:t xml:space="preserve">, and GPT-5 used the </w:t>
      </w:r>
      <w:r w:rsidR="00FF0D8C">
        <w:rPr>
          <w:i/>
          <w:iCs/>
          <w:szCs w:val="20"/>
        </w:rPr>
        <w:t>gpt-2025-08-0</w:t>
      </w:r>
      <w:r w:rsidR="00BB06F2">
        <w:rPr>
          <w:i/>
          <w:iCs/>
          <w:szCs w:val="20"/>
        </w:rPr>
        <w:t>7</w:t>
      </w:r>
      <w:r w:rsidR="00FF0D8C">
        <w:rPr>
          <w:szCs w:val="20"/>
        </w:rPr>
        <w:t xml:space="preserve"> model</w:t>
      </w:r>
      <w:r w:rsidRPr="00E343D6">
        <w:rPr>
          <w:szCs w:val="20"/>
        </w:rPr>
        <w:t xml:space="preserve">.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8D15A0">
        <w:rPr>
          <w:szCs w:val="20"/>
        </w:rPr>
        <w:instrText xml:space="preserve"> ADDIN ZOTERO_ITEM CSL_CITATION {"citationID":"00000060","properties":{"unsorted":false,"formattedCitation":"[117]","plainCitation":"[117]","noteIndex":0},"citationItems":[{"id":2679,"uris":["http://zotero.org/users/6749620/items/FBSTJZ9N"],"itemData":{"id":2679,"type":"webpage","abstract":"Explore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8D15A0">
        <w:rPr>
          <w:rFonts w:eastAsiaTheme="minorEastAsia" w:cs="Times New Roman"/>
          <w:kern w:val="0"/>
          <w:lang w:val="en-US"/>
        </w:rPr>
        <w:t>[117]</w:t>
      </w:r>
      <w:r w:rsidRPr="00E343D6">
        <w:rPr>
          <w:szCs w:val="20"/>
        </w:rPr>
        <w:fldChar w:fldCharType="end"/>
      </w:r>
      <w:r w:rsidRPr="00E343D6">
        <w:rPr>
          <w:szCs w:val="20"/>
        </w:rPr>
        <w:t>. Higher values closer to 2 may produce less deterministic outputs, while lower values closer to 0 produce more deterministic outputs.</w:t>
      </w:r>
      <w:r w:rsidR="005767B2">
        <w:rPr>
          <w:szCs w:val="20"/>
        </w:rPr>
        <w:t xml:space="preserve"> Another parameter</w:t>
      </w:r>
      <w:r w:rsidR="00E662BD">
        <w:rPr>
          <w:szCs w:val="20"/>
        </w:rPr>
        <w:t xml:space="preserve"> for GPT-3.5</w:t>
      </w:r>
      <w:r w:rsidR="00C404E8">
        <w:rPr>
          <w:szCs w:val="20"/>
        </w:rPr>
        <w:t>/</w:t>
      </w:r>
      <w:r w:rsidR="00E662BD">
        <w:rPr>
          <w:szCs w:val="20"/>
        </w:rPr>
        <w:t>4</w:t>
      </w:r>
      <w:r w:rsidR="005767B2">
        <w:rPr>
          <w:szCs w:val="20"/>
        </w:rPr>
        <w:t xml:space="preserve">, </w:t>
      </w:r>
      <w:r w:rsidR="005767B2">
        <w:rPr>
          <w:i/>
          <w:iCs/>
          <w:szCs w:val="20"/>
        </w:rPr>
        <w:t>seed</w:t>
      </w:r>
      <w:r w:rsidR="005767B2">
        <w:rPr>
          <w:szCs w:val="20"/>
        </w:rPr>
        <w:t xml:space="preserve"> was </w:t>
      </w:r>
      <w:r w:rsidR="00E51E1F">
        <w:rPr>
          <w:szCs w:val="20"/>
        </w:rPr>
        <w:t>fixed at a</w:t>
      </w:r>
      <w:r w:rsidR="005767B2">
        <w:rPr>
          <w:szCs w:val="20"/>
        </w:rPr>
        <w:t xml:space="preserve"> constant value of 1234 to </w:t>
      </w:r>
      <w:r w:rsidR="00E51E1F">
        <w:rPr>
          <w:szCs w:val="20"/>
        </w:rPr>
        <w:t>minimize</w:t>
      </w:r>
      <w:r w:rsidR="005767B2">
        <w:rPr>
          <w:szCs w:val="20"/>
        </w:rPr>
        <w:t xml:space="preserve"> randomness in token </w:t>
      </w:r>
      <w:r w:rsidR="00E51E1F">
        <w:rPr>
          <w:szCs w:val="20"/>
        </w:rPr>
        <w:t>generation</w:t>
      </w:r>
      <w:r w:rsidR="00455097">
        <w:rPr>
          <w:szCs w:val="20"/>
        </w:rPr>
        <w:t xml:space="preserve"> and improve</w:t>
      </w:r>
      <w:r w:rsidR="00E51E1F">
        <w:rPr>
          <w:szCs w:val="20"/>
        </w:rPr>
        <w:t xml:space="preserve"> output</w:t>
      </w:r>
      <w:r w:rsidR="00455097">
        <w:rPr>
          <w:szCs w:val="20"/>
        </w:rPr>
        <w:t xml:space="preserve"> consistency</w:t>
      </w:r>
      <w:r w:rsidR="00577E8E">
        <w:rPr>
          <w:szCs w:val="20"/>
        </w:rPr>
        <w:t xml:space="preserve"> </w:t>
      </w:r>
      <w:r w:rsidR="00577E8E">
        <w:rPr>
          <w:szCs w:val="20"/>
        </w:rPr>
        <w:fldChar w:fldCharType="begin"/>
      </w:r>
      <w:r w:rsidR="008D15A0">
        <w:rPr>
          <w:szCs w:val="20"/>
        </w:rPr>
        <w:instrText xml:space="preserve"> ADDIN ZOTERO_ITEM CSL_CITATION {"citationID":"AOn7AFTN","properties":{"formattedCitation":"[73]","plainCitation":"[73]","noteIndex":0},"citationItems":[{"id":3496,"uris":["http://zotero.org/users/6749620/items/XNH8XJ5D"],"itemData":{"id":3496,"type":"webpage","abstract":"TLDR: Developers can now specify seed parameter in the Chat Completion request to receive (mostly) consistent outputs. To help you keep t...","container-title":"OpenAI Cookbook","language":"en","title":"How to make your completions outputs consistent with the new seed parameter","URL":"https://cookbook.openai.com/examples/reproducible_outputs_with_the_seed_parameter","author":[{"literal":"OpenAI"},{"family":"Anadkat","given":"Shyamal"}],"accessed":{"date-parts":[["2025",10,9]]},"issued":{"date-parts":[["2023",11,6]]},"citation-key":"openaiHowMakeYour2023"}}],"schema":"https://github.com/citation-style-language/schema/raw/master/csl-citation.json"} </w:instrText>
      </w:r>
      <w:r w:rsidR="00577E8E">
        <w:rPr>
          <w:szCs w:val="20"/>
        </w:rPr>
        <w:fldChar w:fldCharType="separate"/>
      </w:r>
      <w:r w:rsidR="008D15A0">
        <w:rPr>
          <w:rFonts w:eastAsiaTheme="minorEastAsia" w:cs="Times New Roman"/>
          <w:kern w:val="0"/>
          <w:lang w:val="en-US"/>
        </w:rPr>
        <w:t>[73]</w:t>
      </w:r>
      <w:r w:rsidR="00577E8E">
        <w:rPr>
          <w:szCs w:val="20"/>
        </w:rPr>
        <w:fldChar w:fldCharType="end"/>
      </w:r>
      <w:r w:rsidR="005767B2">
        <w:rPr>
          <w:szCs w:val="20"/>
        </w:rPr>
        <w:t>.</w:t>
      </w:r>
      <w:r w:rsidR="00056751">
        <w:rPr>
          <w:szCs w:val="20"/>
        </w:rPr>
        <w:t xml:space="preserve"> </w:t>
      </w:r>
      <w:r w:rsidR="0076221C">
        <w:rPr>
          <w:szCs w:val="20"/>
        </w:rPr>
        <w:t>Despite th</w:t>
      </w:r>
      <w:r w:rsidR="00E30402">
        <w:rPr>
          <w:szCs w:val="20"/>
        </w:rPr>
        <w:t>i</w:t>
      </w:r>
      <w:r w:rsidR="0076221C">
        <w:rPr>
          <w:szCs w:val="20"/>
        </w:rPr>
        <w:t>s setting</w:t>
      </w:r>
      <w:r w:rsidR="00C404E8">
        <w:rPr>
          <w:szCs w:val="20"/>
        </w:rPr>
        <w:t>,</w:t>
      </w:r>
      <w:r w:rsidR="00C86118">
        <w:rPr>
          <w:szCs w:val="20"/>
        </w:rPr>
        <w:t xml:space="preserve"> we note that</w:t>
      </w:r>
      <w:r w:rsidR="00C404E8">
        <w:rPr>
          <w:szCs w:val="20"/>
        </w:rPr>
        <w:t xml:space="preserve"> GPT-3.5/4 were non-deterministic models, </w:t>
      </w:r>
      <w:r w:rsidR="004237BC">
        <w:rPr>
          <w:szCs w:val="20"/>
        </w:rPr>
        <w:t>where</w:t>
      </w:r>
      <w:r w:rsidR="00C404E8">
        <w:rPr>
          <w:szCs w:val="20"/>
        </w:rPr>
        <w:t xml:space="preserve"> </w:t>
      </w:r>
      <w:r w:rsidR="00480D29">
        <w:rPr>
          <w:szCs w:val="20"/>
        </w:rPr>
        <w:t>using a constant seed value increases the likelihood of identical outputs across runs</w:t>
      </w:r>
      <w:r w:rsidR="00206B17">
        <w:rPr>
          <w:szCs w:val="20"/>
        </w:rPr>
        <w:t xml:space="preserve">, </w:t>
      </w:r>
      <w:r w:rsidR="00480D29">
        <w:rPr>
          <w:szCs w:val="20"/>
        </w:rPr>
        <w:t>but does not guarantee them</w:t>
      </w:r>
      <w:r w:rsidR="00C404E8">
        <w:rPr>
          <w:szCs w:val="20"/>
        </w:rPr>
        <w:t xml:space="preserve">. </w:t>
      </w:r>
      <w:r w:rsidR="000B44B8">
        <w:rPr>
          <w:szCs w:val="20"/>
        </w:rPr>
        <w:t xml:space="preserve">For GPT-5, the </w:t>
      </w:r>
      <w:r w:rsidR="000B44B8" w:rsidRPr="00D60DE8">
        <w:rPr>
          <w:i/>
          <w:iCs/>
          <w:szCs w:val="20"/>
        </w:rPr>
        <w:t>temperature</w:t>
      </w:r>
      <w:r w:rsidR="000B44B8">
        <w:rPr>
          <w:szCs w:val="20"/>
        </w:rPr>
        <w:t xml:space="preserve"> and </w:t>
      </w:r>
      <w:r w:rsidR="000B44B8" w:rsidRPr="00D60DE8">
        <w:rPr>
          <w:i/>
          <w:iCs/>
          <w:szCs w:val="20"/>
        </w:rPr>
        <w:t>seed</w:t>
      </w:r>
      <w:r w:rsidR="000B44B8">
        <w:rPr>
          <w:szCs w:val="20"/>
        </w:rPr>
        <w:t xml:space="preserve"> parameters were no longer available</w:t>
      </w:r>
      <w:r w:rsidR="001D6763">
        <w:rPr>
          <w:szCs w:val="20"/>
        </w:rPr>
        <w:t xml:space="preserve"> from the API</w:t>
      </w:r>
      <w:r w:rsidR="00F460B6">
        <w:rPr>
          <w:szCs w:val="20"/>
        </w:rPr>
        <w:t xml:space="preserve">, and we set the parameter </w:t>
      </w:r>
      <w:r w:rsidR="00F460B6">
        <w:rPr>
          <w:i/>
          <w:iCs/>
          <w:szCs w:val="20"/>
        </w:rPr>
        <w:t xml:space="preserve">reasoning </w:t>
      </w:r>
      <w:r w:rsidR="00F460B6">
        <w:rPr>
          <w:szCs w:val="20"/>
        </w:rPr>
        <w:t xml:space="preserve">to </w:t>
      </w:r>
      <w:r w:rsidR="00F460B6" w:rsidRPr="0073036C">
        <w:rPr>
          <w:i/>
          <w:iCs/>
          <w:szCs w:val="20"/>
        </w:rPr>
        <w:t>minimal</w:t>
      </w:r>
      <w:r w:rsidR="00F460B6">
        <w:rPr>
          <w:szCs w:val="20"/>
        </w:rPr>
        <w:t xml:space="preserve"> and parameter </w:t>
      </w:r>
      <w:r w:rsidR="00F460B6" w:rsidRPr="000B44B8">
        <w:rPr>
          <w:i/>
          <w:iCs/>
          <w:szCs w:val="20"/>
        </w:rPr>
        <w:t>verbosity</w:t>
      </w:r>
      <w:r w:rsidR="00F460B6">
        <w:rPr>
          <w:szCs w:val="20"/>
        </w:rPr>
        <w:t xml:space="preserve"> to </w:t>
      </w:r>
      <w:r w:rsidR="00F460B6" w:rsidRPr="0073036C">
        <w:rPr>
          <w:i/>
          <w:iCs/>
          <w:szCs w:val="20"/>
        </w:rPr>
        <w:t>low</w:t>
      </w:r>
      <w:r w:rsidR="00F460B6">
        <w:rPr>
          <w:szCs w:val="20"/>
        </w:rPr>
        <w:t xml:space="preserve"> as an alternative for</w:t>
      </w:r>
      <w:r w:rsidR="006B0466">
        <w:rPr>
          <w:szCs w:val="20"/>
        </w:rPr>
        <w:t xml:space="preserve"> producing more deterministic outputs</w:t>
      </w:r>
      <w:r w:rsidR="00603C28">
        <w:rPr>
          <w:szCs w:val="20"/>
        </w:rPr>
        <w:t xml:space="preserve"> </w:t>
      </w:r>
      <w:r w:rsidR="00E477EA">
        <w:rPr>
          <w:szCs w:val="20"/>
        </w:rPr>
        <w:fldChar w:fldCharType="begin"/>
      </w:r>
      <w:r w:rsidR="008D15A0">
        <w:rPr>
          <w:szCs w:val="20"/>
        </w:rPr>
        <w:instrText xml:space="preserve"> ADDIN ZOTERO_ITEM CSL_CITATION {"citationID":"MzIGImFI","properties":{"formattedCitation":"[71, 72]","plainCitation":"[71, 72]","noteIndex":0},"citationItems":[{"id":3494,"uris":["http://zotero.org/users/6749620/items/7QFUGNXC"],"itemData":{"id":3494,"type":"webpage","abstract":"Learn about how to use and migrate to GPT-5, the latest model in the OpenAI API.","container-title":"OpenAI API","language":"en-US","title":"Using GPT-5","URL":"https://platform.openai.com/docs/guides/latest-model","author":[{"literal":"OpenAI"}],"accessed":{"date-parts":[["2025",10,14]]},"issued":{"date-parts":[["2025"]]},"citation-key":"openaiUsingGPT52025"}},{"id":3495,"uris":["http://zotero.org/users/6749620/items/ZE7NY5XP"],"itemData":{"id":3495,"type":"webpage","abstract":"We’re introducing new developer controls in the GPT-5 series that give you greater control over model responses—from shaping output lengt...","container-title":"OpenAI Cookbook","language":"en","title":"GPT-5 New Params and Tools","URL":"https://cookbook.openai.com/examples/gpt-5/gpt-5_new_params_and_tools","author":[{"literal":"OpenAI"},{"family":"Singh","given":"Mandeep"}],"accessed":{"date-parts":[["2025",10,14]]},"issued":{"date-parts":[["2025",8,7]]},"citation-key":"openaiGPT5NewParams2025"}}],"schema":"https://github.com/citation-style-language/schema/raw/master/csl-citation.json"} </w:instrText>
      </w:r>
      <w:r w:rsidR="00E477EA">
        <w:rPr>
          <w:szCs w:val="20"/>
        </w:rPr>
        <w:fldChar w:fldCharType="separate"/>
      </w:r>
      <w:r w:rsidR="008D15A0">
        <w:rPr>
          <w:rFonts w:eastAsiaTheme="minorEastAsia" w:cs="Times New Roman"/>
          <w:kern w:val="0"/>
          <w:lang w:val="en-US"/>
        </w:rPr>
        <w:t>[71, 72]</w:t>
      </w:r>
      <w:r w:rsidR="00E477EA">
        <w:rPr>
          <w:szCs w:val="20"/>
        </w:rPr>
        <w:fldChar w:fldCharType="end"/>
      </w:r>
      <w:r w:rsidR="000B44B8">
        <w:rPr>
          <w:szCs w:val="20"/>
        </w:rPr>
        <w:t>.</w:t>
      </w:r>
      <w:r w:rsidR="00E03AFC">
        <w:rPr>
          <w:szCs w:val="20"/>
        </w:rPr>
        <w:t xml:space="preserve"> The </w:t>
      </w:r>
      <w:r w:rsidR="00E03AFC" w:rsidRPr="00674D12">
        <w:rPr>
          <w:i/>
          <w:iCs/>
          <w:szCs w:val="20"/>
        </w:rPr>
        <w:t>reasoning</w:t>
      </w:r>
      <w:r w:rsidR="00E03AFC">
        <w:rPr>
          <w:szCs w:val="20"/>
        </w:rPr>
        <w:t xml:space="preserve"> parameter controls</w:t>
      </w:r>
      <w:r w:rsidR="00E477EA">
        <w:rPr>
          <w:szCs w:val="20"/>
        </w:rPr>
        <w:t xml:space="preserve"> for the number of reasoning tokens</w:t>
      </w:r>
      <w:r w:rsidR="00DC0FC2">
        <w:rPr>
          <w:szCs w:val="20"/>
        </w:rPr>
        <w:t>, affecting the ability of GPT-5 to outline steps of thinking</w:t>
      </w:r>
      <w:r w:rsidR="00E75D3B">
        <w:rPr>
          <w:szCs w:val="20"/>
        </w:rPr>
        <w:t xml:space="preserve"> for refining the output</w:t>
      </w:r>
      <w:r w:rsidR="00DC0FC2">
        <w:rPr>
          <w:szCs w:val="20"/>
        </w:rPr>
        <w:t>. Values available were</w:t>
      </w:r>
      <w:r w:rsidR="005532EB">
        <w:rPr>
          <w:szCs w:val="20"/>
        </w:rPr>
        <w:t xml:space="preserve"> </w:t>
      </w:r>
      <w:r w:rsidR="005532EB" w:rsidRPr="00674D12">
        <w:rPr>
          <w:i/>
          <w:iCs/>
          <w:szCs w:val="20"/>
        </w:rPr>
        <w:t>minimal</w:t>
      </w:r>
      <w:r w:rsidR="005532EB">
        <w:rPr>
          <w:szCs w:val="20"/>
        </w:rPr>
        <w:t>,</w:t>
      </w:r>
      <w:r w:rsidR="00DC0FC2">
        <w:rPr>
          <w:szCs w:val="20"/>
        </w:rPr>
        <w:t xml:space="preserve"> </w:t>
      </w:r>
      <w:r w:rsidR="00DC0FC2" w:rsidRPr="005532EB">
        <w:rPr>
          <w:i/>
          <w:iCs/>
          <w:szCs w:val="20"/>
        </w:rPr>
        <w:t>low</w:t>
      </w:r>
      <w:r w:rsidR="00DC0FC2">
        <w:rPr>
          <w:szCs w:val="20"/>
        </w:rPr>
        <w:t xml:space="preserve">, </w:t>
      </w:r>
      <w:r w:rsidR="00DC0FC2" w:rsidRPr="005532EB">
        <w:rPr>
          <w:i/>
          <w:iCs/>
          <w:szCs w:val="20"/>
        </w:rPr>
        <w:t>medium</w:t>
      </w:r>
      <w:r w:rsidR="00DC0FC2">
        <w:rPr>
          <w:szCs w:val="20"/>
        </w:rPr>
        <w:t>,</w:t>
      </w:r>
      <w:r w:rsidR="005532EB">
        <w:rPr>
          <w:szCs w:val="20"/>
        </w:rPr>
        <w:t xml:space="preserve"> </w:t>
      </w:r>
      <w:r w:rsidR="00245EC9">
        <w:rPr>
          <w:szCs w:val="20"/>
        </w:rPr>
        <w:t xml:space="preserve">or </w:t>
      </w:r>
      <w:r w:rsidR="00DC0FC2" w:rsidRPr="00674D12">
        <w:rPr>
          <w:i/>
          <w:iCs/>
          <w:szCs w:val="20"/>
        </w:rPr>
        <w:t>high</w:t>
      </w:r>
      <w:r w:rsidR="00DC0FC2">
        <w:rPr>
          <w:szCs w:val="20"/>
        </w:rPr>
        <w:t>, with higher values increasing the number of reasoning tokens</w:t>
      </w:r>
      <w:r w:rsidR="00B66DE6">
        <w:rPr>
          <w:szCs w:val="20"/>
        </w:rPr>
        <w:t xml:space="preserve"> to better refine outputs</w:t>
      </w:r>
      <w:r w:rsidR="00610B42">
        <w:rPr>
          <w:szCs w:val="20"/>
        </w:rPr>
        <w:t>. We note that we use low reasoning</w:t>
      </w:r>
      <w:r w:rsidR="00433219">
        <w:rPr>
          <w:szCs w:val="20"/>
        </w:rPr>
        <w:t xml:space="preserve"> for GPT-5</w:t>
      </w:r>
      <w:r w:rsidR="00610B42">
        <w:rPr>
          <w:szCs w:val="20"/>
        </w:rPr>
        <w:t xml:space="preserve"> to reduce the likelihood of inconsistent outputs as the generation of</w:t>
      </w:r>
      <w:r w:rsidR="008A2127">
        <w:rPr>
          <w:szCs w:val="20"/>
        </w:rPr>
        <w:t xml:space="preserve"> more</w:t>
      </w:r>
      <w:r w:rsidR="00610B42">
        <w:rPr>
          <w:szCs w:val="20"/>
        </w:rPr>
        <w:t xml:space="preserve"> reasoning tokens increas</w:t>
      </w:r>
      <w:r w:rsidR="00F92C6F">
        <w:rPr>
          <w:szCs w:val="20"/>
        </w:rPr>
        <w:t>es</w:t>
      </w:r>
      <w:r w:rsidR="00610B42">
        <w:rPr>
          <w:szCs w:val="20"/>
        </w:rPr>
        <w:t xml:space="preserve"> </w:t>
      </w:r>
      <w:r w:rsidR="00D4197B">
        <w:rPr>
          <w:szCs w:val="20"/>
        </w:rPr>
        <w:t xml:space="preserve">output </w:t>
      </w:r>
      <w:r w:rsidR="00610B42">
        <w:rPr>
          <w:szCs w:val="20"/>
        </w:rPr>
        <w:t>randomness</w:t>
      </w:r>
      <w:r w:rsidR="00DC0FC2">
        <w:rPr>
          <w:szCs w:val="20"/>
        </w:rPr>
        <w:t xml:space="preserve">. </w:t>
      </w:r>
      <w:r w:rsidR="00027632">
        <w:rPr>
          <w:szCs w:val="20"/>
        </w:rPr>
        <w:t xml:space="preserve">The </w:t>
      </w:r>
      <w:r w:rsidR="00027632">
        <w:rPr>
          <w:i/>
          <w:iCs/>
          <w:szCs w:val="20"/>
        </w:rPr>
        <w:t xml:space="preserve">verbosity </w:t>
      </w:r>
      <w:r w:rsidR="00027632">
        <w:rPr>
          <w:szCs w:val="20"/>
        </w:rPr>
        <w:t>parameter</w:t>
      </w:r>
      <w:r w:rsidR="006768B8">
        <w:rPr>
          <w:szCs w:val="20"/>
        </w:rPr>
        <w:t xml:space="preserve"> (nested under the </w:t>
      </w:r>
      <w:r w:rsidR="006768B8">
        <w:rPr>
          <w:i/>
          <w:iCs/>
          <w:szCs w:val="20"/>
        </w:rPr>
        <w:t>text</w:t>
      </w:r>
      <w:r w:rsidR="006768B8">
        <w:rPr>
          <w:szCs w:val="20"/>
        </w:rPr>
        <w:t xml:space="preserve"> parameter)</w:t>
      </w:r>
      <w:r w:rsidR="00027632">
        <w:rPr>
          <w:szCs w:val="20"/>
        </w:rPr>
        <w:t xml:space="preserve"> controls the number of output tokens, adjusting GPT-5 to provide more concise or more detailed </w:t>
      </w:r>
      <w:r w:rsidR="00DE2BA2">
        <w:rPr>
          <w:szCs w:val="20"/>
        </w:rPr>
        <w:t>output</w:t>
      </w:r>
      <w:r w:rsidR="00027632">
        <w:rPr>
          <w:szCs w:val="20"/>
        </w:rPr>
        <w:t>.</w:t>
      </w:r>
      <w:r w:rsidR="006B0466">
        <w:rPr>
          <w:szCs w:val="20"/>
        </w:rPr>
        <w:t xml:space="preserve"> Values available</w:t>
      </w:r>
      <w:r w:rsidR="00245EC9">
        <w:rPr>
          <w:szCs w:val="20"/>
        </w:rPr>
        <w:t xml:space="preserve"> were </w:t>
      </w:r>
      <w:r w:rsidR="00245EC9">
        <w:rPr>
          <w:i/>
          <w:iCs/>
          <w:szCs w:val="20"/>
        </w:rPr>
        <w:t>high</w:t>
      </w:r>
      <w:r w:rsidR="00245EC9">
        <w:rPr>
          <w:szCs w:val="20"/>
        </w:rPr>
        <w:t xml:space="preserve">, </w:t>
      </w:r>
      <w:r w:rsidR="00245EC9">
        <w:rPr>
          <w:i/>
          <w:iCs/>
          <w:szCs w:val="20"/>
        </w:rPr>
        <w:t xml:space="preserve">medium, or </w:t>
      </w:r>
      <w:r w:rsidR="00245EC9" w:rsidRPr="00674D12">
        <w:rPr>
          <w:i/>
          <w:iCs/>
          <w:szCs w:val="20"/>
        </w:rPr>
        <w:t>low</w:t>
      </w:r>
      <w:r w:rsidR="000357B3">
        <w:rPr>
          <w:szCs w:val="20"/>
        </w:rPr>
        <w:t xml:space="preserve">, where </w:t>
      </w:r>
      <w:r w:rsidR="00E55AF3">
        <w:rPr>
          <w:szCs w:val="20"/>
        </w:rPr>
        <w:t>lower verbosity produces more concise output and higher verbosity produces more detailed output</w:t>
      </w:r>
      <w:r w:rsidR="00245EC9">
        <w:rPr>
          <w:szCs w:val="20"/>
        </w:rPr>
        <w:t>.</w:t>
      </w:r>
      <w:r w:rsidR="00433219">
        <w:rPr>
          <w:szCs w:val="20"/>
        </w:rPr>
        <w:t xml:space="preserve"> We use</w:t>
      </w:r>
      <w:r w:rsidR="00A302C7">
        <w:rPr>
          <w:szCs w:val="20"/>
        </w:rPr>
        <w:t xml:space="preserve"> low verbosity for GPT-5 to produce more concise and deterministic outputs.</w:t>
      </w:r>
      <w:r w:rsidR="00027632">
        <w:rPr>
          <w:szCs w:val="20"/>
        </w:rPr>
        <w:t xml:space="preserve"> </w:t>
      </w:r>
      <w:r w:rsidR="004858CF">
        <w:rPr>
          <w:szCs w:val="20"/>
        </w:rPr>
        <w:t>The</w:t>
      </w:r>
      <w:r w:rsidR="0098689C">
        <w:rPr>
          <w:szCs w:val="20"/>
        </w:rPr>
        <w:t xml:space="preserve"> </w:t>
      </w:r>
      <w:r w:rsidR="0098689C" w:rsidRPr="0098689C">
        <w:rPr>
          <w:i/>
          <w:iCs/>
          <w:szCs w:val="20"/>
        </w:rPr>
        <w:t>store</w:t>
      </w:r>
      <w:r w:rsidR="0098689C">
        <w:rPr>
          <w:szCs w:val="20"/>
        </w:rPr>
        <w:t xml:space="preserve"> parameter </w:t>
      </w:r>
      <w:r w:rsidR="004858CF">
        <w:rPr>
          <w:szCs w:val="20"/>
        </w:rPr>
        <w:t xml:space="preserve">was also </w:t>
      </w:r>
      <w:r w:rsidR="0098689C">
        <w:rPr>
          <w:szCs w:val="20"/>
        </w:rPr>
        <w:t xml:space="preserve">to </w:t>
      </w:r>
      <w:r w:rsidR="0098689C" w:rsidRPr="00674D12">
        <w:rPr>
          <w:i/>
          <w:iCs/>
          <w:szCs w:val="20"/>
        </w:rPr>
        <w:t>false</w:t>
      </w:r>
      <w:r w:rsidR="0098689C">
        <w:rPr>
          <w:szCs w:val="20"/>
        </w:rPr>
        <w:t xml:space="preserve"> for stateless </w:t>
      </w:r>
      <w:r w:rsidR="001505EE">
        <w:rPr>
          <w:szCs w:val="20"/>
        </w:rPr>
        <w:t xml:space="preserve">GPT-5 </w:t>
      </w:r>
      <w:r w:rsidR="00E848B7">
        <w:rPr>
          <w:szCs w:val="20"/>
        </w:rPr>
        <w:t>sessions using the Responses API</w:t>
      </w:r>
      <w:r w:rsidR="00ED3E53">
        <w:rPr>
          <w:szCs w:val="20"/>
        </w:rPr>
        <w:t xml:space="preserve"> </w:t>
      </w:r>
      <w:r w:rsidR="00ED3E53">
        <w:rPr>
          <w:szCs w:val="20"/>
        </w:rPr>
        <w:fldChar w:fldCharType="begin"/>
      </w:r>
      <w:r w:rsidR="008D15A0">
        <w:rPr>
          <w:szCs w:val="20"/>
        </w:rPr>
        <w:instrText xml:space="preserve"> ADDIN ZOTERO_ITEM CSL_CITATION {"citationID":"oOwwo4yR","properties":{"formattedCitation":"[118]","plainCitation":"[118]","noteIndex":0},"citationItems":[{"id":3478,"uris":["http://zotero.org/users/6749620/items/78CTM3LU"],"itemData":{"id":3478,"type":"webpage","abstract":"Explore resources, tutorials, API docs, and dynamic examples to get the most out of OpenAI's developer platform.","container-title":"OpenAI API","language":"en-US","title":"Migrate to the Responses API - Decide when to use statefulness","URL":"https://platform.openai.com/docs/guides/migrate-to-responses#4-decide-when-to-use-statefulness","author":[{"literal":"OpenAI"}],"accessed":{"date-parts":[["2025",10,21]]},"issued":{"date-parts":[["2025"]]},"citation-key":"openaiMigrateResponsesAPI2025"}}],"schema":"https://github.com/citation-style-language/schema/raw/master/csl-citation.json"} </w:instrText>
      </w:r>
      <w:r w:rsidR="00ED3E53">
        <w:rPr>
          <w:szCs w:val="20"/>
        </w:rPr>
        <w:fldChar w:fldCharType="separate"/>
      </w:r>
      <w:r w:rsidR="008D15A0">
        <w:rPr>
          <w:noProof/>
          <w:szCs w:val="20"/>
        </w:rPr>
        <w:t>[118]</w:t>
      </w:r>
      <w:r w:rsidR="00ED3E53">
        <w:rPr>
          <w:szCs w:val="20"/>
        </w:rPr>
        <w:fldChar w:fldCharType="end"/>
      </w:r>
      <w:r w:rsidR="0098689C">
        <w:rPr>
          <w:szCs w:val="20"/>
        </w:rPr>
        <w:t xml:space="preserve">. </w:t>
      </w:r>
      <w:r w:rsidRPr="0098689C">
        <w:rPr>
          <w:szCs w:val="20"/>
        </w:rPr>
        <w:t>The</w:t>
      </w:r>
      <w:r w:rsidRPr="004F0B61">
        <w:rPr>
          <w:szCs w:val="20"/>
        </w:rPr>
        <w:t xml:space="preserve"> </w:t>
      </w:r>
      <w:r w:rsidRPr="004F0B61">
        <w:rPr>
          <w:rStyle w:val="VerbatimChar"/>
          <w:rFonts w:ascii="Cambria" w:hAnsi="Cambria"/>
          <w:i/>
          <w:iCs/>
          <w:sz w:val="20"/>
          <w:szCs w:val="20"/>
        </w:rPr>
        <w:t>openVA</w:t>
      </w:r>
      <w:r w:rsidRPr="004F0B61">
        <w:rPr>
          <w:szCs w:val="20"/>
        </w:rPr>
        <w:t xml:space="preserve"> R package was used to run InterVA-5 and InSilicoVA models to assign CODs for each record in R version 4.3.1. The </w:t>
      </w:r>
      <w:r w:rsidRPr="004F0B61">
        <w:rPr>
          <w:rStyle w:val="VerbatimChar"/>
          <w:rFonts w:ascii="Cambria" w:hAnsi="Cambria"/>
          <w:i/>
          <w:iCs/>
          <w:sz w:val="20"/>
          <w:szCs w:val="20"/>
        </w:rPr>
        <w:t>openVA</w:t>
      </w:r>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r w:rsidRPr="004F0B61">
        <w:rPr>
          <w:rStyle w:val="VerbatimChar"/>
          <w:rFonts w:ascii="Cambria" w:hAnsi="Cambria"/>
          <w:sz w:val="20"/>
          <w:szCs w:val="20"/>
        </w:rPr>
        <w:t>InSilicoVA</w:t>
      </w:r>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008D15A0">
        <w:rPr>
          <w:szCs w:val="20"/>
        </w:rPr>
        <w:instrText xml:space="preserve"> ADDIN ZOTERO_ITEM CSL_CITATION {"citationID":"00000061","properties":{"unsorted":false,"formattedCitation":"[119]","plainCitation":"[119]","noteIndex":0},"citationItems":[{"id":2678,"uris":["http://zotero.org/users/6749620/items/UNZTHC6N"],"itemData":{"id":2678,"type":"software","abstract":"Computes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8D15A0">
        <w:rPr>
          <w:rFonts w:eastAsiaTheme="minorEastAsia" w:cs="Times New Roman"/>
          <w:kern w:val="0"/>
          <w:lang w:val="en-US"/>
        </w:rPr>
        <w:t>[119]</w:t>
      </w:r>
      <w:r w:rsidRPr="004F0B61">
        <w:rPr>
          <w:szCs w:val="20"/>
        </w:rPr>
        <w:fldChar w:fldCharType="end"/>
      </w:r>
      <w:r w:rsidRPr="004F0B61">
        <w:rPr>
          <w:szCs w:val="20"/>
        </w:rPr>
        <w:t xml:space="preserve"> for InSilicoVA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lastRenderedPageBreak/>
        <w:fldChar w:fldCharType="begin"/>
      </w:r>
      <w:r w:rsidR="008D15A0">
        <w:rPr>
          <w:szCs w:val="20"/>
        </w:rPr>
        <w:instrText xml:space="preserve"> ADDIN ZOTERO_ITEM CSL_CITATION {"citationID":"00000062","properties":{"unsorted":false,"formattedCitation":"[120]","plainCitation":"[120]","noteIndex":0},"citationItems":[{"id":2677,"uris":["http://zotero.org/users/6749620/items/INHUNZC5"],"itemData":{"id":2677,"type":"software","abstract":"Provides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8D15A0">
        <w:rPr>
          <w:rFonts w:eastAsiaTheme="minorEastAsia" w:cs="Times New Roman"/>
          <w:kern w:val="0"/>
          <w:lang w:val="en-US"/>
        </w:rPr>
        <w:t>[120]</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8D15A0">
        <w:rPr>
          <w:szCs w:val="20"/>
        </w:rPr>
        <w:instrText xml:space="preserve"> ADDIN ZOTERO_ITEM CSL_CITATION {"citationID":"00000063","properties":{"unsorted":false,"formattedCitation":"[121, 122]","plainCitation":"[121, 122]","noteIndex":0},"citationItems":[{"id":2676,"uris":["http://zotero.org/users/6749620/items/Z3E8H5W3"],"itemData":{"id":2676,"type":"article-journal","container-title":"AIDS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A."}],"accessed":{"date-parts":[["2024",1,26]]},"issued":{"date-parts":[["2018"]]},"citation-key":"yendewaHIVAIDSSierra2018"},"prefix":""},{"id":2675,"uris":["http://zotero.org/users/6749620/items/AKC4AQ6W"],"itemData":{"id":2675,"type":"article-journal","container-title":"The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8D15A0">
        <w:rPr>
          <w:rFonts w:eastAsiaTheme="minorEastAsia" w:cs="Times New Roman"/>
          <w:kern w:val="0"/>
          <w:lang w:val="en-US"/>
        </w:rPr>
        <w:t>[121, 122]</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for InSilicoVA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65E7DC5A" w:rsidR="00184BC1" w:rsidRDefault="00184BC1" w:rsidP="009A3616">
      <w:r>
        <w:t xml:space="preserve">Of the 6939 input records, GPT-3.5, GPT-4, </w:t>
      </w:r>
      <w:r w:rsidR="00AB135B">
        <w:t xml:space="preserve">GPT-5, </w:t>
      </w:r>
      <w:r>
        <w:t>InterVA-5, and InSilicoVA were able to assign CODs for 6939 (100%), 6935 (&gt;99%),</w:t>
      </w:r>
      <w:r w:rsidR="00F977CE">
        <w:t xml:space="preserve"> 6916 (&gt;99%),</w:t>
      </w:r>
      <w:r>
        <w:t xml:space="preserve"> 6830 </w:t>
      </w:r>
      <w:r w:rsidRPr="00184BC1">
        <w:t>(98%),</w:t>
      </w:r>
      <w:r w:rsidR="00F977CE">
        <w:t xml:space="preserve"> and</w:t>
      </w:r>
      <w:r w:rsidRPr="00184BC1">
        <w:t xml:space="preserve"> 6830 (98%) records respectively. All 6830 (100%) InterVA-5 and InSilicoVA records with WHO VA 2016 v1.5 output codes </w:t>
      </w:r>
      <w:r w:rsidRPr="00184BC1">
        <w:fldChar w:fldCharType="begin"/>
      </w:r>
      <w:r w:rsidR="008D15A0">
        <w:instrText xml:space="preserve"> ADDIN ZOTERO_ITEM CSL_CITATION {"citationID":"00000064","properties":{"unsorted":false,"formattedCitation":"[57]","plainCitation":"[57]","noteIndex":0},"citationItems":[{"id":2613,"uris":["http://zotero.org/users/6749620/items/IIYGENXN"],"itemData":{"id":2613,"type":"webpage","abstract":"Publications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8D15A0">
        <w:rPr>
          <w:rFonts w:eastAsiaTheme="minorEastAsia" w:cs="Times New Roman"/>
          <w:kern w:val="0"/>
          <w:lang w:val="en-US"/>
        </w:rPr>
        <w:t>[57]</w:t>
      </w:r>
      <w:r w:rsidRPr="00184BC1">
        <w:fldChar w:fldCharType="end"/>
      </w:r>
      <w:r w:rsidRPr="00184BC1">
        <w:t xml:space="preserve"> were converted into ICD-10 codes respectively. After all model outputs were converted to ICD-10 codes, they were further converted to CGHR-10 codes. The 6939 GPT-3.5</w:t>
      </w:r>
      <w:r w:rsidR="001A0D5D">
        <w:t xml:space="preserve">, </w:t>
      </w:r>
      <w:r w:rsidRPr="00184BC1">
        <w:t>6935 GPT-4</w:t>
      </w:r>
      <w:r w:rsidR="001A0D5D">
        <w:t>, and 6916 GPT-5</w:t>
      </w:r>
      <w:r w:rsidRPr="00184BC1">
        <w:t xml:space="preserve"> output records with ICD-10 codes</w:t>
      </w:r>
      <w:r>
        <w:t xml:space="preserve"> were converted into 6930 (&gt;99%)</w:t>
      </w:r>
      <w:r w:rsidR="003239CF">
        <w:t xml:space="preserve">, </w:t>
      </w:r>
      <w:r>
        <w:t>6931 (&gt;99</w:t>
      </w:r>
      <w:r w:rsidR="003239CF">
        <w:t>%</w:t>
      </w:r>
      <w:r>
        <w:t>)</w:t>
      </w:r>
      <w:r w:rsidR="003239CF">
        <w:t>, and 6196 (100%)</w:t>
      </w:r>
      <w:r>
        <w:t xml:space="preserve"> records with CGHR-10 codes, where &lt;1% (9</w:t>
      </w:r>
      <w:r w:rsidR="003239CF">
        <w:t xml:space="preserve">, </w:t>
      </w:r>
      <w:r>
        <w:t>8</w:t>
      </w:r>
      <w:r w:rsidR="003239CF">
        <w:t>, and 0</w:t>
      </w:r>
      <w:r>
        <w:t>)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t>B.3</w:t>
      </w:r>
      <w:r>
        <w:tab/>
        <w:t>Performance Evaluation Details</w:t>
      </w:r>
    </w:p>
    <w:p w14:paraId="2ADC9100" w14:textId="78D39FD8" w:rsidR="00CD3E2C" w:rsidRDefault="00AD4706" w:rsidP="009A3616">
      <w:r>
        <w:t xml:space="preserve">The </w:t>
      </w:r>
      <w:r w:rsidRPr="00D04613">
        <w:t>performance of GPT-3.5, GPT-4,</w:t>
      </w:r>
      <w:r w:rsidR="003A08D5">
        <w:t xml:space="preserve"> GPT-5,</w:t>
      </w:r>
      <w:r w:rsidRPr="00D04613">
        <w:t xml:space="preserve"> InSilicoVA,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16DFA723"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8D15A0">
        <w:instrText xml:space="preserve"> ADDIN ZOTERO_ITEM CSL_CITATION {"citationID":"00000065","properties":{"unsorted":false,"formattedCitation":"[58]","plainCitation":"[58]","noteIndex":0},"citationItems":[{"id":2622,"uris":["http://zotero.org/users/6749620/items/532V639L"],"itemData":{"id":2622,"type":"article-journal","abstract":"Verbal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8D15A0">
        <w:rPr>
          <w:rFonts w:eastAsiaTheme="minorEastAsia" w:cs="Times New Roman"/>
          <w:kern w:val="0"/>
          <w:lang w:val="en-US"/>
        </w:rPr>
        <w:t>[58]</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t>
      </w:r>
      <w:r w:rsidRPr="00D04613">
        <w:lastRenderedPageBreak/>
        <w:t xml:space="preserve">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601765B2"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8D15A0">
        <w:instrText xml:space="preserve"> ADDIN ZOTERO_ITEM CSL_CITATION {"citationID":"00000066","properties":{"unsorted":false,"formattedCitation":"[58]","plainCitation":"[58]","noteIndex":0},"citationItems":[{"id":2622,"uris":["http://zotero.org/users/6749620/items/532V639L"],"itemData":{"id":2622,"type":"article-journal","abstract":"Verbal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8D15A0">
        <w:rPr>
          <w:rFonts w:eastAsiaTheme="minorEastAsia" w:cs="Times New Roman"/>
          <w:kern w:val="0"/>
          <w:lang w:val="en-US"/>
        </w:rPr>
        <w:t>[58]</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similar to physician COD assignments, while values closer to 0 indicate that </w:t>
      </w:r>
      <w:r w:rsidR="00CC453C">
        <w:t>they</w:t>
      </w:r>
      <w:r w:rsidRPr="00D04613">
        <w:t xml:space="preserve"> are not similar to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25CF8A6F" w:rsidR="00CD3E2C" w:rsidRDefault="00AD4706" w:rsidP="009A3616">
      <w:pPr>
        <w:tabs>
          <w:tab w:val="center" w:pos="4412"/>
        </w:tabs>
        <w:spacing w:before="228"/>
        <w:jc w:val="left"/>
      </w:pPr>
      <w:r>
        <w:rPr>
          <w:b/>
          <w:sz w:val="29"/>
        </w:rPr>
        <w:t>Appendix C</w:t>
      </w:r>
      <w:r w:rsidR="008C287E">
        <w:rPr>
          <w:b/>
          <w:sz w:val="29"/>
        </w:rPr>
        <w:t xml:space="preserve">        </w:t>
      </w:r>
      <w:r w:rsidR="008C287E">
        <w:tab/>
      </w:r>
      <w:r>
        <w:rPr>
          <w:b/>
          <w:sz w:val="29"/>
        </w:rPr>
        <w:t>Experiment on Repeated Runs of</w:t>
      </w:r>
      <w:r w:rsidR="00182613">
        <w:rPr>
          <w:b/>
          <w:sz w:val="29"/>
        </w:rPr>
        <w:t xml:space="preserve"> GPT</w:t>
      </w:r>
      <w:r w:rsidR="00F66AAC">
        <w:rPr>
          <w:b/>
          <w:sz w:val="29"/>
        </w:rPr>
        <w:t xml:space="preserve"> Models</w:t>
      </w:r>
    </w:p>
    <w:p w14:paraId="48001195" w14:textId="0D28C2FF" w:rsidR="00CD3E2C" w:rsidRPr="00D04613" w:rsidRDefault="00AD4706" w:rsidP="009A3616">
      <w:r>
        <w:t xml:space="preserve">A short </w:t>
      </w:r>
      <w:r w:rsidRPr="00D04613">
        <w:t>experiment was conducted to test the consistency of GPT-3.5</w:t>
      </w:r>
      <w:r w:rsidR="001B2D9D">
        <w:t xml:space="preserve">, GPT-4, and GPT-5 </w:t>
      </w:r>
      <w:r w:rsidRPr="00D04613">
        <w:t xml:space="preserve">outputs repeated on the same record. 100 records, sampled randomly with approximately equal proportions across age </w:t>
      </w:r>
      <w:r w:rsidRPr="00D04613">
        <w:lastRenderedPageBreak/>
        <w:t xml:space="preserve">groups, CODs, and survey rounds 1 and 2, were used to test repeated runs of </w:t>
      </w:r>
      <w:r w:rsidR="001C0F20">
        <w:t xml:space="preserve">each </w:t>
      </w:r>
      <w:r w:rsidRPr="00D04613">
        <w:t>GPT</w:t>
      </w:r>
      <w:r w:rsidR="001C0F20">
        <w:t xml:space="preserve"> model</w:t>
      </w:r>
      <w:r w:rsidRPr="00D04613">
        <w:t xml:space="preserve">. Each record from the 100 records was rerun 10 times through </w:t>
      </w:r>
      <w:r w:rsidR="00D217C8">
        <w:t xml:space="preserve">each </w:t>
      </w:r>
      <w:r w:rsidRPr="00D04613">
        <w:t>GPT</w:t>
      </w:r>
      <w:r w:rsidR="00D217C8">
        <w:t xml:space="preserve"> model</w:t>
      </w:r>
      <w:r w:rsidRPr="00D04613">
        <w:t>, resulting in ten COD outputs per record. The ICD-10 codes were then converted to CGHR-10 codes and tested for consistency, where completely inconsistent results had different ICD-10 or CGHR-10 codes for each of the 10 reruns (1 times+), and completely consistent results had</w:t>
      </w:r>
      <w:r w:rsidR="001F4F8D">
        <w:t xml:space="preserve"> an</w:t>
      </w:r>
      <w:r w:rsidRPr="00D04613">
        <w:t xml:space="preserve"> </w:t>
      </w:r>
      <w:r w:rsidR="001F4F8D">
        <w:t>identical</w:t>
      </w:r>
      <w:r w:rsidRPr="00D04613">
        <w:t xml:space="preserve"> ICD-10 or CGHR-10 code for all 10 reruns (10 times), on </w:t>
      </w:r>
      <w:r w:rsidR="00BA4CEB">
        <w:t>identical</w:t>
      </w:r>
      <w:r w:rsidRPr="00D04613">
        <w:t xml:space="preserve"> record</w:t>
      </w:r>
      <w:r w:rsidR="006C2B49">
        <w:t>s</w:t>
      </w:r>
      <w:r w:rsidRPr="00D04613">
        <w:t>.</w:t>
      </w:r>
      <w:r w:rsidR="009E58C3">
        <w:t xml:space="preserve"> </w:t>
      </w:r>
      <w:r>
        <w:t xml:space="preserve">The results are </w:t>
      </w:r>
      <w:r w:rsidRPr="00D04613">
        <w:t xml:space="preserve">shown in Table C6. For all 100 records, </w:t>
      </w:r>
      <w:r w:rsidR="00B26320">
        <w:t>GPT-4</w:t>
      </w:r>
      <w:r w:rsidR="00685041">
        <w:t xml:space="preserve"> assign</w:t>
      </w:r>
      <w:r w:rsidR="00B26320">
        <w:t>ed</w:t>
      </w:r>
      <w:r w:rsidRPr="00D04613">
        <w:t xml:space="preserve"> </w:t>
      </w:r>
      <w:r w:rsidR="00552BE6">
        <w:t xml:space="preserve">an </w:t>
      </w:r>
      <w:r w:rsidR="00904A13">
        <w:t>identical</w:t>
      </w:r>
      <w:r w:rsidRPr="00D04613">
        <w:t xml:space="preserve"> ICD-10 and CGHR-10 code for </w:t>
      </w:r>
      <w:r w:rsidR="00E67E21">
        <w:t>identical</w:t>
      </w:r>
      <w:r w:rsidRPr="00D04613">
        <w:t xml:space="preserve"> record</w:t>
      </w:r>
      <w:r w:rsidR="00E67E21">
        <w:t>s</w:t>
      </w:r>
      <w:r w:rsidRPr="00D04613">
        <w:t xml:space="preserve"> 5 times</w:t>
      </w:r>
      <w:r w:rsidR="00C54F72">
        <w:t xml:space="preserve"> or more</w:t>
      </w:r>
      <w:r w:rsidRPr="00D04613">
        <w:t xml:space="preserve"> out of 10</w:t>
      </w:r>
      <w:r w:rsidR="00B26320">
        <w:t>, while GPT-3.5 and GPT-5 had similar outputs, except that</w:t>
      </w:r>
      <w:r w:rsidR="000259D2">
        <w:t xml:space="preserve"> GPT-3.5</w:t>
      </w:r>
      <w:r w:rsidR="00B26320">
        <w:t xml:space="preserve"> and GPT-5</w:t>
      </w:r>
      <w:r w:rsidR="000259D2">
        <w:t xml:space="preserve"> ha</w:t>
      </w:r>
      <w:r w:rsidR="00B26320">
        <w:t>d</w:t>
      </w:r>
      <w:r w:rsidR="000259D2">
        <w:t xml:space="preserve"> 99 records for CGHR-10 code</w:t>
      </w:r>
      <w:r w:rsidR="00B26320">
        <w:t>s and ICD-10 codes respectively</w:t>
      </w:r>
      <w:r w:rsidR="000259D2">
        <w:t>.</w:t>
      </w:r>
      <w:r w:rsidR="009E58C3">
        <w:t xml:space="preserve"> GPT-3.5 and GPT-4 were the most consis</w:t>
      </w:r>
      <w:r w:rsidR="00774781">
        <w:t>t</w:t>
      </w:r>
      <w:r w:rsidR="009E58C3">
        <w:t>ent</w:t>
      </w:r>
      <w:r w:rsidR="00774781">
        <w:t>, assigning identical ICD-10 codes over reruns for more than 70 records (</w:t>
      </w:r>
      <w:r w:rsidR="003D5DD3">
        <w:t xml:space="preserve">71 </w:t>
      </w:r>
      <w:r w:rsidR="00774781">
        <w:t>for GPT-3.5 and</w:t>
      </w:r>
      <w:r w:rsidR="003D5DD3">
        <w:t xml:space="preserve"> 75</w:t>
      </w:r>
      <w:r w:rsidR="00774781">
        <w:t xml:space="preserve"> for GPT-4), and identical CGHR-10 codes for more than 80 records (82 for GPT-3.5 and 84 for GPT-4) each</w:t>
      </w:r>
      <w:del w:id="75" w:author="Richard Wen" w:date="2025-12-05T23:47:00Z" w16du:dateUtc="2025-12-06T04:47:00Z">
        <w:r w:rsidR="00774781" w:rsidDel="008D15A0">
          <w:delText xml:space="preserve"> </w:delText>
        </w:r>
      </w:del>
      <w:r w:rsidRPr="00D04613">
        <w:t>. Th</w:t>
      </w:r>
      <w:r w:rsidR="002F0304">
        <w:t>ese</w:t>
      </w:r>
      <w:r w:rsidRPr="00D04613">
        <w:t xml:space="preserve"> number</w:t>
      </w:r>
      <w:r w:rsidR="002F0304">
        <w:t>s</w:t>
      </w:r>
      <w:r w:rsidRPr="00D04613">
        <w:t xml:space="preserve"> </w:t>
      </w:r>
      <w:r w:rsidR="00416334">
        <w:t xml:space="preserve">steadily </w:t>
      </w:r>
      <w:r w:rsidRPr="00D04613">
        <w:t>increase</w:t>
      </w:r>
      <w:r w:rsidR="008A1A13">
        <w:t xml:space="preserve"> (at 1 to 9 records)</w:t>
      </w:r>
      <w:r w:rsidRPr="00D04613">
        <w:t xml:space="preserve"> to </w:t>
      </w:r>
      <w:r w:rsidR="00127113">
        <w:t>over 90 records</w:t>
      </w:r>
      <w:r w:rsidRPr="00D04613">
        <w:t xml:space="preserve"> </w:t>
      </w:r>
      <w:r w:rsidR="00AC6692">
        <w:t>with</w:t>
      </w:r>
      <w:r w:rsidRPr="00D04613">
        <w:t xml:space="preserve"> </w:t>
      </w:r>
      <w:r w:rsidR="002F0304">
        <w:t>a reduction in</w:t>
      </w:r>
      <w:r w:rsidR="002F0304" w:rsidRPr="00D04613">
        <w:t xml:space="preserve"> </w:t>
      </w:r>
      <w:r w:rsidRPr="00D04613">
        <w:t xml:space="preserve">the number of times </w:t>
      </w:r>
      <w:r w:rsidR="00AC6692">
        <w:t>that an identical code was assigned (</w:t>
      </w:r>
      <w:r w:rsidR="003E1D44">
        <w:t xml:space="preserve">e.g., </w:t>
      </w:r>
      <w:r w:rsidR="00AC6692">
        <w:t>from 9 times</w:t>
      </w:r>
      <w:r w:rsidR="00DE0D22">
        <w:t>+</w:t>
      </w:r>
      <w:r w:rsidR="00AC6692">
        <w:t xml:space="preserve"> of 10 to 6 times</w:t>
      </w:r>
      <w:r w:rsidR="00DE0D22">
        <w:t>+</w:t>
      </w:r>
      <w:r w:rsidR="00AC6692">
        <w:t xml:space="preserve"> of 10)</w:t>
      </w:r>
      <w:r w:rsidRPr="00D04613">
        <w:t>.</w:t>
      </w:r>
      <w:r w:rsidR="004179C3">
        <w:t xml:space="preserve"> In contrast, GPT-5 was inconsistent with only 3</w:t>
      </w:r>
      <w:r w:rsidR="009C7F0B">
        <w:t>0</w:t>
      </w:r>
      <w:r w:rsidR="004179C3">
        <w:t xml:space="preserve"> and </w:t>
      </w:r>
      <w:r w:rsidR="009C7F0B">
        <w:t>59</w:t>
      </w:r>
      <w:r w:rsidR="004179C3">
        <w:t xml:space="preserve"> records with identical ICD-10 and CGHR-10 code assignments </w:t>
      </w:r>
      <w:r w:rsidR="007D760B">
        <w:t xml:space="preserve">over reruns </w:t>
      </w:r>
      <w:r w:rsidR="004179C3">
        <w:t>respectively.</w:t>
      </w:r>
      <w:r w:rsidR="00447020">
        <w:t xml:space="preserve"> A</w:t>
      </w:r>
      <w:r w:rsidR="001143B2">
        <w:t xml:space="preserve"> steeper</w:t>
      </w:r>
      <w:r w:rsidR="00447020">
        <w:t xml:space="preserve"> increase </w:t>
      </w:r>
      <w:r w:rsidR="00633C56">
        <w:t xml:space="preserve">of </w:t>
      </w:r>
      <w:r w:rsidR="0097592C">
        <w:t>5</w:t>
      </w:r>
      <w:r w:rsidR="00633C56">
        <w:t xml:space="preserve"> to </w:t>
      </w:r>
      <w:r w:rsidR="0005512F">
        <w:t>1</w:t>
      </w:r>
      <w:r w:rsidR="0010247E">
        <w:t>5</w:t>
      </w:r>
      <w:r w:rsidR="00633C56">
        <w:t xml:space="preserve"> records </w:t>
      </w:r>
      <w:r w:rsidR="00447020">
        <w:t>was observed with a reduction in the number of times that an identical</w:t>
      </w:r>
      <w:r w:rsidR="00633C56">
        <w:t xml:space="preserve"> code was assigned.</w:t>
      </w:r>
      <w:r w:rsidR="00447020">
        <w:t xml:space="preserve"> </w:t>
      </w:r>
      <w:r w:rsidR="00B76926">
        <w:t>We note that the temperature and seed parameters that were available in GPT-3.5/4, and unavailable in GPT-5, were suspect for these differences.</w:t>
      </w:r>
      <w:r w:rsidRPr="00D04613">
        <w:t xml:space="preserve"> Thus, GPT</w:t>
      </w:r>
      <w:r w:rsidR="00A13547">
        <w:t xml:space="preserve"> models</w:t>
      </w:r>
      <w:r w:rsidRPr="00D04613">
        <w:t xml:space="preserve"> do not always </w:t>
      </w:r>
      <w:r w:rsidR="00CA1489">
        <w:t>guarantee identical</w:t>
      </w:r>
      <w:r w:rsidRPr="00D04613">
        <w:t xml:space="preserve"> outputs when repeated on the same record (10 times out of 10), </w:t>
      </w:r>
      <w:r w:rsidR="009A3BF2">
        <w:t>despite</w:t>
      </w:r>
      <w:r w:rsidRPr="00D04613">
        <w:t xml:space="preserve"> </w:t>
      </w:r>
      <w:r w:rsidR="00AD0E60">
        <w:t>parameter adjust</w:t>
      </w:r>
      <w:r w:rsidR="00BF4029">
        <w:t>ments for</w:t>
      </w:r>
      <w:r w:rsidR="00AD0E60">
        <w:t xml:space="preserve"> more deterministic</w:t>
      </w:r>
      <w:r w:rsidR="00BF4029">
        <w:t xml:space="preserve"> outputs</w:t>
      </w:r>
      <w:r w:rsidRPr="00D04613">
        <w:t xml:space="preserve"> </w:t>
      </w:r>
      <w:r w:rsidR="00AD0E60">
        <w:t>(</w:t>
      </w:r>
      <w:r w:rsidR="003E1D44">
        <w:t xml:space="preserve">e.g., </w:t>
      </w:r>
      <w:r w:rsidRPr="00D04613">
        <w:t>temperature</w:t>
      </w:r>
      <w:r w:rsidR="00AD0E60">
        <w:t xml:space="preserve"> </w:t>
      </w:r>
      <w:r w:rsidRPr="00D04613">
        <w:t>set to 0</w:t>
      </w:r>
      <w:r w:rsidR="00AD0E60">
        <w:t xml:space="preserve">, </w:t>
      </w:r>
      <w:r w:rsidR="00F223D9">
        <w:t>seed set to a constant of 1234</w:t>
      </w:r>
      <w:r w:rsidR="00AD0E60">
        <w:t xml:space="preserve">, </w:t>
      </w:r>
      <w:r w:rsidR="002A269B">
        <w:t>verbosity</w:t>
      </w:r>
      <w:r w:rsidR="00AD0E60">
        <w:t xml:space="preserve"> set to low, reasoning set to minimal)</w:t>
      </w:r>
      <w:r w:rsidR="009E35FB">
        <w:t xml:space="preserve">. </w:t>
      </w:r>
      <w:r w:rsidR="006973C4">
        <w:t>T</w:t>
      </w:r>
      <w:r w:rsidR="00453C25">
        <w:t>his experiment reveal</w:t>
      </w:r>
      <w:r w:rsidR="00E1699F">
        <w:t>ed</w:t>
      </w:r>
      <w:r w:rsidR="00453C25">
        <w:t xml:space="preserve"> that </w:t>
      </w:r>
      <w:r w:rsidR="00D30165">
        <w:t>GPT-3.5/4</w:t>
      </w:r>
      <w:r w:rsidR="009E35FB">
        <w:t xml:space="preserve"> </w:t>
      </w:r>
      <w:r w:rsidR="00D30165">
        <w:t>did produce identical outputs when rerun</w:t>
      </w:r>
      <w:r w:rsidRPr="00D04613">
        <w:t xml:space="preserve"> for more than half the records</w:t>
      </w:r>
      <w:r w:rsidR="00D30165">
        <w:t xml:space="preserve">, </w:t>
      </w:r>
      <w:r w:rsidR="00731820">
        <w:t xml:space="preserve">while this </w:t>
      </w:r>
      <w:r w:rsidR="00455239">
        <w:t>was</w:t>
      </w:r>
      <w:r w:rsidR="00731820">
        <w:t xml:space="preserve"> true</w:t>
      </w:r>
      <w:r w:rsidR="00F04719">
        <w:t xml:space="preserve"> only</w:t>
      </w:r>
      <w:r w:rsidR="00731820">
        <w:t xml:space="preserve"> for </w:t>
      </w:r>
      <w:r w:rsidR="00F04719">
        <w:t xml:space="preserve">CGHR-10 codes in the case of </w:t>
      </w:r>
      <w:r w:rsidR="00D30165">
        <w:t>GPT-5</w:t>
      </w:r>
      <w:r w:rsidRPr="00D04613">
        <w:t>. For most records (</w:t>
      </w:r>
      <w:r w:rsidR="0036577E">
        <w:t>a</w:t>
      </w:r>
      <w:r w:rsidR="00516B13">
        <w:t>pproximately</w:t>
      </w:r>
      <w:r w:rsidRPr="00D04613">
        <w:t xml:space="preserve"> 90%),</w:t>
      </w:r>
      <w:r w:rsidR="00A27804" w:rsidRPr="00D04613">
        <w:t xml:space="preserve"> </w:t>
      </w:r>
      <w:r w:rsidRPr="00D04613">
        <w:t>GPT-3.5</w:t>
      </w:r>
      <w:r w:rsidR="00E57BB7">
        <w:t xml:space="preserve"> and GPT-4</w:t>
      </w:r>
      <w:r w:rsidRPr="00D04613">
        <w:t xml:space="preserve"> produce</w:t>
      </w:r>
      <w:r w:rsidR="00B349F0">
        <w:t>d</w:t>
      </w:r>
      <w:r w:rsidRPr="00D04613">
        <w:t xml:space="preserve"> the same outputs for </w:t>
      </w:r>
      <w:r w:rsidR="00133532">
        <w:t>identical</w:t>
      </w:r>
      <w:r w:rsidRPr="00D04613">
        <w:t xml:space="preserve"> record</w:t>
      </w:r>
      <w:r w:rsidR="00133532">
        <w:t>s</w:t>
      </w:r>
      <w:r w:rsidRPr="00D04613">
        <w:t xml:space="preserve"> 7</w:t>
      </w:r>
      <w:r w:rsidR="006F4E77">
        <w:t>+</w:t>
      </w:r>
      <w:r w:rsidRPr="00D04613">
        <w:t xml:space="preserve"> times</w:t>
      </w:r>
      <w:r w:rsidR="006F4E77">
        <w:t xml:space="preserve"> </w:t>
      </w:r>
      <w:r w:rsidRPr="00D04613">
        <w:t>of 10</w:t>
      </w:r>
      <w:r w:rsidR="00232AFA">
        <w:t xml:space="preserve">, while this </w:t>
      </w:r>
      <w:r w:rsidR="00F01925">
        <w:t>was</w:t>
      </w:r>
      <w:r w:rsidR="00232AFA">
        <w:t xml:space="preserve"> observed at </w:t>
      </w:r>
      <w:r w:rsidR="0078144C">
        <w:t>6</w:t>
      </w:r>
      <w:r w:rsidR="00232AFA">
        <w:t>+ times out of 10 for GPT-5.</w:t>
      </w:r>
    </w:p>
    <w:p w14:paraId="45AF6E73" w14:textId="57992FAF" w:rsidR="00CD3E2C" w:rsidRPr="0053108A" w:rsidRDefault="00AD4706" w:rsidP="009A3616">
      <w:pPr>
        <w:pStyle w:val="TableCaption"/>
        <w:rPr>
          <w:b/>
        </w:rPr>
      </w:pPr>
      <w:r>
        <w:rPr>
          <w:b/>
        </w:rPr>
        <w:t xml:space="preserve">Table C6 </w:t>
      </w:r>
      <w:r>
        <w:t>Records with</w:t>
      </w:r>
      <w:r w:rsidR="00401DF8">
        <w:t xml:space="preserve"> identical</w:t>
      </w:r>
      <w:r>
        <w:t xml:space="preserve"> GPT</w:t>
      </w:r>
      <w:r w:rsidR="003D3E73">
        <w:t xml:space="preserve">-3.5/4/5 </w:t>
      </w:r>
      <w:r>
        <w:t>outputs based on 10 repeated reruns of 100 records</w:t>
      </w:r>
      <w:r w:rsidR="00C50682">
        <w:t>.</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D01EEF">
        <w:trPr>
          <w:trHeight w:val="20"/>
          <w:tblCellSpacing w:w="11" w:type="dxa"/>
          <w:jc w:val="center"/>
        </w:trPr>
        <w:tc>
          <w:tcPr>
            <w:tcW w:w="2517" w:type="pct"/>
            <w:tcBorders>
              <w:top w:val="single" w:sz="8" w:space="0" w:color="auto"/>
              <w:left w:val="nil"/>
              <w:bottom w:val="single" w:sz="4" w:space="0" w:color="000000"/>
              <w:right w:val="nil"/>
            </w:tcBorders>
          </w:tcPr>
          <w:p w14:paraId="762D0C23" w14:textId="6183426C" w:rsidR="00CD3E2C" w:rsidRDefault="004F1E04" w:rsidP="002F3E37">
            <w:pPr>
              <w:spacing w:after="0" w:line="240" w:lineRule="auto"/>
              <w:jc w:val="left"/>
            </w:pPr>
            <w:r>
              <w:rPr>
                <w:sz w:val="16"/>
              </w:rPr>
              <w:t xml:space="preserve"># of </w:t>
            </w:r>
            <w:r w:rsidR="00AD4706">
              <w:rPr>
                <w:sz w:val="16"/>
              </w:rPr>
              <w:t xml:space="preserve">Times with </w:t>
            </w:r>
            <w:r w:rsidR="000E0307">
              <w:rPr>
                <w:sz w:val="16"/>
              </w:rPr>
              <w:t>Identical</w:t>
            </w:r>
            <w:r w:rsidR="00AD4706">
              <w:rPr>
                <w:sz w:val="16"/>
              </w:rPr>
              <w:t xml:space="preserve"> GPT-3.5 Outputs</w:t>
            </w:r>
          </w:p>
        </w:tc>
        <w:tc>
          <w:tcPr>
            <w:tcW w:w="1236"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8"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D01EEF">
        <w:trPr>
          <w:trHeight w:val="20"/>
          <w:tblCellSpacing w:w="11" w:type="dxa"/>
          <w:jc w:val="center"/>
        </w:trPr>
        <w:tc>
          <w:tcPr>
            <w:tcW w:w="2517"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36" w:type="pct"/>
            <w:tcBorders>
              <w:left w:val="nil"/>
              <w:bottom w:val="nil"/>
              <w:right w:val="nil"/>
            </w:tcBorders>
          </w:tcPr>
          <w:p w14:paraId="5B13E2D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left w:val="nil"/>
              <w:bottom w:val="nil"/>
              <w:right w:val="nil"/>
            </w:tcBorders>
          </w:tcPr>
          <w:p w14:paraId="24F1A321"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50E720E2" w14:textId="77777777" w:rsidTr="00D01EEF">
        <w:trPr>
          <w:trHeight w:val="20"/>
          <w:tblCellSpacing w:w="11" w:type="dxa"/>
          <w:jc w:val="center"/>
        </w:trPr>
        <w:tc>
          <w:tcPr>
            <w:tcW w:w="2517"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36" w:type="pct"/>
            <w:tcBorders>
              <w:top w:val="nil"/>
              <w:left w:val="nil"/>
              <w:bottom w:val="nil"/>
              <w:right w:val="nil"/>
            </w:tcBorders>
          </w:tcPr>
          <w:p w14:paraId="4B5F151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19B85D7C"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7792FDD0" w14:textId="77777777" w:rsidTr="00D01EEF">
        <w:trPr>
          <w:trHeight w:val="20"/>
          <w:tblCellSpacing w:w="11" w:type="dxa"/>
          <w:jc w:val="center"/>
        </w:trPr>
        <w:tc>
          <w:tcPr>
            <w:tcW w:w="2517"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36" w:type="pct"/>
            <w:tcBorders>
              <w:top w:val="nil"/>
              <w:left w:val="nil"/>
              <w:bottom w:val="nil"/>
              <w:right w:val="nil"/>
            </w:tcBorders>
          </w:tcPr>
          <w:p w14:paraId="728E08AB"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4DEF7CC9"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20C0B5A0" w14:textId="77777777" w:rsidTr="00D01EEF">
        <w:trPr>
          <w:trHeight w:val="20"/>
          <w:tblCellSpacing w:w="11" w:type="dxa"/>
          <w:jc w:val="center"/>
        </w:trPr>
        <w:tc>
          <w:tcPr>
            <w:tcW w:w="2517"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36" w:type="pct"/>
            <w:tcBorders>
              <w:top w:val="nil"/>
              <w:left w:val="nil"/>
              <w:bottom w:val="nil"/>
              <w:right w:val="nil"/>
            </w:tcBorders>
          </w:tcPr>
          <w:p w14:paraId="3122E7E3"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326C0D7" w14:textId="77777777" w:rsidR="00CD3E2C" w:rsidRPr="00BF78DE" w:rsidRDefault="00AD4706" w:rsidP="002F3E37">
            <w:pPr>
              <w:spacing w:after="0" w:line="240" w:lineRule="auto"/>
              <w:jc w:val="left"/>
              <w:rPr>
                <w:sz w:val="16"/>
                <w:szCs w:val="16"/>
              </w:rPr>
            </w:pPr>
            <w:r w:rsidRPr="00BF78DE">
              <w:rPr>
                <w:sz w:val="16"/>
                <w:szCs w:val="16"/>
              </w:rPr>
              <w:t>100</w:t>
            </w:r>
          </w:p>
        </w:tc>
      </w:tr>
      <w:tr w:rsidR="00CD3E2C" w14:paraId="0FFA11CB" w14:textId="77777777" w:rsidTr="00D01EEF">
        <w:trPr>
          <w:trHeight w:val="20"/>
          <w:tblCellSpacing w:w="11" w:type="dxa"/>
          <w:jc w:val="center"/>
        </w:trPr>
        <w:tc>
          <w:tcPr>
            <w:tcW w:w="2517"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36" w:type="pct"/>
            <w:tcBorders>
              <w:top w:val="nil"/>
              <w:left w:val="nil"/>
              <w:bottom w:val="nil"/>
              <w:right w:val="nil"/>
            </w:tcBorders>
          </w:tcPr>
          <w:p w14:paraId="71CEB335" w14:textId="77777777" w:rsidR="00CD3E2C" w:rsidRPr="0002593F" w:rsidRDefault="00AD4706" w:rsidP="002F3E37">
            <w:pPr>
              <w:spacing w:after="0" w:line="240" w:lineRule="auto"/>
              <w:jc w:val="left"/>
              <w:rPr>
                <w:sz w:val="16"/>
                <w:szCs w:val="16"/>
              </w:rPr>
            </w:pPr>
            <w:r w:rsidRPr="0002593F">
              <w:rPr>
                <w:sz w:val="16"/>
                <w:szCs w:val="16"/>
              </w:rPr>
              <w:t>100</w:t>
            </w:r>
          </w:p>
        </w:tc>
        <w:tc>
          <w:tcPr>
            <w:tcW w:w="1198" w:type="pct"/>
            <w:tcBorders>
              <w:top w:val="nil"/>
              <w:left w:val="nil"/>
              <w:bottom w:val="nil"/>
              <w:right w:val="nil"/>
            </w:tcBorders>
          </w:tcPr>
          <w:p w14:paraId="21BDF8AF" w14:textId="3315ABDF" w:rsidR="00CD3E2C" w:rsidRPr="00BF78DE" w:rsidRDefault="00BF78DE" w:rsidP="002F3E37">
            <w:pPr>
              <w:spacing w:after="0" w:line="240" w:lineRule="auto"/>
              <w:jc w:val="left"/>
              <w:rPr>
                <w:sz w:val="16"/>
                <w:szCs w:val="16"/>
              </w:rPr>
            </w:pPr>
            <w:r w:rsidRPr="00BF78DE">
              <w:rPr>
                <w:sz w:val="16"/>
                <w:szCs w:val="16"/>
              </w:rPr>
              <w:t>99</w:t>
            </w:r>
          </w:p>
        </w:tc>
      </w:tr>
      <w:tr w:rsidR="00CD3E2C" w14:paraId="0A69AE0B" w14:textId="77777777" w:rsidTr="00D01EEF">
        <w:trPr>
          <w:trHeight w:val="20"/>
          <w:tblCellSpacing w:w="11" w:type="dxa"/>
          <w:jc w:val="center"/>
        </w:trPr>
        <w:tc>
          <w:tcPr>
            <w:tcW w:w="2517"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36" w:type="pct"/>
            <w:tcBorders>
              <w:top w:val="nil"/>
              <w:left w:val="nil"/>
              <w:bottom w:val="nil"/>
              <w:right w:val="nil"/>
            </w:tcBorders>
          </w:tcPr>
          <w:p w14:paraId="37526E7F" w14:textId="3F2A3316"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5</w:t>
            </w:r>
          </w:p>
        </w:tc>
        <w:tc>
          <w:tcPr>
            <w:tcW w:w="1198" w:type="pct"/>
            <w:tcBorders>
              <w:top w:val="nil"/>
              <w:left w:val="nil"/>
              <w:bottom w:val="nil"/>
              <w:right w:val="nil"/>
            </w:tcBorders>
          </w:tcPr>
          <w:p w14:paraId="7065BF52" w14:textId="23B1A07C"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8</w:t>
            </w:r>
          </w:p>
        </w:tc>
      </w:tr>
      <w:tr w:rsidR="00CD3E2C" w14:paraId="740CD36E" w14:textId="77777777" w:rsidTr="00D01EEF">
        <w:trPr>
          <w:trHeight w:val="20"/>
          <w:tblCellSpacing w:w="11" w:type="dxa"/>
          <w:jc w:val="center"/>
        </w:trPr>
        <w:tc>
          <w:tcPr>
            <w:tcW w:w="2517"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36" w:type="pct"/>
            <w:tcBorders>
              <w:top w:val="nil"/>
              <w:left w:val="nil"/>
              <w:bottom w:val="nil"/>
              <w:right w:val="nil"/>
            </w:tcBorders>
          </w:tcPr>
          <w:p w14:paraId="16E390A5" w14:textId="62464DD4" w:rsidR="00CD3E2C" w:rsidRPr="0002593F" w:rsidRDefault="00AD4706" w:rsidP="002F3E37">
            <w:pPr>
              <w:spacing w:after="0" w:line="240" w:lineRule="auto"/>
              <w:jc w:val="left"/>
              <w:rPr>
                <w:sz w:val="16"/>
                <w:szCs w:val="16"/>
              </w:rPr>
            </w:pPr>
            <w:r w:rsidRPr="0002593F">
              <w:rPr>
                <w:sz w:val="16"/>
                <w:szCs w:val="16"/>
              </w:rPr>
              <w:t>9</w:t>
            </w:r>
            <w:r w:rsidR="0002593F" w:rsidRPr="0002593F">
              <w:rPr>
                <w:sz w:val="16"/>
                <w:szCs w:val="16"/>
              </w:rPr>
              <w:t>0</w:t>
            </w:r>
          </w:p>
        </w:tc>
        <w:tc>
          <w:tcPr>
            <w:tcW w:w="1198" w:type="pct"/>
            <w:tcBorders>
              <w:top w:val="nil"/>
              <w:left w:val="nil"/>
              <w:bottom w:val="nil"/>
              <w:right w:val="nil"/>
            </w:tcBorders>
          </w:tcPr>
          <w:p w14:paraId="3330D94B" w14:textId="5E87CA3F"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5</w:t>
            </w:r>
          </w:p>
        </w:tc>
      </w:tr>
      <w:tr w:rsidR="00CD3E2C" w14:paraId="192F8827" w14:textId="77777777" w:rsidTr="00D01EEF">
        <w:trPr>
          <w:trHeight w:val="20"/>
          <w:tblCellSpacing w:w="11" w:type="dxa"/>
          <w:jc w:val="center"/>
        </w:trPr>
        <w:tc>
          <w:tcPr>
            <w:tcW w:w="2517"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36" w:type="pct"/>
            <w:tcBorders>
              <w:top w:val="nil"/>
              <w:left w:val="nil"/>
              <w:bottom w:val="nil"/>
              <w:right w:val="nil"/>
            </w:tcBorders>
          </w:tcPr>
          <w:p w14:paraId="58321231" w14:textId="77777777" w:rsidR="00CD3E2C" w:rsidRPr="0002593F" w:rsidRDefault="00AD4706" w:rsidP="002F3E37">
            <w:pPr>
              <w:spacing w:after="0" w:line="240" w:lineRule="auto"/>
              <w:jc w:val="left"/>
              <w:rPr>
                <w:sz w:val="16"/>
                <w:szCs w:val="16"/>
              </w:rPr>
            </w:pPr>
            <w:r w:rsidRPr="0002593F">
              <w:rPr>
                <w:sz w:val="16"/>
                <w:szCs w:val="16"/>
              </w:rPr>
              <w:t>86</w:t>
            </w:r>
          </w:p>
        </w:tc>
        <w:tc>
          <w:tcPr>
            <w:tcW w:w="1198" w:type="pct"/>
            <w:tcBorders>
              <w:top w:val="nil"/>
              <w:left w:val="nil"/>
              <w:bottom w:val="nil"/>
              <w:right w:val="nil"/>
            </w:tcBorders>
          </w:tcPr>
          <w:p w14:paraId="13F0D532" w14:textId="47B82E44" w:rsidR="00CD3E2C" w:rsidRPr="00BF78DE" w:rsidRDefault="00AD4706" w:rsidP="002F3E37">
            <w:pPr>
              <w:spacing w:after="0" w:line="240" w:lineRule="auto"/>
              <w:jc w:val="left"/>
              <w:rPr>
                <w:sz w:val="16"/>
                <w:szCs w:val="16"/>
              </w:rPr>
            </w:pPr>
            <w:r w:rsidRPr="00BF78DE">
              <w:rPr>
                <w:sz w:val="16"/>
                <w:szCs w:val="16"/>
              </w:rPr>
              <w:t>9</w:t>
            </w:r>
            <w:r w:rsidR="00BF78DE" w:rsidRPr="00BF78DE">
              <w:rPr>
                <w:sz w:val="16"/>
                <w:szCs w:val="16"/>
              </w:rPr>
              <w:t>2</w:t>
            </w:r>
          </w:p>
        </w:tc>
      </w:tr>
      <w:tr w:rsidR="00CD3E2C" w14:paraId="3AB53AEE" w14:textId="77777777" w:rsidTr="00D01EEF">
        <w:trPr>
          <w:trHeight w:val="20"/>
          <w:tblCellSpacing w:w="11" w:type="dxa"/>
          <w:jc w:val="center"/>
        </w:trPr>
        <w:tc>
          <w:tcPr>
            <w:tcW w:w="2517"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36" w:type="pct"/>
            <w:tcBorders>
              <w:top w:val="nil"/>
              <w:left w:val="nil"/>
              <w:bottom w:val="nil"/>
              <w:right w:val="nil"/>
            </w:tcBorders>
          </w:tcPr>
          <w:p w14:paraId="094BDAF3" w14:textId="52AAF2BE" w:rsidR="00CD3E2C" w:rsidRPr="0002593F" w:rsidRDefault="0002593F" w:rsidP="002F3E37">
            <w:pPr>
              <w:spacing w:after="0" w:line="240" w:lineRule="auto"/>
              <w:jc w:val="left"/>
              <w:rPr>
                <w:sz w:val="16"/>
                <w:szCs w:val="16"/>
              </w:rPr>
            </w:pPr>
            <w:r w:rsidRPr="0002593F">
              <w:rPr>
                <w:sz w:val="16"/>
                <w:szCs w:val="16"/>
              </w:rPr>
              <w:t>80</w:t>
            </w:r>
          </w:p>
        </w:tc>
        <w:tc>
          <w:tcPr>
            <w:tcW w:w="1198" w:type="pct"/>
            <w:tcBorders>
              <w:top w:val="nil"/>
              <w:left w:val="nil"/>
              <w:bottom w:val="nil"/>
              <w:right w:val="nil"/>
            </w:tcBorders>
          </w:tcPr>
          <w:p w14:paraId="3E1B5C6B" w14:textId="30EBCC9B" w:rsidR="00CD3E2C" w:rsidRPr="00BF78DE" w:rsidRDefault="00AD4706" w:rsidP="002F3E37">
            <w:pPr>
              <w:spacing w:after="0" w:line="240" w:lineRule="auto"/>
              <w:jc w:val="left"/>
              <w:rPr>
                <w:sz w:val="16"/>
                <w:szCs w:val="16"/>
              </w:rPr>
            </w:pPr>
            <w:r w:rsidRPr="00BF78DE">
              <w:rPr>
                <w:sz w:val="16"/>
                <w:szCs w:val="16"/>
              </w:rPr>
              <w:t>8</w:t>
            </w:r>
            <w:r w:rsidR="00BF78DE" w:rsidRPr="00BF78DE">
              <w:rPr>
                <w:sz w:val="16"/>
                <w:szCs w:val="16"/>
              </w:rPr>
              <w:t>9</w:t>
            </w:r>
          </w:p>
        </w:tc>
      </w:tr>
      <w:tr w:rsidR="00CD3E2C" w14:paraId="6CE6B1DE" w14:textId="77777777" w:rsidTr="00D01EEF">
        <w:trPr>
          <w:trHeight w:val="20"/>
          <w:tblCellSpacing w:w="11" w:type="dxa"/>
          <w:jc w:val="center"/>
        </w:trPr>
        <w:tc>
          <w:tcPr>
            <w:tcW w:w="2517" w:type="pct"/>
            <w:tcBorders>
              <w:top w:val="nil"/>
              <w:left w:val="nil"/>
              <w:bottom w:val="nil"/>
              <w:right w:val="nil"/>
            </w:tcBorders>
          </w:tcPr>
          <w:p w14:paraId="55A28FEE" w14:textId="77777777" w:rsidR="00CD3E2C" w:rsidRDefault="00AD4706" w:rsidP="002F3E37">
            <w:pPr>
              <w:spacing w:after="0" w:line="240" w:lineRule="auto"/>
              <w:jc w:val="left"/>
            </w:pPr>
            <w:r>
              <w:rPr>
                <w:sz w:val="16"/>
              </w:rPr>
              <w:lastRenderedPageBreak/>
              <w:t>10 times (consistent)</w:t>
            </w:r>
          </w:p>
        </w:tc>
        <w:tc>
          <w:tcPr>
            <w:tcW w:w="1236" w:type="pct"/>
            <w:tcBorders>
              <w:top w:val="nil"/>
              <w:left w:val="nil"/>
              <w:bottom w:val="nil"/>
              <w:right w:val="nil"/>
            </w:tcBorders>
          </w:tcPr>
          <w:p w14:paraId="587884A3" w14:textId="3CA9C9A6" w:rsidR="00CD3E2C" w:rsidRPr="0002593F" w:rsidRDefault="0002593F" w:rsidP="002F3E37">
            <w:pPr>
              <w:spacing w:after="0" w:line="240" w:lineRule="auto"/>
              <w:jc w:val="left"/>
              <w:rPr>
                <w:sz w:val="16"/>
                <w:szCs w:val="16"/>
              </w:rPr>
            </w:pPr>
            <w:r w:rsidRPr="0002593F">
              <w:rPr>
                <w:sz w:val="16"/>
                <w:szCs w:val="16"/>
              </w:rPr>
              <w:t>71</w:t>
            </w:r>
          </w:p>
        </w:tc>
        <w:tc>
          <w:tcPr>
            <w:tcW w:w="1198" w:type="pct"/>
            <w:tcBorders>
              <w:top w:val="nil"/>
              <w:left w:val="nil"/>
              <w:bottom w:val="nil"/>
              <w:right w:val="nil"/>
            </w:tcBorders>
          </w:tcPr>
          <w:p w14:paraId="22853FA0" w14:textId="592DFCAC" w:rsidR="00CD3E2C" w:rsidRPr="00BF78DE" w:rsidRDefault="00BF78DE" w:rsidP="002F3E37">
            <w:pPr>
              <w:spacing w:after="0" w:line="240" w:lineRule="auto"/>
              <w:jc w:val="left"/>
              <w:rPr>
                <w:sz w:val="16"/>
                <w:szCs w:val="16"/>
              </w:rPr>
            </w:pPr>
            <w:r w:rsidRPr="00BF78DE">
              <w:rPr>
                <w:sz w:val="16"/>
                <w:szCs w:val="16"/>
              </w:rPr>
              <w:t>82</w:t>
            </w:r>
          </w:p>
        </w:tc>
      </w:tr>
      <w:tr w:rsidR="00D01EEF" w14:paraId="366F4CD6" w14:textId="77777777" w:rsidTr="00D01EEF">
        <w:trPr>
          <w:trHeight w:val="20"/>
          <w:tblCellSpacing w:w="11" w:type="dxa"/>
          <w:jc w:val="center"/>
        </w:trPr>
        <w:tc>
          <w:tcPr>
            <w:tcW w:w="2517" w:type="pct"/>
            <w:tcBorders>
              <w:top w:val="single" w:sz="4" w:space="0" w:color="auto"/>
              <w:left w:val="nil"/>
              <w:bottom w:val="single" w:sz="4" w:space="0" w:color="auto"/>
              <w:right w:val="nil"/>
            </w:tcBorders>
          </w:tcPr>
          <w:p w14:paraId="311A5352" w14:textId="7D633C42" w:rsidR="00D01EEF" w:rsidRDefault="004F1E04" w:rsidP="002F3E37">
            <w:pPr>
              <w:spacing w:after="0" w:line="240" w:lineRule="auto"/>
              <w:jc w:val="left"/>
              <w:rPr>
                <w:sz w:val="16"/>
              </w:rPr>
            </w:pPr>
            <w:r>
              <w:rPr>
                <w:sz w:val="16"/>
              </w:rPr>
              <w:t xml:space="preserve"># of </w:t>
            </w:r>
            <w:r w:rsidR="00D01EEF">
              <w:rPr>
                <w:sz w:val="16"/>
              </w:rPr>
              <w:t xml:space="preserve">Times with </w:t>
            </w:r>
            <w:r w:rsidR="000E0307">
              <w:rPr>
                <w:sz w:val="16"/>
              </w:rPr>
              <w:t>Identical</w:t>
            </w:r>
            <w:r w:rsidR="00D01EEF">
              <w:rPr>
                <w:sz w:val="16"/>
              </w:rPr>
              <w:t xml:space="preserve"> GPT-4 Outputs</w:t>
            </w:r>
          </w:p>
        </w:tc>
        <w:tc>
          <w:tcPr>
            <w:tcW w:w="1236" w:type="pct"/>
            <w:tcBorders>
              <w:top w:val="single" w:sz="4" w:space="0" w:color="auto"/>
              <w:left w:val="nil"/>
              <w:bottom w:val="single" w:sz="4" w:space="0" w:color="auto"/>
              <w:right w:val="nil"/>
            </w:tcBorders>
          </w:tcPr>
          <w:p w14:paraId="59FB32F3" w14:textId="7C02FEF6" w:rsidR="00D01EEF" w:rsidRDefault="00D01EEF" w:rsidP="002F3E3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14DE7D08" w14:textId="6DC6FF6C" w:rsidR="00D01EEF" w:rsidRDefault="00D01EEF" w:rsidP="002F3E37">
            <w:pPr>
              <w:spacing w:after="0" w:line="240" w:lineRule="auto"/>
              <w:jc w:val="left"/>
              <w:rPr>
                <w:sz w:val="16"/>
              </w:rPr>
            </w:pPr>
            <w:r>
              <w:rPr>
                <w:sz w:val="16"/>
              </w:rPr>
              <w:t>CGHR-10 Records</w:t>
            </w:r>
          </w:p>
        </w:tc>
      </w:tr>
      <w:tr w:rsidR="00836EC2" w14:paraId="13015BB0" w14:textId="77777777" w:rsidTr="00D01EEF">
        <w:trPr>
          <w:trHeight w:val="20"/>
          <w:tblCellSpacing w:w="11" w:type="dxa"/>
          <w:jc w:val="center"/>
        </w:trPr>
        <w:tc>
          <w:tcPr>
            <w:tcW w:w="2517" w:type="pct"/>
            <w:tcBorders>
              <w:top w:val="nil"/>
              <w:left w:val="nil"/>
              <w:bottom w:val="nil"/>
              <w:right w:val="nil"/>
            </w:tcBorders>
          </w:tcPr>
          <w:p w14:paraId="4D08D35D" w14:textId="42363017"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66A16A54" w14:textId="307E5805"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597906A9" w14:textId="5EFD462A" w:rsidR="00836EC2" w:rsidRDefault="00D34DDF" w:rsidP="00836EC2">
            <w:pPr>
              <w:spacing w:after="0" w:line="240" w:lineRule="auto"/>
              <w:jc w:val="left"/>
              <w:rPr>
                <w:sz w:val="16"/>
              </w:rPr>
            </w:pPr>
            <w:r>
              <w:rPr>
                <w:sz w:val="16"/>
              </w:rPr>
              <w:t>100</w:t>
            </w:r>
          </w:p>
        </w:tc>
      </w:tr>
      <w:tr w:rsidR="00836EC2" w14:paraId="11095554" w14:textId="77777777" w:rsidTr="00D01EEF">
        <w:trPr>
          <w:trHeight w:val="20"/>
          <w:tblCellSpacing w:w="11" w:type="dxa"/>
          <w:jc w:val="center"/>
        </w:trPr>
        <w:tc>
          <w:tcPr>
            <w:tcW w:w="2517" w:type="pct"/>
            <w:tcBorders>
              <w:top w:val="nil"/>
              <w:left w:val="nil"/>
              <w:bottom w:val="nil"/>
              <w:right w:val="nil"/>
            </w:tcBorders>
          </w:tcPr>
          <w:p w14:paraId="628F7FB4" w14:textId="33DFA7A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362317B9" w14:textId="1F1F21E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7B51ED4B" w14:textId="68527E3B" w:rsidR="00836EC2" w:rsidRDefault="001C61B2" w:rsidP="00836EC2">
            <w:pPr>
              <w:spacing w:after="0" w:line="240" w:lineRule="auto"/>
              <w:jc w:val="left"/>
              <w:rPr>
                <w:sz w:val="16"/>
              </w:rPr>
            </w:pPr>
            <w:r>
              <w:rPr>
                <w:sz w:val="16"/>
              </w:rPr>
              <w:t>100</w:t>
            </w:r>
          </w:p>
        </w:tc>
      </w:tr>
      <w:tr w:rsidR="00836EC2" w14:paraId="5625D6F2" w14:textId="77777777" w:rsidTr="00D01EEF">
        <w:trPr>
          <w:trHeight w:val="20"/>
          <w:tblCellSpacing w:w="11" w:type="dxa"/>
          <w:jc w:val="center"/>
        </w:trPr>
        <w:tc>
          <w:tcPr>
            <w:tcW w:w="2517" w:type="pct"/>
            <w:tcBorders>
              <w:top w:val="nil"/>
              <w:left w:val="nil"/>
              <w:bottom w:val="nil"/>
              <w:right w:val="nil"/>
            </w:tcBorders>
          </w:tcPr>
          <w:p w14:paraId="21DDB7B8" w14:textId="262FFF46"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51DDC238" w14:textId="47D0DDD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4370B6E9" w14:textId="3454F84B" w:rsidR="00836EC2" w:rsidRDefault="001C61B2" w:rsidP="00836EC2">
            <w:pPr>
              <w:spacing w:after="0" w:line="240" w:lineRule="auto"/>
              <w:jc w:val="left"/>
              <w:rPr>
                <w:sz w:val="16"/>
              </w:rPr>
            </w:pPr>
            <w:r>
              <w:rPr>
                <w:sz w:val="16"/>
              </w:rPr>
              <w:t>100</w:t>
            </w:r>
          </w:p>
        </w:tc>
      </w:tr>
      <w:tr w:rsidR="00836EC2" w14:paraId="6C8713FB" w14:textId="77777777" w:rsidTr="00D01EEF">
        <w:trPr>
          <w:trHeight w:val="20"/>
          <w:tblCellSpacing w:w="11" w:type="dxa"/>
          <w:jc w:val="center"/>
        </w:trPr>
        <w:tc>
          <w:tcPr>
            <w:tcW w:w="2517" w:type="pct"/>
            <w:tcBorders>
              <w:top w:val="nil"/>
              <w:left w:val="nil"/>
              <w:bottom w:val="nil"/>
              <w:right w:val="nil"/>
            </w:tcBorders>
          </w:tcPr>
          <w:p w14:paraId="3F54CFEC" w14:textId="1A60E418"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33B9542C" w14:textId="1C65EB72"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67DEE1BE" w14:textId="3FA930C7" w:rsidR="00836EC2" w:rsidRDefault="001C61B2" w:rsidP="00836EC2">
            <w:pPr>
              <w:spacing w:after="0" w:line="240" w:lineRule="auto"/>
              <w:jc w:val="left"/>
              <w:rPr>
                <w:sz w:val="16"/>
              </w:rPr>
            </w:pPr>
            <w:r>
              <w:rPr>
                <w:sz w:val="16"/>
              </w:rPr>
              <w:t>100</w:t>
            </w:r>
          </w:p>
        </w:tc>
      </w:tr>
      <w:tr w:rsidR="00836EC2" w14:paraId="66FDF953" w14:textId="77777777" w:rsidTr="00D01EEF">
        <w:trPr>
          <w:trHeight w:val="20"/>
          <w:tblCellSpacing w:w="11" w:type="dxa"/>
          <w:jc w:val="center"/>
        </w:trPr>
        <w:tc>
          <w:tcPr>
            <w:tcW w:w="2517" w:type="pct"/>
            <w:tcBorders>
              <w:top w:val="nil"/>
              <w:left w:val="nil"/>
              <w:bottom w:val="nil"/>
              <w:right w:val="nil"/>
            </w:tcBorders>
          </w:tcPr>
          <w:p w14:paraId="22F0151E" w14:textId="121B2106"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6F66F444" w14:textId="0AC3775C" w:rsidR="00836EC2" w:rsidRDefault="00E91528" w:rsidP="00836EC2">
            <w:pPr>
              <w:spacing w:after="0" w:line="240" w:lineRule="auto"/>
              <w:jc w:val="left"/>
              <w:rPr>
                <w:sz w:val="16"/>
              </w:rPr>
            </w:pPr>
            <w:r>
              <w:rPr>
                <w:sz w:val="16"/>
              </w:rPr>
              <w:t>100</w:t>
            </w:r>
          </w:p>
        </w:tc>
        <w:tc>
          <w:tcPr>
            <w:tcW w:w="1198" w:type="pct"/>
            <w:tcBorders>
              <w:top w:val="nil"/>
              <w:left w:val="nil"/>
              <w:bottom w:val="nil"/>
              <w:right w:val="nil"/>
            </w:tcBorders>
          </w:tcPr>
          <w:p w14:paraId="5BB5C2C5" w14:textId="3103C512" w:rsidR="00836EC2" w:rsidRDefault="001C61B2" w:rsidP="00836EC2">
            <w:pPr>
              <w:spacing w:after="0" w:line="240" w:lineRule="auto"/>
              <w:jc w:val="left"/>
              <w:rPr>
                <w:sz w:val="16"/>
              </w:rPr>
            </w:pPr>
            <w:r>
              <w:rPr>
                <w:sz w:val="16"/>
              </w:rPr>
              <w:t>100</w:t>
            </w:r>
          </w:p>
        </w:tc>
      </w:tr>
      <w:tr w:rsidR="00836EC2" w14:paraId="5B59D0BB" w14:textId="77777777" w:rsidTr="00D01EEF">
        <w:trPr>
          <w:trHeight w:val="20"/>
          <w:tblCellSpacing w:w="11" w:type="dxa"/>
          <w:jc w:val="center"/>
        </w:trPr>
        <w:tc>
          <w:tcPr>
            <w:tcW w:w="2517" w:type="pct"/>
            <w:tcBorders>
              <w:top w:val="nil"/>
              <w:left w:val="nil"/>
              <w:bottom w:val="nil"/>
              <w:right w:val="nil"/>
            </w:tcBorders>
          </w:tcPr>
          <w:p w14:paraId="5114550A" w14:textId="35CE8E6A"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140F2F9C" w14:textId="41A31E43" w:rsidR="00836EC2" w:rsidRDefault="00E91528" w:rsidP="00836EC2">
            <w:pPr>
              <w:spacing w:after="0" w:line="240" w:lineRule="auto"/>
              <w:jc w:val="left"/>
              <w:rPr>
                <w:sz w:val="16"/>
              </w:rPr>
            </w:pPr>
            <w:r>
              <w:rPr>
                <w:sz w:val="16"/>
              </w:rPr>
              <w:t>92</w:t>
            </w:r>
          </w:p>
        </w:tc>
        <w:tc>
          <w:tcPr>
            <w:tcW w:w="1198" w:type="pct"/>
            <w:tcBorders>
              <w:top w:val="nil"/>
              <w:left w:val="nil"/>
              <w:bottom w:val="nil"/>
              <w:right w:val="nil"/>
            </w:tcBorders>
          </w:tcPr>
          <w:p w14:paraId="25A23862" w14:textId="7B6DBB7F" w:rsidR="00836EC2" w:rsidRDefault="001C61B2" w:rsidP="00836EC2">
            <w:pPr>
              <w:spacing w:after="0" w:line="240" w:lineRule="auto"/>
              <w:jc w:val="left"/>
              <w:rPr>
                <w:sz w:val="16"/>
              </w:rPr>
            </w:pPr>
            <w:r>
              <w:rPr>
                <w:sz w:val="16"/>
              </w:rPr>
              <w:t>94</w:t>
            </w:r>
          </w:p>
        </w:tc>
      </w:tr>
      <w:tr w:rsidR="00836EC2" w14:paraId="0798F580" w14:textId="77777777" w:rsidTr="00D01EEF">
        <w:trPr>
          <w:trHeight w:val="20"/>
          <w:tblCellSpacing w:w="11" w:type="dxa"/>
          <w:jc w:val="center"/>
        </w:trPr>
        <w:tc>
          <w:tcPr>
            <w:tcW w:w="2517" w:type="pct"/>
            <w:tcBorders>
              <w:top w:val="nil"/>
              <w:left w:val="nil"/>
              <w:bottom w:val="nil"/>
              <w:right w:val="nil"/>
            </w:tcBorders>
          </w:tcPr>
          <w:p w14:paraId="6CB9E22B" w14:textId="503A4AEE"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322677E5" w14:textId="7996D996" w:rsidR="00836EC2" w:rsidRDefault="00E91528" w:rsidP="00836EC2">
            <w:pPr>
              <w:spacing w:after="0" w:line="240" w:lineRule="auto"/>
              <w:jc w:val="left"/>
              <w:rPr>
                <w:sz w:val="16"/>
              </w:rPr>
            </w:pPr>
            <w:r>
              <w:rPr>
                <w:sz w:val="16"/>
              </w:rPr>
              <w:t>89</w:t>
            </w:r>
          </w:p>
        </w:tc>
        <w:tc>
          <w:tcPr>
            <w:tcW w:w="1198" w:type="pct"/>
            <w:tcBorders>
              <w:top w:val="nil"/>
              <w:left w:val="nil"/>
              <w:bottom w:val="nil"/>
              <w:right w:val="nil"/>
            </w:tcBorders>
          </w:tcPr>
          <w:p w14:paraId="08D251CE" w14:textId="46CB9295" w:rsidR="00836EC2" w:rsidRDefault="001C61B2" w:rsidP="00836EC2">
            <w:pPr>
              <w:spacing w:after="0" w:line="240" w:lineRule="auto"/>
              <w:jc w:val="left"/>
              <w:rPr>
                <w:sz w:val="16"/>
              </w:rPr>
            </w:pPr>
            <w:r>
              <w:rPr>
                <w:sz w:val="16"/>
              </w:rPr>
              <w:t>93</w:t>
            </w:r>
          </w:p>
        </w:tc>
      </w:tr>
      <w:tr w:rsidR="00836EC2" w14:paraId="3D4EEBB6" w14:textId="77777777" w:rsidTr="00D01EEF">
        <w:trPr>
          <w:trHeight w:val="20"/>
          <w:tblCellSpacing w:w="11" w:type="dxa"/>
          <w:jc w:val="center"/>
        </w:trPr>
        <w:tc>
          <w:tcPr>
            <w:tcW w:w="2517" w:type="pct"/>
            <w:tcBorders>
              <w:top w:val="nil"/>
              <w:left w:val="nil"/>
              <w:bottom w:val="nil"/>
              <w:right w:val="nil"/>
            </w:tcBorders>
          </w:tcPr>
          <w:p w14:paraId="31F0C8D5" w14:textId="67595ECE"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7D555E3B" w14:textId="449C0B81" w:rsidR="00836EC2" w:rsidRDefault="00E91528" w:rsidP="00836EC2">
            <w:pPr>
              <w:spacing w:after="0" w:line="240" w:lineRule="auto"/>
              <w:jc w:val="left"/>
              <w:rPr>
                <w:sz w:val="16"/>
              </w:rPr>
            </w:pPr>
            <w:r>
              <w:rPr>
                <w:sz w:val="16"/>
              </w:rPr>
              <w:t>84</w:t>
            </w:r>
          </w:p>
        </w:tc>
        <w:tc>
          <w:tcPr>
            <w:tcW w:w="1198" w:type="pct"/>
            <w:tcBorders>
              <w:top w:val="nil"/>
              <w:left w:val="nil"/>
              <w:bottom w:val="nil"/>
              <w:right w:val="nil"/>
            </w:tcBorders>
          </w:tcPr>
          <w:p w14:paraId="4F0CE8E1" w14:textId="07F27BA4" w:rsidR="00836EC2" w:rsidRDefault="001C61B2" w:rsidP="00836EC2">
            <w:pPr>
              <w:spacing w:after="0" w:line="240" w:lineRule="auto"/>
              <w:jc w:val="left"/>
              <w:rPr>
                <w:sz w:val="16"/>
              </w:rPr>
            </w:pPr>
            <w:r>
              <w:rPr>
                <w:sz w:val="16"/>
              </w:rPr>
              <w:t>89</w:t>
            </w:r>
          </w:p>
        </w:tc>
      </w:tr>
      <w:tr w:rsidR="00836EC2" w14:paraId="7FFB140F" w14:textId="77777777" w:rsidTr="00D01EEF">
        <w:trPr>
          <w:trHeight w:val="20"/>
          <w:tblCellSpacing w:w="11" w:type="dxa"/>
          <w:jc w:val="center"/>
        </w:trPr>
        <w:tc>
          <w:tcPr>
            <w:tcW w:w="2517" w:type="pct"/>
            <w:tcBorders>
              <w:top w:val="nil"/>
              <w:left w:val="nil"/>
              <w:bottom w:val="nil"/>
              <w:right w:val="nil"/>
            </w:tcBorders>
          </w:tcPr>
          <w:p w14:paraId="55C11D3D" w14:textId="6A96F693"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6C8B9083" w14:textId="71759C2C" w:rsidR="00836EC2" w:rsidRDefault="00E91528" w:rsidP="00836EC2">
            <w:pPr>
              <w:spacing w:after="0" w:line="240" w:lineRule="auto"/>
              <w:jc w:val="left"/>
              <w:rPr>
                <w:sz w:val="16"/>
              </w:rPr>
            </w:pPr>
            <w:r>
              <w:rPr>
                <w:sz w:val="16"/>
              </w:rPr>
              <w:t>81</w:t>
            </w:r>
          </w:p>
        </w:tc>
        <w:tc>
          <w:tcPr>
            <w:tcW w:w="1198" w:type="pct"/>
            <w:tcBorders>
              <w:top w:val="nil"/>
              <w:left w:val="nil"/>
              <w:bottom w:val="nil"/>
              <w:right w:val="nil"/>
            </w:tcBorders>
          </w:tcPr>
          <w:p w14:paraId="4133EC3F" w14:textId="276D4FD4" w:rsidR="00836EC2" w:rsidRDefault="001C61B2" w:rsidP="00836EC2">
            <w:pPr>
              <w:spacing w:after="0" w:line="240" w:lineRule="auto"/>
              <w:jc w:val="left"/>
              <w:rPr>
                <w:sz w:val="16"/>
              </w:rPr>
            </w:pPr>
            <w:r>
              <w:rPr>
                <w:sz w:val="16"/>
              </w:rPr>
              <w:t>87</w:t>
            </w:r>
          </w:p>
        </w:tc>
      </w:tr>
      <w:tr w:rsidR="00836EC2" w14:paraId="331F33C8" w14:textId="77777777" w:rsidTr="00D01EEF">
        <w:trPr>
          <w:trHeight w:val="20"/>
          <w:tblCellSpacing w:w="11" w:type="dxa"/>
          <w:jc w:val="center"/>
        </w:trPr>
        <w:tc>
          <w:tcPr>
            <w:tcW w:w="2517" w:type="pct"/>
            <w:tcBorders>
              <w:top w:val="nil"/>
              <w:left w:val="nil"/>
              <w:bottom w:val="nil"/>
              <w:right w:val="nil"/>
            </w:tcBorders>
          </w:tcPr>
          <w:p w14:paraId="61CC6886" w14:textId="3C7E5B44" w:rsidR="00836EC2" w:rsidRDefault="00836EC2" w:rsidP="00836EC2">
            <w:pPr>
              <w:spacing w:after="0" w:line="240" w:lineRule="auto"/>
              <w:jc w:val="left"/>
              <w:rPr>
                <w:sz w:val="16"/>
              </w:rPr>
            </w:pPr>
            <w:r>
              <w:rPr>
                <w:sz w:val="16"/>
              </w:rPr>
              <w:t>10 times (consistent)</w:t>
            </w:r>
          </w:p>
        </w:tc>
        <w:tc>
          <w:tcPr>
            <w:tcW w:w="1236" w:type="pct"/>
            <w:tcBorders>
              <w:top w:val="nil"/>
              <w:left w:val="nil"/>
              <w:bottom w:val="nil"/>
              <w:right w:val="nil"/>
            </w:tcBorders>
          </w:tcPr>
          <w:p w14:paraId="79D2CF8B" w14:textId="05FD65CE" w:rsidR="00836EC2" w:rsidRDefault="00D34DDF" w:rsidP="00836EC2">
            <w:pPr>
              <w:spacing w:after="0" w:line="240" w:lineRule="auto"/>
              <w:jc w:val="left"/>
              <w:rPr>
                <w:sz w:val="16"/>
              </w:rPr>
            </w:pPr>
            <w:r>
              <w:rPr>
                <w:sz w:val="16"/>
              </w:rPr>
              <w:t>75</w:t>
            </w:r>
          </w:p>
        </w:tc>
        <w:tc>
          <w:tcPr>
            <w:tcW w:w="1198" w:type="pct"/>
            <w:tcBorders>
              <w:top w:val="nil"/>
              <w:left w:val="nil"/>
              <w:bottom w:val="nil"/>
              <w:right w:val="nil"/>
            </w:tcBorders>
          </w:tcPr>
          <w:p w14:paraId="2770F2CC" w14:textId="479511A2" w:rsidR="00836EC2" w:rsidRDefault="001C61B2" w:rsidP="00836EC2">
            <w:pPr>
              <w:spacing w:after="0" w:line="240" w:lineRule="auto"/>
              <w:jc w:val="left"/>
              <w:rPr>
                <w:sz w:val="16"/>
              </w:rPr>
            </w:pPr>
            <w:r>
              <w:rPr>
                <w:sz w:val="16"/>
              </w:rPr>
              <w:t>84</w:t>
            </w:r>
          </w:p>
        </w:tc>
      </w:tr>
      <w:tr w:rsidR="000E0307" w14:paraId="0FDF7B64" w14:textId="77777777" w:rsidTr="00836EC2">
        <w:trPr>
          <w:trHeight w:val="20"/>
          <w:tblCellSpacing w:w="11" w:type="dxa"/>
          <w:jc w:val="center"/>
        </w:trPr>
        <w:tc>
          <w:tcPr>
            <w:tcW w:w="2517" w:type="pct"/>
            <w:tcBorders>
              <w:top w:val="single" w:sz="4" w:space="0" w:color="auto"/>
              <w:left w:val="nil"/>
              <w:bottom w:val="single" w:sz="4" w:space="0" w:color="auto"/>
              <w:right w:val="nil"/>
            </w:tcBorders>
          </w:tcPr>
          <w:p w14:paraId="543C5606" w14:textId="38978954" w:rsidR="000E0307" w:rsidRDefault="004F1E04" w:rsidP="000E0307">
            <w:pPr>
              <w:spacing w:after="0" w:line="240" w:lineRule="auto"/>
              <w:jc w:val="left"/>
              <w:rPr>
                <w:sz w:val="16"/>
              </w:rPr>
            </w:pPr>
            <w:r>
              <w:rPr>
                <w:sz w:val="16"/>
              </w:rPr>
              <w:t xml:space="preserve"># of </w:t>
            </w:r>
            <w:r w:rsidR="000E0307">
              <w:rPr>
                <w:sz w:val="16"/>
              </w:rPr>
              <w:t>Times with Identical GPT-5 Outputs</w:t>
            </w:r>
          </w:p>
        </w:tc>
        <w:tc>
          <w:tcPr>
            <w:tcW w:w="1236" w:type="pct"/>
            <w:tcBorders>
              <w:top w:val="single" w:sz="4" w:space="0" w:color="auto"/>
              <w:left w:val="nil"/>
              <w:bottom w:val="single" w:sz="4" w:space="0" w:color="auto"/>
              <w:right w:val="nil"/>
            </w:tcBorders>
          </w:tcPr>
          <w:p w14:paraId="29BD0D61" w14:textId="7F986AD1" w:rsidR="000E0307" w:rsidRDefault="000E0307" w:rsidP="000E0307">
            <w:pPr>
              <w:spacing w:after="0" w:line="240" w:lineRule="auto"/>
              <w:jc w:val="left"/>
              <w:rPr>
                <w:sz w:val="16"/>
              </w:rPr>
            </w:pPr>
            <w:r>
              <w:rPr>
                <w:sz w:val="16"/>
              </w:rPr>
              <w:t>ICD-10 Records</w:t>
            </w:r>
          </w:p>
        </w:tc>
        <w:tc>
          <w:tcPr>
            <w:tcW w:w="1198" w:type="pct"/>
            <w:tcBorders>
              <w:top w:val="single" w:sz="4" w:space="0" w:color="auto"/>
              <w:left w:val="nil"/>
              <w:bottom w:val="single" w:sz="4" w:space="0" w:color="auto"/>
              <w:right w:val="nil"/>
            </w:tcBorders>
          </w:tcPr>
          <w:p w14:paraId="54B71CFA" w14:textId="1546E3B7" w:rsidR="000E0307" w:rsidRDefault="000E0307" w:rsidP="000E0307">
            <w:pPr>
              <w:spacing w:after="0" w:line="240" w:lineRule="auto"/>
              <w:jc w:val="left"/>
              <w:rPr>
                <w:sz w:val="16"/>
              </w:rPr>
            </w:pPr>
            <w:r>
              <w:rPr>
                <w:sz w:val="16"/>
              </w:rPr>
              <w:t>CGHR-10 Records</w:t>
            </w:r>
          </w:p>
        </w:tc>
      </w:tr>
      <w:tr w:rsidR="00836EC2" w14:paraId="39ACF71D" w14:textId="77777777" w:rsidTr="00D01EEF">
        <w:trPr>
          <w:trHeight w:val="20"/>
          <w:tblCellSpacing w:w="11" w:type="dxa"/>
          <w:jc w:val="center"/>
        </w:trPr>
        <w:tc>
          <w:tcPr>
            <w:tcW w:w="2517" w:type="pct"/>
            <w:tcBorders>
              <w:top w:val="nil"/>
              <w:left w:val="nil"/>
              <w:bottom w:val="nil"/>
              <w:right w:val="nil"/>
            </w:tcBorders>
          </w:tcPr>
          <w:p w14:paraId="115BC220" w14:textId="722F0505" w:rsidR="00836EC2" w:rsidRDefault="00836EC2" w:rsidP="00836EC2">
            <w:pPr>
              <w:spacing w:after="0" w:line="240" w:lineRule="auto"/>
              <w:jc w:val="left"/>
              <w:rPr>
                <w:sz w:val="16"/>
              </w:rPr>
            </w:pPr>
            <w:r>
              <w:rPr>
                <w:sz w:val="16"/>
              </w:rPr>
              <w:t>1 times+ (inconsistent)</w:t>
            </w:r>
          </w:p>
        </w:tc>
        <w:tc>
          <w:tcPr>
            <w:tcW w:w="1236" w:type="pct"/>
            <w:tcBorders>
              <w:top w:val="nil"/>
              <w:left w:val="nil"/>
              <w:bottom w:val="nil"/>
              <w:right w:val="nil"/>
            </w:tcBorders>
          </w:tcPr>
          <w:p w14:paraId="08331295" w14:textId="3F5678AD" w:rsidR="00836EC2" w:rsidRDefault="00D34DDF" w:rsidP="00836EC2">
            <w:pPr>
              <w:spacing w:after="0" w:line="240" w:lineRule="auto"/>
              <w:jc w:val="left"/>
              <w:rPr>
                <w:sz w:val="16"/>
              </w:rPr>
            </w:pPr>
            <w:r>
              <w:rPr>
                <w:sz w:val="16"/>
              </w:rPr>
              <w:t>100</w:t>
            </w:r>
          </w:p>
        </w:tc>
        <w:tc>
          <w:tcPr>
            <w:tcW w:w="1198" w:type="pct"/>
            <w:tcBorders>
              <w:top w:val="nil"/>
              <w:left w:val="nil"/>
              <w:bottom w:val="nil"/>
              <w:right w:val="nil"/>
            </w:tcBorders>
          </w:tcPr>
          <w:p w14:paraId="2A5C8026" w14:textId="1A221807" w:rsidR="00836EC2" w:rsidRDefault="00D34DDF" w:rsidP="00836EC2">
            <w:pPr>
              <w:spacing w:after="0" w:line="240" w:lineRule="auto"/>
              <w:jc w:val="left"/>
              <w:rPr>
                <w:sz w:val="16"/>
              </w:rPr>
            </w:pPr>
            <w:r>
              <w:rPr>
                <w:sz w:val="16"/>
              </w:rPr>
              <w:t>100</w:t>
            </w:r>
          </w:p>
        </w:tc>
      </w:tr>
      <w:tr w:rsidR="00836EC2" w14:paraId="05051D92" w14:textId="77777777" w:rsidTr="00D01EEF">
        <w:trPr>
          <w:trHeight w:val="20"/>
          <w:tblCellSpacing w:w="11" w:type="dxa"/>
          <w:jc w:val="center"/>
        </w:trPr>
        <w:tc>
          <w:tcPr>
            <w:tcW w:w="2517" w:type="pct"/>
            <w:tcBorders>
              <w:top w:val="nil"/>
              <w:left w:val="nil"/>
              <w:bottom w:val="nil"/>
              <w:right w:val="nil"/>
            </w:tcBorders>
          </w:tcPr>
          <w:p w14:paraId="59466072" w14:textId="10E08D5A" w:rsidR="00836EC2" w:rsidRDefault="00836EC2" w:rsidP="00836EC2">
            <w:pPr>
              <w:spacing w:after="0" w:line="240" w:lineRule="auto"/>
              <w:jc w:val="left"/>
              <w:rPr>
                <w:sz w:val="16"/>
              </w:rPr>
            </w:pPr>
            <w:r>
              <w:rPr>
                <w:sz w:val="16"/>
              </w:rPr>
              <w:t>2 times+</w:t>
            </w:r>
          </w:p>
        </w:tc>
        <w:tc>
          <w:tcPr>
            <w:tcW w:w="1236" w:type="pct"/>
            <w:tcBorders>
              <w:top w:val="nil"/>
              <w:left w:val="nil"/>
              <w:bottom w:val="nil"/>
              <w:right w:val="nil"/>
            </w:tcBorders>
          </w:tcPr>
          <w:p w14:paraId="7BEED505" w14:textId="416E1976"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146F1854" w14:textId="7DDAE4F9" w:rsidR="00836EC2" w:rsidRDefault="0011603A" w:rsidP="00836EC2">
            <w:pPr>
              <w:spacing w:after="0" w:line="240" w:lineRule="auto"/>
              <w:jc w:val="left"/>
              <w:rPr>
                <w:sz w:val="16"/>
              </w:rPr>
            </w:pPr>
            <w:r>
              <w:rPr>
                <w:sz w:val="16"/>
              </w:rPr>
              <w:t>100</w:t>
            </w:r>
          </w:p>
        </w:tc>
      </w:tr>
      <w:tr w:rsidR="00836EC2" w14:paraId="491F0CA6" w14:textId="77777777" w:rsidTr="00D01EEF">
        <w:trPr>
          <w:trHeight w:val="20"/>
          <w:tblCellSpacing w:w="11" w:type="dxa"/>
          <w:jc w:val="center"/>
        </w:trPr>
        <w:tc>
          <w:tcPr>
            <w:tcW w:w="2517" w:type="pct"/>
            <w:tcBorders>
              <w:top w:val="nil"/>
              <w:left w:val="nil"/>
              <w:bottom w:val="nil"/>
              <w:right w:val="nil"/>
            </w:tcBorders>
          </w:tcPr>
          <w:p w14:paraId="19B8D2E5" w14:textId="119B64D4" w:rsidR="00836EC2" w:rsidRDefault="00836EC2" w:rsidP="00836EC2">
            <w:pPr>
              <w:spacing w:after="0" w:line="240" w:lineRule="auto"/>
              <w:jc w:val="left"/>
              <w:rPr>
                <w:sz w:val="16"/>
              </w:rPr>
            </w:pPr>
            <w:r>
              <w:rPr>
                <w:sz w:val="16"/>
              </w:rPr>
              <w:t>3 times+</w:t>
            </w:r>
          </w:p>
        </w:tc>
        <w:tc>
          <w:tcPr>
            <w:tcW w:w="1236" w:type="pct"/>
            <w:tcBorders>
              <w:top w:val="nil"/>
              <w:left w:val="nil"/>
              <w:bottom w:val="nil"/>
              <w:right w:val="nil"/>
            </w:tcBorders>
          </w:tcPr>
          <w:p w14:paraId="627F4CF1" w14:textId="7856CEC0"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48B7AAC4" w14:textId="6546B0A3" w:rsidR="00836EC2" w:rsidRDefault="0011603A" w:rsidP="00836EC2">
            <w:pPr>
              <w:spacing w:after="0" w:line="240" w:lineRule="auto"/>
              <w:jc w:val="left"/>
              <w:rPr>
                <w:sz w:val="16"/>
              </w:rPr>
            </w:pPr>
            <w:r>
              <w:rPr>
                <w:sz w:val="16"/>
              </w:rPr>
              <w:t>100</w:t>
            </w:r>
          </w:p>
        </w:tc>
      </w:tr>
      <w:tr w:rsidR="00836EC2" w14:paraId="717F09DA" w14:textId="77777777" w:rsidTr="00D01EEF">
        <w:trPr>
          <w:trHeight w:val="20"/>
          <w:tblCellSpacing w:w="11" w:type="dxa"/>
          <w:jc w:val="center"/>
        </w:trPr>
        <w:tc>
          <w:tcPr>
            <w:tcW w:w="2517" w:type="pct"/>
            <w:tcBorders>
              <w:top w:val="nil"/>
              <w:left w:val="nil"/>
              <w:bottom w:val="nil"/>
              <w:right w:val="nil"/>
            </w:tcBorders>
          </w:tcPr>
          <w:p w14:paraId="186CF86A" w14:textId="1177D629" w:rsidR="00836EC2" w:rsidRDefault="00836EC2" w:rsidP="00836EC2">
            <w:pPr>
              <w:spacing w:after="0" w:line="240" w:lineRule="auto"/>
              <w:jc w:val="left"/>
              <w:rPr>
                <w:sz w:val="16"/>
              </w:rPr>
            </w:pPr>
            <w:r>
              <w:rPr>
                <w:sz w:val="16"/>
              </w:rPr>
              <w:t>4 times+</w:t>
            </w:r>
          </w:p>
        </w:tc>
        <w:tc>
          <w:tcPr>
            <w:tcW w:w="1236" w:type="pct"/>
            <w:tcBorders>
              <w:top w:val="nil"/>
              <w:left w:val="nil"/>
              <w:bottom w:val="nil"/>
              <w:right w:val="nil"/>
            </w:tcBorders>
          </w:tcPr>
          <w:p w14:paraId="2782A9CA" w14:textId="481E8E19" w:rsidR="00836EC2" w:rsidRDefault="00775632" w:rsidP="00836EC2">
            <w:pPr>
              <w:spacing w:after="0" w:line="240" w:lineRule="auto"/>
              <w:jc w:val="left"/>
              <w:rPr>
                <w:sz w:val="16"/>
              </w:rPr>
            </w:pPr>
            <w:r>
              <w:rPr>
                <w:sz w:val="16"/>
              </w:rPr>
              <w:t>100</w:t>
            </w:r>
          </w:p>
        </w:tc>
        <w:tc>
          <w:tcPr>
            <w:tcW w:w="1198" w:type="pct"/>
            <w:tcBorders>
              <w:top w:val="nil"/>
              <w:left w:val="nil"/>
              <w:bottom w:val="nil"/>
              <w:right w:val="nil"/>
            </w:tcBorders>
          </w:tcPr>
          <w:p w14:paraId="5AB87576" w14:textId="74F792D4" w:rsidR="00836EC2" w:rsidRDefault="0011603A" w:rsidP="00836EC2">
            <w:pPr>
              <w:spacing w:after="0" w:line="240" w:lineRule="auto"/>
              <w:jc w:val="left"/>
              <w:rPr>
                <w:sz w:val="16"/>
              </w:rPr>
            </w:pPr>
            <w:r>
              <w:rPr>
                <w:sz w:val="16"/>
              </w:rPr>
              <w:t>100</w:t>
            </w:r>
          </w:p>
        </w:tc>
      </w:tr>
      <w:tr w:rsidR="00836EC2" w14:paraId="4E282301" w14:textId="77777777" w:rsidTr="00D01EEF">
        <w:trPr>
          <w:trHeight w:val="20"/>
          <w:tblCellSpacing w:w="11" w:type="dxa"/>
          <w:jc w:val="center"/>
        </w:trPr>
        <w:tc>
          <w:tcPr>
            <w:tcW w:w="2517" w:type="pct"/>
            <w:tcBorders>
              <w:top w:val="nil"/>
              <w:left w:val="nil"/>
              <w:bottom w:val="nil"/>
              <w:right w:val="nil"/>
            </w:tcBorders>
          </w:tcPr>
          <w:p w14:paraId="36508B3B" w14:textId="3D5F9EC3" w:rsidR="00836EC2" w:rsidRDefault="00836EC2" w:rsidP="00836EC2">
            <w:pPr>
              <w:spacing w:after="0" w:line="240" w:lineRule="auto"/>
              <w:jc w:val="left"/>
              <w:rPr>
                <w:sz w:val="16"/>
              </w:rPr>
            </w:pPr>
            <w:r>
              <w:rPr>
                <w:sz w:val="16"/>
              </w:rPr>
              <w:t>5 times+</w:t>
            </w:r>
          </w:p>
        </w:tc>
        <w:tc>
          <w:tcPr>
            <w:tcW w:w="1236" w:type="pct"/>
            <w:tcBorders>
              <w:top w:val="nil"/>
              <w:left w:val="nil"/>
              <w:bottom w:val="nil"/>
              <w:right w:val="nil"/>
            </w:tcBorders>
          </w:tcPr>
          <w:p w14:paraId="4AFA2E19" w14:textId="2FB3CF04" w:rsidR="00836EC2" w:rsidRDefault="00775632" w:rsidP="00836EC2">
            <w:pPr>
              <w:spacing w:after="0" w:line="240" w:lineRule="auto"/>
              <w:jc w:val="left"/>
              <w:rPr>
                <w:sz w:val="16"/>
              </w:rPr>
            </w:pPr>
            <w:r>
              <w:rPr>
                <w:sz w:val="16"/>
              </w:rPr>
              <w:t>9</w:t>
            </w:r>
            <w:r w:rsidR="00027E81">
              <w:rPr>
                <w:sz w:val="16"/>
              </w:rPr>
              <w:t>9</w:t>
            </w:r>
          </w:p>
        </w:tc>
        <w:tc>
          <w:tcPr>
            <w:tcW w:w="1198" w:type="pct"/>
            <w:tcBorders>
              <w:top w:val="nil"/>
              <w:left w:val="nil"/>
              <w:bottom w:val="nil"/>
              <w:right w:val="nil"/>
            </w:tcBorders>
          </w:tcPr>
          <w:p w14:paraId="7AC762D9" w14:textId="654C4C31" w:rsidR="00836EC2" w:rsidRDefault="0011603A" w:rsidP="00836EC2">
            <w:pPr>
              <w:spacing w:after="0" w:line="240" w:lineRule="auto"/>
              <w:jc w:val="left"/>
              <w:rPr>
                <w:sz w:val="16"/>
              </w:rPr>
            </w:pPr>
            <w:r>
              <w:rPr>
                <w:sz w:val="16"/>
              </w:rPr>
              <w:t>100</w:t>
            </w:r>
          </w:p>
        </w:tc>
      </w:tr>
      <w:tr w:rsidR="00836EC2" w14:paraId="31FD6795" w14:textId="77777777" w:rsidTr="00D01EEF">
        <w:trPr>
          <w:trHeight w:val="20"/>
          <w:tblCellSpacing w:w="11" w:type="dxa"/>
          <w:jc w:val="center"/>
        </w:trPr>
        <w:tc>
          <w:tcPr>
            <w:tcW w:w="2517" w:type="pct"/>
            <w:tcBorders>
              <w:top w:val="nil"/>
              <w:left w:val="nil"/>
              <w:bottom w:val="nil"/>
              <w:right w:val="nil"/>
            </w:tcBorders>
          </w:tcPr>
          <w:p w14:paraId="219A6E5B" w14:textId="185A7DB4" w:rsidR="00836EC2" w:rsidRDefault="00836EC2" w:rsidP="00836EC2">
            <w:pPr>
              <w:spacing w:after="0" w:line="240" w:lineRule="auto"/>
              <w:jc w:val="left"/>
              <w:rPr>
                <w:sz w:val="16"/>
              </w:rPr>
            </w:pPr>
            <w:r>
              <w:rPr>
                <w:sz w:val="16"/>
              </w:rPr>
              <w:t>6 times+</w:t>
            </w:r>
          </w:p>
        </w:tc>
        <w:tc>
          <w:tcPr>
            <w:tcW w:w="1236" w:type="pct"/>
            <w:tcBorders>
              <w:top w:val="nil"/>
              <w:left w:val="nil"/>
              <w:bottom w:val="nil"/>
              <w:right w:val="nil"/>
            </w:tcBorders>
          </w:tcPr>
          <w:p w14:paraId="3C886EB4" w14:textId="516EF550" w:rsidR="00836EC2" w:rsidRDefault="00775632" w:rsidP="00836EC2">
            <w:pPr>
              <w:spacing w:after="0" w:line="240" w:lineRule="auto"/>
              <w:jc w:val="left"/>
              <w:rPr>
                <w:sz w:val="16"/>
              </w:rPr>
            </w:pPr>
            <w:r>
              <w:rPr>
                <w:sz w:val="16"/>
              </w:rPr>
              <w:t>8</w:t>
            </w:r>
            <w:r w:rsidR="004440DA">
              <w:rPr>
                <w:sz w:val="16"/>
              </w:rPr>
              <w:t>0</w:t>
            </w:r>
          </w:p>
        </w:tc>
        <w:tc>
          <w:tcPr>
            <w:tcW w:w="1198" w:type="pct"/>
            <w:tcBorders>
              <w:top w:val="nil"/>
              <w:left w:val="nil"/>
              <w:bottom w:val="nil"/>
              <w:right w:val="nil"/>
            </w:tcBorders>
          </w:tcPr>
          <w:p w14:paraId="590BBA78" w14:textId="478DE8B5" w:rsidR="00836EC2" w:rsidRDefault="0011603A" w:rsidP="00836EC2">
            <w:pPr>
              <w:spacing w:after="0" w:line="240" w:lineRule="auto"/>
              <w:jc w:val="left"/>
              <w:rPr>
                <w:sz w:val="16"/>
              </w:rPr>
            </w:pPr>
            <w:r>
              <w:rPr>
                <w:sz w:val="16"/>
              </w:rPr>
              <w:t>9</w:t>
            </w:r>
            <w:r w:rsidR="00DC5F01">
              <w:rPr>
                <w:sz w:val="16"/>
              </w:rPr>
              <w:t>3</w:t>
            </w:r>
          </w:p>
        </w:tc>
      </w:tr>
      <w:tr w:rsidR="00836EC2" w14:paraId="44FF44D4" w14:textId="77777777" w:rsidTr="00D01EEF">
        <w:trPr>
          <w:trHeight w:val="20"/>
          <w:tblCellSpacing w:w="11" w:type="dxa"/>
          <w:jc w:val="center"/>
        </w:trPr>
        <w:tc>
          <w:tcPr>
            <w:tcW w:w="2517" w:type="pct"/>
            <w:tcBorders>
              <w:top w:val="nil"/>
              <w:left w:val="nil"/>
              <w:bottom w:val="nil"/>
              <w:right w:val="nil"/>
            </w:tcBorders>
          </w:tcPr>
          <w:p w14:paraId="4A28C094" w14:textId="62951437" w:rsidR="00836EC2" w:rsidRDefault="00836EC2" w:rsidP="00836EC2">
            <w:pPr>
              <w:spacing w:after="0" w:line="240" w:lineRule="auto"/>
              <w:jc w:val="left"/>
              <w:rPr>
                <w:sz w:val="16"/>
              </w:rPr>
            </w:pPr>
            <w:r>
              <w:rPr>
                <w:sz w:val="16"/>
              </w:rPr>
              <w:t>7 times+</w:t>
            </w:r>
          </w:p>
        </w:tc>
        <w:tc>
          <w:tcPr>
            <w:tcW w:w="1236" w:type="pct"/>
            <w:tcBorders>
              <w:top w:val="nil"/>
              <w:left w:val="nil"/>
              <w:bottom w:val="nil"/>
              <w:right w:val="nil"/>
            </w:tcBorders>
          </w:tcPr>
          <w:p w14:paraId="1870D266" w14:textId="169A9FFF" w:rsidR="00836EC2" w:rsidRDefault="00775632" w:rsidP="00836EC2">
            <w:pPr>
              <w:spacing w:after="0" w:line="240" w:lineRule="auto"/>
              <w:jc w:val="left"/>
              <w:rPr>
                <w:sz w:val="16"/>
              </w:rPr>
            </w:pPr>
            <w:r>
              <w:rPr>
                <w:sz w:val="16"/>
              </w:rPr>
              <w:t>6</w:t>
            </w:r>
            <w:r w:rsidR="00B35E04">
              <w:rPr>
                <w:sz w:val="16"/>
              </w:rPr>
              <w:t>7</w:t>
            </w:r>
          </w:p>
        </w:tc>
        <w:tc>
          <w:tcPr>
            <w:tcW w:w="1198" w:type="pct"/>
            <w:tcBorders>
              <w:top w:val="nil"/>
              <w:left w:val="nil"/>
              <w:bottom w:val="nil"/>
              <w:right w:val="nil"/>
            </w:tcBorders>
          </w:tcPr>
          <w:p w14:paraId="3B44445C" w14:textId="7FD4A711" w:rsidR="00836EC2" w:rsidRDefault="0011603A" w:rsidP="00836EC2">
            <w:pPr>
              <w:spacing w:after="0" w:line="240" w:lineRule="auto"/>
              <w:jc w:val="left"/>
              <w:rPr>
                <w:sz w:val="16"/>
              </w:rPr>
            </w:pPr>
            <w:r>
              <w:rPr>
                <w:sz w:val="16"/>
              </w:rPr>
              <w:t>8</w:t>
            </w:r>
            <w:r w:rsidR="00F20AA8">
              <w:rPr>
                <w:sz w:val="16"/>
              </w:rPr>
              <w:t>8</w:t>
            </w:r>
          </w:p>
        </w:tc>
      </w:tr>
      <w:tr w:rsidR="00836EC2" w14:paraId="04344B21" w14:textId="77777777" w:rsidTr="00D01EEF">
        <w:trPr>
          <w:trHeight w:val="20"/>
          <w:tblCellSpacing w:w="11" w:type="dxa"/>
          <w:jc w:val="center"/>
        </w:trPr>
        <w:tc>
          <w:tcPr>
            <w:tcW w:w="2517" w:type="pct"/>
            <w:tcBorders>
              <w:top w:val="nil"/>
              <w:left w:val="nil"/>
              <w:bottom w:val="nil"/>
              <w:right w:val="nil"/>
            </w:tcBorders>
          </w:tcPr>
          <w:p w14:paraId="0C98C33D" w14:textId="0C357A2B" w:rsidR="00836EC2" w:rsidRDefault="00836EC2" w:rsidP="00836EC2">
            <w:pPr>
              <w:spacing w:after="0" w:line="240" w:lineRule="auto"/>
              <w:jc w:val="left"/>
              <w:rPr>
                <w:sz w:val="16"/>
              </w:rPr>
            </w:pPr>
            <w:r>
              <w:rPr>
                <w:sz w:val="16"/>
              </w:rPr>
              <w:t>8 times+</w:t>
            </w:r>
          </w:p>
        </w:tc>
        <w:tc>
          <w:tcPr>
            <w:tcW w:w="1236" w:type="pct"/>
            <w:tcBorders>
              <w:top w:val="nil"/>
              <w:left w:val="nil"/>
              <w:bottom w:val="nil"/>
              <w:right w:val="nil"/>
            </w:tcBorders>
          </w:tcPr>
          <w:p w14:paraId="5B86BA19" w14:textId="0010E0FE" w:rsidR="00836EC2" w:rsidRDefault="00775632" w:rsidP="00836EC2">
            <w:pPr>
              <w:spacing w:after="0" w:line="240" w:lineRule="auto"/>
              <w:jc w:val="left"/>
              <w:rPr>
                <w:sz w:val="16"/>
              </w:rPr>
            </w:pPr>
            <w:r>
              <w:rPr>
                <w:sz w:val="16"/>
              </w:rPr>
              <w:t>5</w:t>
            </w:r>
            <w:r w:rsidR="008C13DC">
              <w:rPr>
                <w:sz w:val="16"/>
              </w:rPr>
              <w:t>5</w:t>
            </w:r>
          </w:p>
        </w:tc>
        <w:tc>
          <w:tcPr>
            <w:tcW w:w="1198" w:type="pct"/>
            <w:tcBorders>
              <w:top w:val="nil"/>
              <w:left w:val="nil"/>
              <w:bottom w:val="nil"/>
              <w:right w:val="nil"/>
            </w:tcBorders>
          </w:tcPr>
          <w:p w14:paraId="5A9E4119" w14:textId="05384AB2" w:rsidR="00836EC2" w:rsidRDefault="0011603A" w:rsidP="00836EC2">
            <w:pPr>
              <w:spacing w:after="0" w:line="240" w:lineRule="auto"/>
              <w:jc w:val="left"/>
              <w:rPr>
                <w:sz w:val="16"/>
              </w:rPr>
            </w:pPr>
            <w:r>
              <w:rPr>
                <w:sz w:val="16"/>
              </w:rPr>
              <w:t>8</w:t>
            </w:r>
            <w:r w:rsidR="00817ABE">
              <w:rPr>
                <w:sz w:val="16"/>
              </w:rPr>
              <w:t>3</w:t>
            </w:r>
          </w:p>
        </w:tc>
      </w:tr>
      <w:tr w:rsidR="00836EC2" w14:paraId="6F2CDA42" w14:textId="77777777" w:rsidTr="00D01EEF">
        <w:trPr>
          <w:trHeight w:val="20"/>
          <w:tblCellSpacing w:w="11" w:type="dxa"/>
          <w:jc w:val="center"/>
        </w:trPr>
        <w:tc>
          <w:tcPr>
            <w:tcW w:w="2517" w:type="pct"/>
            <w:tcBorders>
              <w:top w:val="nil"/>
              <w:left w:val="nil"/>
              <w:bottom w:val="nil"/>
              <w:right w:val="nil"/>
            </w:tcBorders>
          </w:tcPr>
          <w:p w14:paraId="23165938" w14:textId="7A9C8495" w:rsidR="00836EC2" w:rsidRDefault="00836EC2" w:rsidP="00836EC2">
            <w:pPr>
              <w:spacing w:after="0" w:line="240" w:lineRule="auto"/>
              <w:jc w:val="left"/>
              <w:rPr>
                <w:sz w:val="16"/>
              </w:rPr>
            </w:pPr>
            <w:r>
              <w:rPr>
                <w:sz w:val="16"/>
              </w:rPr>
              <w:t>9 times+</w:t>
            </w:r>
          </w:p>
        </w:tc>
        <w:tc>
          <w:tcPr>
            <w:tcW w:w="1236" w:type="pct"/>
            <w:tcBorders>
              <w:top w:val="nil"/>
              <w:left w:val="nil"/>
              <w:bottom w:val="nil"/>
              <w:right w:val="nil"/>
            </w:tcBorders>
          </w:tcPr>
          <w:p w14:paraId="2B69901D" w14:textId="6E995FBB" w:rsidR="00836EC2" w:rsidRDefault="008C13DC" w:rsidP="00836EC2">
            <w:pPr>
              <w:spacing w:after="0" w:line="240" w:lineRule="auto"/>
              <w:jc w:val="left"/>
              <w:rPr>
                <w:sz w:val="16"/>
              </w:rPr>
            </w:pPr>
            <w:r>
              <w:rPr>
                <w:sz w:val="16"/>
              </w:rPr>
              <w:t>42</w:t>
            </w:r>
          </w:p>
        </w:tc>
        <w:tc>
          <w:tcPr>
            <w:tcW w:w="1198" w:type="pct"/>
            <w:tcBorders>
              <w:top w:val="nil"/>
              <w:left w:val="nil"/>
              <w:bottom w:val="nil"/>
              <w:right w:val="nil"/>
            </w:tcBorders>
          </w:tcPr>
          <w:p w14:paraId="0BCA690D" w14:textId="63DFC877" w:rsidR="00836EC2" w:rsidRDefault="00C22F35" w:rsidP="00836EC2">
            <w:pPr>
              <w:spacing w:after="0" w:line="240" w:lineRule="auto"/>
              <w:jc w:val="left"/>
              <w:rPr>
                <w:sz w:val="16"/>
              </w:rPr>
            </w:pPr>
            <w:r>
              <w:rPr>
                <w:sz w:val="16"/>
              </w:rPr>
              <w:t>68</w:t>
            </w:r>
          </w:p>
        </w:tc>
      </w:tr>
      <w:tr w:rsidR="00836EC2" w14:paraId="75F18A91" w14:textId="77777777" w:rsidTr="00D01EEF">
        <w:trPr>
          <w:trHeight w:val="20"/>
          <w:tblCellSpacing w:w="11" w:type="dxa"/>
          <w:jc w:val="center"/>
        </w:trPr>
        <w:tc>
          <w:tcPr>
            <w:tcW w:w="2517" w:type="pct"/>
            <w:tcBorders>
              <w:top w:val="nil"/>
              <w:left w:val="nil"/>
              <w:bottom w:val="single" w:sz="8" w:space="0" w:color="auto"/>
              <w:right w:val="nil"/>
            </w:tcBorders>
          </w:tcPr>
          <w:p w14:paraId="46714BA1" w14:textId="61973479" w:rsidR="00836EC2" w:rsidRDefault="00836EC2" w:rsidP="00836EC2">
            <w:pPr>
              <w:spacing w:after="0" w:line="240" w:lineRule="auto"/>
              <w:jc w:val="left"/>
              <w:rPr>
                <w:sz w:val="16"/>
              </w:rPr>
            </w:pPr>
            <w:r>
              <w:rPr>
                <w:sz w:val="16"/>
              </w:rPr>
              <w:t>10 times (consistent)</w:t>
            </w:r>
          </w:p>
        </w:tc>
        <w:tc>
          <w:tcPr>
            <w:tcW w:w="1236" w:type="pct"/>
            <w:tcBorders>
              <w:top w:val="nil"/>
              <w:left w:val="nil"/>
              <w:bottom w:val="single" w:sz="8" w:space="0" w:color="auto"/>
              <w:right w:val="nil"/>
            </w:tcBorders>
          </w:tcPr>
          <w:p w14:paraId="036F29BF" w14:textId="2C87F9A2" w:rsidR="00836EC2" w:rsidRDefault="00775632" w:rsidP="00836EC2">
            <w:pPr>
              <w:spacing w:after="0" w:line="240" w:lineRule="auto"/>
              <w:jc w:val="left"/>
              <w:rPr>
                <w:sz w:val="16"/>
              </w:rPr>
            </w:pPr>
            <w:r>
              <w:rPr>
                <w:sz w:val="16"/>
              </w:rPr>
              <w:t>3</w:t>
            </w:r>
            <w:r w:rsidR="00A5496E">
              <w:rPr>
                <w:sz w:val="16"/>
              </w:rPr>
              <w:t>0</w:t>
            </w:r>
          </w:p>
        </w:tc>
        <w:tc>
          <w:tcPr>
            <w:tcW w:w="1198" w:type="pct"/>
            <w:tcBorders>
              <w:top w:val="nil"/>
              <w:left w:val="nil"/>
              <w:bottom w:val="single" w:sz="8" w:space="0" w:color="auto"/>
              <w:right w:val="nil"/>
            </w:tcBorders>
          </w:tcPr>
          <w:p w14:paraId="5AA13816" w14:textId="525F5E48" w:rsidR="00836EC2" w:rsidRDefault="00027E81" w:rsidP="00836EC2">
            <w:pPr>
              <w:spacing w:after="0" w:line="240" w:lineRule="auto"/>
              <w:jc w:val="left"/>
              <w:rPr>
                <w:sz w:val="16"/>
              </w:rPr>
            </w:pPr>
            <w:r>
              <w:rPr>
                <w:sz w:val="16"/>
              </w:rPr>
              <w:t>59</w:t>
            </w:r>
          </w:p>
        </w:tc>
      </w:tr>
    </w:tbl>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46CB2574" w14:textId="77777777" w:rsidR="002A426A" w:rsidRPr="002A426A" w:rsidRDefault="00315CBB" w:rsidP="00A16ABD">
      <w:pPr>
        <w:pStyle w:val="Bibliography"/>
        <w:jc w:val="left"/>
        <w:rPr>
          <w:color w:val="auto"/>
          <w:lang w:val="en-US"/>
        </w:rPr>
      </w:pPr>
      <w:r>
        <w:fldChar w:fldCharType="begin"/>
      </w:r>
      <w:r w:rsidR="002A426A">
        <w:instrText xml:space="preserve"> ADDIN ZOTERO_BIBL {"uncited":[],"omitted":[],"custom":[]} CSL_BIBLIOGRAPHY </w:instrText>
      </w:r>
      <w:r>
        <w:fldChar w:fldCharType="separate"/>
      </w:r>
      <w:r w:rsidR="002A426A" w:rsidRPr="002A426A">
        <w:rPr>
          <w:color w:val="auto"/>
          <w:lang w:val="en-US"/>
        </w:rPr>
        <w:t xml:space="preserve">1. Lawn JE, Kerber K, </w:t>
      </w:r>
      <w:proofErr w:type="spellStart"/>
      <w:r w:rsidR="002A426A" w:rsidRPr="002A426A">
        <w:rPr>
          <w:color w:val="auto"/>
          <w:lang w:val="en-US"/>
        </w:rPr>
        <w:t>Enweronu</w:t>
      </w:r>
      <w:proofErr w:type="spellEnd"/>
      <w:r w:rsidR="002A426A" w:rsidRPr="002A426A">
        <w:rPr>
          <w:color w:val="auto"/>
          <w:lang w:val="en-US"/>
        </w:rPr>
        <w:t>-Laryea C, Cousens S. 3.6 Million Neonatal Deaths—What Is Progressing and What Is Not? Seminars in Perinatology. 2010;34:371–86. https://doi.org/10.1053/j.semperi.2010.09.011.</w:t>
      </w:r>
    </w:p>
    <w:p w14:paraId="7A68BECF" w14:textId="77777777" w:rsidR="002A426A" w:rsidRPr="002A426A" w:rsidRDefault="002A426A" w:rsidP="00A16ABD">
      <w:pPr>
        <w:pStyle w:val="Bibliography"/>
        <w:jc w:val="left"/>
        <w:rPr>
          <w:color w:val="auto"/>
          <w:lang w:val="en-US"/>
        </w:rPr>
      </w:pPr>
      <w:r w:rsidRPr="002A426A">
        <w:rPr>
          <w:color w:val="auto"/>
          <w:lang w:val="en-US"/>
        </w:rPr>
        <w:t>2. Lassi ZS, Bhutta ZA. Community‐based intervention packages for reducing maternal and neonatal morbidity and mortality and improving neonatal outcomes. Cochrane Database of Systematic Reviews. 2015. https://doi.org/10.1002/14651858.CD007754.pub3.</w:t>
      </w:r>
    </w:p>
    <w:p w14:paraId="1F6D0C14" w14:textId="77777777" w:rsidR="002A426A" w:rsidRPr="002A426A" w:rsidRDefault="002A426A" w:rsidP="00A16ABD">
      <w:pPr>
        <w:pStyle w:val="Bibliography"/>
        <w:jc w:val="left"/>
        <w:rPr>
          <w:color w:val="auto"/>
          <w:lang w:val="en-US"/>
        </w:rPr>
      </w:pPr>
      <w:r w:rsidRPr="002A426A">
        <w:rPr>
          <w:color w:val="auto"/>
          <w:lang w:val="en-US"/>
        </w:rPr>
        <w:t xml:space="preserve">3. Liu NH, </w:t>
      </w:r>
      <w:proofErr w:type="spellStart"/>
      <w:r w:rsidRPr="002A426A">
        <w:rPr>
          <w:color w:val="auto"/>
          <w:lang w:val="en-US"/>
        </w:rPr>
        <w:t>Daumit</w:t>
      </w:r>
      <w:proofErr w:type="spellEnd"/>
      <w:r w:rsidRPr="002A426A">
        <w:rPr>
          <w:color w:val="auto"/>
          <w:lang w:val="en-US"/>
        </w:rPr>
        <w:t xml:space="preserve"> GL, Dua T, Aquila R, Charlson F, Cuijpers P, et al. Excess mortality in persons with severe mental disorders: a multilevel intervention framework and priorities for clinical practice, policy and research agendas. World Psychiatry. 2017;16:30–40. https://doi.org/10.1002/wps.20384.</w:t>
      </w:r>
    </w:p>
    <w:p w14:paraId="35751EED" w14:textId="77777777" w:rsidR="002A426A" w:rsidRPr="002A426A" w:rsidRDefault="002A426A" w:rsidP="00A16ABD">
      <w:pPr>
        <w:pStyle w:val="Bibliography"/>
        <w:jc w:val="left"/>
        <w:rPr>
          <w:color w:val="auto"/>
          <w:lang w:val="en-US"/>
        </w:rPr>
      </w:pPr>
      <w:r w:rsidRPr="002A426A">
        <w:rPr>
          <w:color w:val="auto"/>
          <w:lang w:val="en-US"/>
        </w:rPr>
        <w:t>4. Ewig S, Torres A. Community-acquired pneumonia as an emergency: time for an aggressive intervention to lower mortality. European Respiratory Journal. 2011;38:253–60. https://doi.org/10.1183/09031936.00199810.</w:t>
      </w:r>
    </w:p>
    <w:p w14:paraId="693044C2" w14:textId="77777777" w:rsidR="002A426A" w:rsidRPr="002A426A" w:rsidRDefault="002A426A" w:rsidP="00A16ABD">
      <w:pPr>
        <w:pStyle w:val="Bibliography"/>
        <w:jc w:val="left"/>
        <w:rPr>
          <w:color w:val="auto"/>
          <w:lang w:val="en-US"/>
        </w:rPr>
      </w:pPr>
      <w:r w:rsidRPr="002A426A">
        <w:rPr>
          <w:color w:val="auto"/>
          <w:lang w:val="en-US"/>
        </w:rPr>
        <w:t>5. World Health Organization. SCORE for health data technical package: global report on health data systems and capacity, 2020. 2021.</w:t>
      </w:r>
    </w:p>
    <w:p w14:paraId="7BCABE6F" w14:textId="77777777" w:rsidR="002A426A" w:rsidRPr="002A426A" w:rsidRDefault="002A426A" w:rsidP="00A16ABD">
      <w:pPr>
        <w:pStyle w:val="Bibliography"/>
        <w:jc w:val="left"/>
        <w:rPr>
          <w:color w:val="auto"/>
          <w:lang w:val="en-US"/>
        </w:rPr>
      </w:pPr>
      <w:r w:rsidRPr="002A426A">
        <w:rPr>
          <w:color w:val="auto"/>
          <w:lang w:val="en-US"/>
        </w:rPr>
        <w:t xml:space="preserve">6. de Savigny D, Riley I, Chandramohan D, Odhiambo F, Nichols E, </w:t>
      </w:r>
      <w:proofErr w:type="spellStart"/>
      <w:r w:rsidRPr="002A426A">
        <w:rPr>
          <w:color w:val="auto"/>
          <w:lang w:val="en-US"/>
        </w:rPr>
        <w:t>Notzon</w:t>
      </w:r>
      <w:proofErr w:type="spellEnd"/>
      <w:r w:rsidRPr="002A426A">
        <w:rPr>
          <w:color w:val="auto"/>
          <w:lang w:val="en-US"/>
        </w:rPr>
        <w:t xml:space="preserve"> S, et al. Integrating community-based verbal autopsy into civil registration and vital statistics (CRVS): system-level considerations. Global Health Action. 2017;10:1272882. https://doi.org/10.1080/16549716.2017.1272882.</w:t>
      </w:r>
    </w:p>
    <w:p w14:paraId="2BF8A11C" w14:textId="77777777" w:rsidR="002A426A" w:rsidRPr="002A426A" w:rsidRDefault="002A426A" w:rsidP="00A16ABD">
      <w:pPr>
        <w:pStyle w:val="Bibliography"/>
        <w:jc w:val="left"/>
        <w:rPr>
          <w:color w:val="auto"/>
          <w:lang w:val="en-US"/>
        </w:rPr>
      </w:pPr>
      <w:r w:rsidRPr="002A426A">
        <w:rPr>
          <w:color w:val="auto"/>
          <w:lang w:val="en-US"/>
        </w:rPr>
        <w:t xml:space="preserve">7. Thomas L-M, </w:t>
      </w:r>
      <w:proofErr w:type="spellStart"/>
      <w:r w:rsidRPr="002A426A">
        <w:rPr>
          <w:color w:val="auto"/>
          <w:lang w:val="en-US"/>
        </w:rPr>
        <w:t>D’Ambruoso</w:t>
      </w:r>
      <w:proofErr w:type="spellEnd"/>
      <w:r w:rsidRPr="002A426A">
        <w:rPr>
          <w:color w:val="auto"/>
          <w:lang w:val="en-US"/>
        </w:rPr>
        <w:t xml:space="preserve"> L, </w:t>
      </w:r>
      <w:proofErr w:type="spellStart"/>
      <w:r w:rsidRPr="002A426A">
        <w:rPr>
          <w:color w:val="auto"/>
          <w:lang w:val="en-US"/>
        </w:rPr>
        <w:t>Balabanova</w:t>
      </w:r>
      <w:proofErr w:type="spellEnd"/>
      <w:r w:rsidRPr="002A426A">
        <w:rPr>
          <w:color w:val="auto"/>
          <w:lang w:val="en-US"/>
        </w:rPr>
        <w:t xml:space="preserve"> D. Verbal autopsy in health policy and systems: a literature review. BMJ Global Health. 2018;3:e000639. https://doi.org/10.1136/bmjgh-2017-000639.</w:t>
      </w:r>
    </w:p>
    <w:p w14:paraId="7C498184" w14:textId="77777777" w:rsidR="002A426A" w:rsidRPr="002A426A" w:rsidRDefault="002A426A" w:rsidP="00A16ABD">
      <w:pPr>
        <w:pStyle w:val="Bibliography"/>
        <w:jc w:val="left"/>
        <w:rPr>
          <w:color w:val="auto"/>
          <w:lang w:val="en-US"/>
        </w:rPr>
      </w:pPr>
      <w:r w:rsidRPr="002A426A">
        <w:rPr>
          <w:color w:val="auto"/>
          <w:lang w:val="en-US"/>
        </w:rPr>
        <w:t xml:space="preserve">8. </w:t>
      </w:r>
      <w:proofErr w:type="spellStart"/>
      <w:r w:rsidRPr="002A426A">
        <w:rPr>
          <w:color w:val="auto"/>
          <w:lang w:val="en-US"/>
        </w:rPr>
        <w:t>Rampatige</w:t>
      </w:r>
      <w:proofErr w:type="spellEnd"/>
      <w:r w:rsidRPr="002A426A">
        <w:rPr>
          <w:color w:val="auto"/>
          <w:lang w:val="en-US"/>
        </w:rPr>
        <w:t xml:space="preserve"> R, Mikkelsen L, Hernandez B, Riley I, Lopez AD. Systematic review of statistics on causes of deaths in hospitals: strengthening the evidence for policy-makers. Bull World Health Organ. 2014;92:807–16. https://doi.org/10.2471/BLT.14.137935.</w:t>
      </w:r>
    </w:p>
    <w:p w14:paraId="2AFA96B2" w14:textId="77777777" w:rsidR="002A426A" w:rsidRPr="002A426A" w:rsidRDefault="002A426A" w:rsidP="00A16ABD">
      <w:pPr>
        <w:pStyle w:val="Bibliography"/>
        <w:jc w:val="left"/>
        <w:rPr>
          <w:color w:val="auto"/>
          <w:lang w:val="en-US"/>
        </w:rPr>
      </w:pPr>
      <w:r w:rsidRPr="002A426A">
        <w:rPr>
          <w:color w:val="auto"/>
          <w:lang w:val="en-US"/>
        </w:rPr>
        <w:t>9. Adair T. Who dies where? Estimating the percentage of deaths that occur at home. BMJ Global Health. 2021;6:e006766. https://doi.org/10.1136/bmjgh-2021-006766.</w:t>
      </w:r>
    </w:p>
    <w:p w14:paraId="6A73FA29" w14:textId="77777777" w:rsidR="002A426A" w:rsidRPr="002A426A" w:rsidRDefault="002A426A" w:rsidP="00A16ABD">
      <w:pPr>
        <w:pStyle w:val="Bibliography"/>
        <w:jc w:val="left"/>
        <w:rPr>
          <w:color w:val="auto"/>
          <w:lang w:val="en-US"/>
        </w:rPr>
      </w:pPr>
      <w:r w:rsidRPr="002A426A">
        <w:rPr>
          <w:color w:val="auto"/>
          <w:lang w:val="en-US"/>
        </w:rPr>
        <w:t>10. World Health Organization. Verbal autopsy standards: 2022 WHO verbal autopsy instrument. 2023.</w:t>
      </w:r>
    </w:p>
    <w:p w14:paraId="7E50EC61" w14:textId="77777777" w:rsidR="002A426A" w:rsidRPr="002A426A" w:rsidRDefault="002A426A" w:rsidP="00A16ABD">
      <w:pPr>
        <w:pStyle w:val="Bibliography"/>
        <w:jc w:val="left"/>
        <w:rPr>
          <w:color w:val="auto"/>
          <w:lang w:val="en-US"/>
        </w:rPr>
      </w:pPr>
      <w:r w:rsidRPr="002A426A">
        <w:rPr>
          <w:color w:val="auto"/>
          <w:lang w:val="en-US"/>
        </w:rPr>
        <w:t xml:space="preserve">11. Chandramohan D, </w:t>
      </w:r>
      <w:proofErr w:type="spellStart"/>
      <w:r w:rsidRPr="002A426A">
        <w:rPr>
          <w:color w:val="auto"/>
          <w:lang w:val="en-US"/>
        </w:rPr>
        <w:t>Fottrell</w:t>
      </w:r>
      <w:proofErr w:type="spellEnd"/>
      <w:r w:rsidRPr="002A426A">
        <w:rPr>
          <w:color w:val="auto"/>
          <w:lang w:val="en-US"/>
        </w:rPr>
        <w:t xml:space="preserve"> E, Leitao J, Nichols E, Clark SJ, </w:t>
      </w:r>
      <w:proofErr w:type="spellStart"/>
      <w:r w:rsidRPr="002A426A">
        <w:rPr>
          <w:color w:val="auto"/>
          <w:lang w:val="en-US"/>
        </w:rPr>
        <w:t>Alsokhn</w:t>
      </w:r>
      <w:proofErr w:type="spellEnd"/>
      <w:r w:rsidRPr="002A426A">
        <w:rPr>
          <w:color w:val="auto"/>
          <w:lang w:val="en-US"/>
        </w:rPr>
        <w:t xml:space="preserve"> C, et al. Estimating causes of death where there is no medical certification: evolution and state of the art of verbal autopsy. Global Health Action. 2021;14:1982486. https://doi.org/10.1080/16549716.2021.1982486.</w:t>
      </w:r>
    </w:p>
    <w:p w14:paraId="01893E40" w14:textId="77777777" w:rsidR="002A426A" w:rsidRPr="002A426A" w:rsidRDefault="002A426A" w:rsidP="00A16ABD">
      <w:pPr>
        <w:pStyle w:val="Bibliography"/>
        <w:jc w:val="left"/>
        <w:rPr>
          <w:color w:val="auto"/>
          <w:lang w:val="en-US"/>
        </w:rPr>
      </w:pPr>
      <w:r w:rsidRPr="002A426A">
        <w:rPr>
          <w:color w:val="auto"/>
          <w:lang w:val="en-US"/>
        </w:rPr>
        <w:t>12. World Health Organization. Verbal autopsy standards: ascertaining and attributing cause of death. World Health Organization; 2007.</w:t>
      </w:r>
    </w:p>
    <w:p w14:paraId="0925DE37" w14:textId="77777777" w:rsidR="002A426A" w:rsidRPr="002A426A" w:rsidRDefault="002A426A" w:rsidP="00A16ABD">
      <w:pPr>
        <w:pStyle w:val="Bibliography"/>
        <w:jc w:val="left"/>
        <w:rPr>
          <w:color w:val="auto"/>
          <w:lang w:val="en-US"/>
        </w:rPr>
      </w:pPr>
      <w:r w:rsidRPr="002A426A">
        <w:rPr>
          <w:color w:val="auto"/>
          <w:lang w:val="en-US"/>
        </w:rPr>
        <w:t>13. Gomes M, Begum R, Sati P, Dikshit R, Gupta PC, Kumar R, et al. Nationwide Mortality Studies To Quantify Causes Of Death: Relevant Lessons From India’s Million Death Study. Health Affairs. 2017;36:1887–95. https://doi.org/10.1377/hlthaff.2017.0635.</w:t>
      </w:r>
    </w:p>
    <w:p w14:paraId="0CCAA9F8" w14:textId="77777777" w:rsidR="002A426A" w:rsidRPr="002A426A" w:rsidRDefault="002A426A" w:rsidP="00A16ABD">
      <w:pPr>
        <w:pStyle w:val="Bibliography"/>
        <w:jc w:val="left"/>
        <w:rPr>
          <w:color w:val="auto"/>
          <w:lang w:val="en-US"/>
        </w:rPr>
      </w:pPr>
      <w:r w:rsidRPr="002A426A">
        <w:rPr>
          <w:color w:val="auto"/>
          <w:lang w:val="en-US"/>
        </w:rPr>
        <w:t>14. Jha P, Gajalakshmi V, Gupta PC, Kumar R, Mony P, Dhingra N, et al. Prospective Study of One Million Deaths in India: Rationale, Design, and Validation Results. PLOS Medicine. 2005;3:e18. https://doi.org/10.1371/journal.pmed.0030018.</w:t>
      </w:r>
    </w:p>
    <w:p w14:paraId="55E740BC" w14:textId="77777777" w:rsidR="002A426A" w:rsidRPr="002A426A" w:rsidRDefault="002A426A" w:rsidP="00A16ABD">
      <w:pPr>
        <w:pStyle w:val="Bibliography"/>
        <w:jc w:val="left"/>
        <w:rPr>
          <w:color w:val="auto"/>
          <w:lang w:val="en-US"/>
        </w:rPr>
      </w:pPr>
      <w:r w:rsidRPr="002A426A">
        <w:rPr>
          <w:color w:val="auto"/>
          <w:lang w:val="en-US"/>
        </w:rPr>
        <w:t xml:space="preserve">15. McCormick TH, Li ZR, Calvert C, </w:t>
      </w:r>
      <w:proofErr w:type="spellStart"/>
      <w:r w:rsidRPr="002A426A">
        <w:rPr>
          <w:color w:val="auto"/>
          <w:lang w:val="en-US"/>
        </w:rPr>
        <w:t>Crampin</w:t>
      </w:r>
      <w:proofErr w:type="spellEnd"/>
      <w:r w:rsidRPr="002A426A">
        <w:rPr>
          <w:color w:val="auto"/>
          <w:lang w:val="en-US"/>
        </w:rPr>
        <w:t xml:space="preserve"> AC, Kahn K, Clark SJ. Probabilistic Cause-of-death Assignment using Verbal Autopsies. J Am Stat Assoc. 2016;111:1036–49. https://doi.org/10.1080/01621459.2016.1152191.</w:t>
      </w:r>
    </w:p>
    <w:p w14:paraId="23AB3FE2" w14:textId="77777777" w:rsidR="002A426A" w:rsidRPr="002A426A" w:rsidRDefault="002A426A" w:rsidP="00A16ABD">
      <w:pPr>
        <w:pStyle w:val="Bibliography"/>
        <w:jc w:val="left"/>
        <w:rPr>
          <w:color w:val="auto"/>
          <w:lang w:val="en-US"/>
        </w:rPr>
      </w:pPr>
      <w:r w:rsidRPr="002A426A">
        <w:rPr>
          <w:color w:val="auto"/>
          <w:lang w:val="en-US"/>
        </w:rPr>
        <w:t xml:space="preserve">16. Morris SK, Bassani DG, Kumar R, Awasthi S, Paul VK, Jha P. Factors associated with physician agreement on verbal autopsy of over 27000 childhood deaths in India. </w:t>
      </w:r>
      <w:proofErr w:type="spellStart"/>
      <w:r w:rsidRPr="002A426A">
        <w:rPr>
          <w:color w:val="auto"/>
          <w:lang w:val="en-US"/>
        </w:rPr>
        <w:t>PloS</w:t>
      </w:r>
      <w:proofErr w:type="spellEnd"/>
      <w:r w:rsidRPr="002A426A">
        <w:rPr>
          <w:color w:val="auto"/>
          <w:lang w:val="en-US"/>
        </w:rPr>
        <w:t xml:space="preserve"> one. 2010;5:e9583.</w:t>
      </w:r>
    </w:p>
    <w:p w14:paraId="7BBE7938" w14:textId="77777777" w:rsidR="002A426A" w:rsidRPr="002A426A" w:rsidRDefault="002A426A" w:rsidP="00A16ABD">
      <w:pPr>
        <w:pStyle w:val="Bibliography"/>
        <w:jc w:val="left"/>
        <w:rPr>
          <w:color w:val="auto"/>
          <w:lang w:val="en-US"/>
        </w:rPr>
      </w:pPr>
      <w:r w:rsidRPr="002A426A">
        <w:rPr>
          <w:color w:val="auto"/>
          <w:lang w:val="en-US"/>
        </w:rPr>
        <w:lastRenderedPageBreak/>
        <w:t>17. Soleman N, Chandramohan D, Shibuya K. Verbal autopsy: current practices and challenges. Bulletin of the World Health Organization. 2006;84:239–45.</w:t>
      </w:r>
    </w:p>
    <w:p w14:paraId="553D5B6B" w14:textId="77777777" w:rsidR="002A426A" w:rsidRPr="002A426A" w:rsidRDefault="002A426A" w:rsidP="00A16ABD">
      <w:pPr>
        <w:pStyle w:val="Bibliography"/>
        <w:jc w:val="left"/>
        <w:rPr>
          <w:color w:val="auto"/>
          <w:lang w:val="en-US"/>
        </w:rPr>
      </w:pPr>
      <w:r w:rsidRPr="002A426A">
        <w:rPr>
          <w:color w:val="auto"/>
          <w:lang w:val="en-US"/>
        </w:rPr>
        <w:t xml:space="preserve">18. </w:t>
      </w:r>
      <w:proofErr w:type="spellStart"/>
      <w:r w:rsidRPr="002A426A">
        <w:rPr>
          <w:color w:val="auto"/>
          <w:lang w:val="en-US"/>
        </w:rPr>
        <w:t>Byass</w:t>
      </w:r>
      <w:proofErr w:type="spellEnd"/>
      <w:r w:rsidRPr="002A426A">
        <w:rPr>
          <w:color w:val="auto"/>
          <w:lang w:val="en-US"/>
        </w:rPr>
        <w:t xml:space="preserve"> P, Hussain-Alkhateeb L, </w:t>
      </w:r>
      <w:proofErr w:type="spellStart"/>
      <w:r w:rsidRPr="002A426A">
        <w:rPr>
          <w:color w:val="auto"/>
          <w:lang w:val="en-US"/>
        </w:rPr>
        <w:t>D’Ambruoso</w:t>
      </w:r>
      <w:proofErr w:type="spellEnd"/>
      <w:r w:rsidRPr="002A426A">
        <w:rPr>
          <w:color w:val="auto"/>
          <w:lang w:val="en-US"/>
        </w:rPr>
        <w:t xml:space="preserve"> L, Clark S, Davies J, </w:t>
      </w:r>
      <w:proofErr w:type="spellStart"/>
      <w:r w:rsidRPr="002A426A">
        <w:rPr>
          <w:color w:val="auto"/>
          <w:lang w:val="en-US"/>
        </w:rPr>
        <w:t>Fottrell</w:t>
      </w:r>
      <w:proofErr w:type="spellEnd"/>
      <w:r w:rsidRPr="002A426A">
        <w:rPr>
          <w:color w:val="auto"/>
          <w:lang w:val="en-US"/>
        </w:rPr>
        <w:t xml:space="preserve"> E, et al. An integrated approach to processing WHO-2016 verbal autopsy data: the InterVA-5 model. BMC Medicine. 2019;17:102. https://doi.org/10.1186/s12916-019-1333-6.</w:t>
      </w:r>
    </w:p>
    <w:p w14:paraId="2DE8FE4D" w14:textId="77777777" w:rsidR="002A426A" w:rsidRPr="002A426A" w:rsidRDefault="002A426A" w:rsidP="00A16ABD">
      <w:pPr>
        <w:pStyle w:val="Bibliography"/>
        <w:jc w:val="left"/>
        <w:rPr>
          <w:color w:val="auto"/>
          <w:lang w:val="en-US"/>
        </w:rPr>
      </w:pPr>
      <w:r w:rsidRPr="002A426A">
        <w:rPr>
          <w:color w:val="auto"/>
          <w:lang w:val="en-US"/>
        </w:rPr>
        <w:t>19. Jha P, Kumar D, Dikshit R, Budukh A, Begum R, Sati P, et al. Automated versus physician assignment of cause of death for verbal autopsies: randomized trial of 9374 deaths in 117 villages in India. BMC Medicine. 2019;17:116. https://doi.org/10.1186/s12916-019-1353-2.</w:t>
      </w:r>
    </w:p>
    <w:p w14:paraId="5E708F10" w14:textId="77777777" w:rsidR="002A426A" w:rsidRPr="002A426A" w:rsidRDefault="002A426A" w:rsidP="00A16ABD">
      <w:pPr>
        <w:pStyle w:val="Bibliography"/>
        <w:jc w:val="left"/>
        <w:rPr>
          <w:color w:val="auto"/>
          <w:lang w:val="en-US"/>
        </w:rPr>
      </w:pPr>
      <w:r w:rsidRPr="002A426A">
        <w:rPr>
          <w:color w:val="auto"/>
          <w:lang w:val="en-US"/>
        </w:rPr>
        <w:t xml:space="preserve">20. Leitao J, Desai N, Aleksandrowicz L, </w:t>
      </w:r>
      <w:proofErr w:type="spellStart"/>
      <w:r w:rsidRPr="002A426A">
        <w:rPr>
          <w:color w:val="auto"/>
          <w:lang w:val="en-US"/>
        </w:rPr>
        <w:t>Byass</w:t>
      </w:r>
      <w:proofErr w:type="spellEnd"/>
      <w:r w:rsidRPr="002A426A">
        <w:rPr>
          <w:color w:val="auto"/>
          <w:lang w:val="en-US"/>
        </w:rPr>
        <w:t xml:space="preserve"> P, </w:t>
      </w:r>
      <w:proofErr w:type="spellStart"/>
      <w:r w:rsidRPr="002A426A">
        <w:rPr>
          <w:color w:val="auto"/>
          <w:lang w:val="en-US"/>
        </w:rPr>
        <w:t>Miasnikof</w:t>
      </w:r>
      <w:proofErr w:type="spellEnd"/>
      <w:r w:rsidRPr="002A426A">
        <w:rPr>
          <w:color w:val="auto"/>
          <w:lang w:val="en-US"/>
        </w:rPr>
        <w:t xml:space="preserve"> P, Tollman S, et al. Comparison of physician-certified verbal autopsy with computer-coded verbal autopsy for cause of death assignment in hospitalized patients in low- and middle-income countries: systematic review. BMC Med. 2014;12:22. https://doi.org/10.1186/1741-7015-12-22.</w:t>
      </w:r>
    </w:p>
    <w:p w14:paraId="1F2D3068" w14:textId="77777777" w:rsidR="002A426A" w:rsidRPr="002A426A" w:rsidRDefault="002A426A" w:rsidP="00A16ABD">
      <w:pPr>
        <w:pStyle w:val="Bibliography"/>
        <w:jc w:val="left"/>
        <w:rPr>
          <w:color w:val="auto"/>
          <w:lang w:val="en-US"/>
        </w:rPr>
      </w:pPr>
      <w:r w:rsidRPr="002A426A">
        <w:rPr>
          <w:color w:val="auto"/>
          <w:lang w:val="en-US"/>
        </w:rPr>
        <w:t xml:space="preserve">21. Desai N, Aleksandrowicz L, </w:t>
      </w:r>
      <w:proofErr w:type="spellStart"/>
      <w:r w:rsidRPr="002A426A">
        <w:rPr>
          <w:color w:val="auto"/>
          <w:lang w:val="en-US"/>
        </w:rPr>
        <w:t>Miasnikof</w:t>
      </w:r>
      <w:proofErr w:type="spellEnd"/>
      <w:r w:rsidRPr="002A426A">
        <w:rPr>
          <w:color w:val="auto"/>
          <w:lang w:val="en-US"/>
        </w:rPr>
        <w:t xml:space="preserve"> P, Lu Y, Leitao J, </w:t>
      </w:r>
      <w:proofErr w:type="spellStart"/>
      <w:r w:rsidRPr="002A426A">
        <w:rPr>
          <w:color w:val="auto"/>
          <w:lang w:val="en-US"/>
        </w:rPr>
        <w:t>Byass</w:t>
      </w:r>
      <w:proofErr w:type="spellEnd"/>
      <w:r w:rsidRPr="002A426A">
        <w:rPr>
          <w:color w:val="auto"/>
          <w:lang w:val="en-US"/>
        </w:rPr>
        <w:t xml:space="preserve"> P, et al. Performance of four computer-coded verbal autopsy methods for cause of death assignment compared with physician coding on 24,000 deaths in low- and middle-income countries. BMC Medicine. 2014;12:20. https://doi.org/10.1186/1741-7015-12-20.</w:t>
      </w:r>
    </w:p>
    <w:p w14:paraId="23A6C639" w14:textId="77777777" w:rsidR="002A426A" w:rsidRPr="002A426A" w:rsidRDefault="002A426A" w:rsidP="00A16ABD">
      <w:pPr>
        <w:pStyle w:val="Bibliography"/>
        <w:jc w:val="left"/>
        <w:rPr>
          <w:color w:val="auto"/>
          <w:lang w:val="en-US"/>
        </w:rPr>
      </w:pPr>
      <w:r w:rsidRPr="002A426A">
        <w:rPr>
          <w:color w:val="auto"/>
          <w:lang w:val="en-US"/>
        </w:rPr>
        <w:t xml:space="preserve">22. Tunga M, Lungo J, </w:t>
      </w:r>
      <w:proofErr w:type="spellStart"/>
      <w:r w:rsidRPr="002A426A">
        <w:rPr>
          <w:color w:val="auto"/>
          <w:lang w:val="en-US"/>
        </w:rPr>
        <w:t>Chambua</w:t>
      </w:r>
      <w:proofErr w:type="spellEnd"/>
      <w:r w:rsidRPr="002A426A">
        <w:rPr>
          <w:color w:val="auto"/>
          <w:lang w:val="en-US"/>
        </w:rPr>
        <w:t xml:space="preserve"> J, Kateule R. Verbal autopsy models in determining causes of death. Tropical Medicine &amp; International Health. 2021;26:1560–7. https://doi.org/10.1111/tmi.13678.</w:t>
      </w:r>
    </w:p>
    <w:p w14:paraId="500F3446" w14:textId="77777777" w:rsidR="002A426A" w:rsidRPr="002A426A" w:rsidRDefault="002A426A" w:rsidP="00A16ABD">
      <w:pPr>
        <w:pStyle w:val="Bibliography"/>
        <w:jc w:val="left"/>
        <w:rPr>
          <w:color w:val="auto"/>
          <w:lang w:val="en-US"/>
        </w:rPr>
      </w:pPr>
      <w:r w:rsidRPr="002A426A">
        <w:rPr>
          <w:color w:val="auto"/>
          <w:lang w:val="en-US"/>
        </w:rPr>
        <w:t xml:space="preserve">23. Oti SO, Kyobutungi C. Verbal autopsy interpretation: a comparative analysis of the </w:t>
      </w:r>
      <w:proofErr w:type="spellStart"/>
      <w:r w:rsidRPr="002A426A">
        <w:rPr>
          <w:color w:val="auto"/>
          <w:lang w:val="en-US"/>
        </w:rPr>
        <w:t>InterVA</w:t>
      </w:r>
      <w:proofErr w:type="spellEnd"/>
      <w:r w:rsidRPr="002A426A">
        <w:rPr>
          <w:color w:val="auto"/>
          <w:lang w:val="en-US"/>
        </w:rPr>
        <w:t xml:space="preserve"> model versus physician review in determining causes of death in the Nairobi DSS. </w:t>
      </w:r>
      <w:proofErr w:type="spellStart"/>
      <w:r w:rsidRPr="002A426A">
        <w:rPr>
          <w:color w:val="auto"/>
          <w:lang w:val="en-US"/>
        </w:rPr>
        <w:t>Popul</w:t>
      </w:r>
      <w:proofErr w:type="spellEnd"/>
      <w:r w:rsidRPr="002A426A">
        <w:rPr>
          <w:color w:val="auto"/>
          <w:lang w:val="en-US"/>
        </w:rPr>
        <w:t xml:space="preserve"> Health Metrics. 2010;8:21. https://doi.org/10.1186/1478-7954-8-21.</w:t>
      </w:r>
    </w:p>
    <w:p w14:paraId="72554AC7" w14:textId="77777777" w:rsidR="002A426A" w:rsidRPr="002A426A" w:rsidRDefault="002A426A" w:rsidP="00A16ABD">
      <w:pPr>
        <w:pStyle w:val="Bibliography"/>
        <w:jc w:val="left"/>
        <w:rPr>
          <w:color w:val="auto"/>
          <w:lang w:val="en-US"/>
        </w:rPr>
      </w:pPr>
      <w:r w:rsidRPr="002A426A">
        <w:rPr>
          <w:color w:val="auto"/>
          <w:lang w:val="en-US"/>
        </w:rPr>
        <w:t xml:space="preserve">24. </w:t>
      </w:r>
      <w:proofErr w:type="spellStart"/>
      <w:r w:rsidRPr="002A426A">
        <w:rPr>
          <w:color w:val="auto"/>
          <w:lang w:val="en-US"/>
        </w:rPr>
        <w:t>Jeblee</w:t>
      </w:r>
      <w:proofErr w:type="spellEnd"/>
      <w:r w:rsidRPr="002A426A">
        <w:rPr>
          <w:color w:val="auto"/>
          <w:lang w:val="en-US"/>
        </w:rPr>
        <w:t xml:space="preserve"> S, Gomes M, Jha P, </w:t>
      </w:r>
      <w:proofErr w:type="spellStart"/>
      <w:r w:rsidRPr="002A426A">
        <w:rPr>
          <w:color w:val="auto"/>
          <w:lang w:val="en-US"/>
        </w:rPr>
        <w:t>Rudzicz</w:t>
      </w:r>
      <w:proofErr w:type="spellEnd"/>
      <w:r w:rsidRPr="002A426A">
        <w:rPr>
          <w:color w:val="auto"/>
          <w:lang w:val="en-US"/>
        </w:rPr>
        <w:t xml:space="preserve"> F, Hirst G. Automatically determining cause of death from verbal autopsy narratives. BMC Med Inform </w:t>
      </w:r>
      <w:proofErr w:type="spellStart"/>
      <w:r w:rsidRPr="002A426A">
        <w:rPr>
          <w:color w:val="auto"/>
          <w:lang w:val="en-US"/>
        </w:rPr>
        <w:t>Decis</w:t>
      </w:r>
      <w:proofErr w:type="spellEnd"/>
      <w:r w:rsidRPr="002A426A">
        <w:rPr>
          <w:color w:val="auto"/>
          <w:lang w:val="en-US"/>
        </w:rPr>
        <w:t xml:space="preserve"> Mak. 2019;19:127. https://doi.org/10.1186/s12911-019-0841-9.</w:t>
      </w:r>
    </w:p>
    <w:p w14:paraId="4D229CF8" w14:textId="77777777" w:rsidR="002A426A" w:rsidRPr="002A426A" w:rsidRDefault="002A426A" w:rsidP="00A16ABD">
      <w:pPr>
        <w:pStyle w:val="Bibliography"/>
        <w:jc w:val="left"/>
        <w:rPr>
          <w:color w:val="auto"/>
          <w:lang w:val="en-US"/>
        </w:rPr>
      </w:pPr>
      <w:r w:rsidRPr="002A426A">
        <w:rPr>
          <w:color w:val="auto"/>
          <w:lang w:val="en-US"/>
        </w:rPr>
        <w:t>25. Blanco A, Pérez A, Casillas A, Cobos D. Extracting Cause of Death From Verbal Autopsy With Deep Learning Interpretable Methods. IEEE Journal of Biomedical and Health Informatics. 2021;25:1315–25. https://doi.org/10.1109/JBHI.2020.3005769.</w:t>
      </w:r>
    </w:p>
    <w:p w14:paraId="43ECA67E" w14:textId="77777777" w:rsidR="002A426A" w:rsidRPr="002A426A" w:rsidRDefault="002A426A" w:rsidP="00A16ABD">
      <w:pPr>
        <w:pStyle w:val="Bibliography"/>
        <w:jc w:val="left"/>
        <w:rPr>
          <w:color w:val="auto"/>
          <w:lang w:val="en-US"/>
        </w:rPr>
      </w:pPr>
      <w:r w:rsidRPr="002A426A">
        <w:rPr>
          <w:color w:val="auto"/>
          <w:lang w:val="en-US"/>
        </w:rPr>
        <w:t xml:space="preserve">26. King C, </w:t>
      </w:r>
      <w:proofErr w:type="spellStart"/>
      <w:r w:rsidRPr="002A426A">
        <w:rPr>
          <w:color w:val="auto"/>
          <w:lang w:val="en-US"/>
        </w:rPr>
        <w:t>Zamawe</w:t>
      </w:r>
      <w:proofErr w:type="spellEnd"/>
      <w:r w:rsidRPr="002A426A">
        <w:rPr>
          <w:color w:val="auto"/>
          <w:lang w:val="en-US"/>
        </w:rPr>
        <w:t xml:space="preserve"> C, Banda M, Bar-Zeev N, Beard J, Bird J, et al. The quality and diagnostic value of open narratives in verbal autopsy: a mixed-methods analysis of partnered interviews from Malawi. BMC Med Res </w:t>
      </w:r>
      <w:proofErr w:type="spellStart"/>
      <w:r w:rsidRPr="002A426A">
        <w:rPr>
          <w:color w:val="auto"/>
          <w:lang w:val="en-US"/>
        </w:rPr>
        <w:t>Methodol</w:t>
      </w:r>
      <w:proofErr w:type="spellEnd"/>
      <w:r w:rsidRPr="002A426A">
        <w:rPr>
          <w:color w:val="auto"/>
          <w:lang w:val="en-US"/>
        </w:rPr>
        <w:t>. 2016;16:13. https://doi.org/10.1186/s12874-016-0115-5.</w:t>
      </w:r>
    </w:p>
    <w:p w14:paraId="68BC05CA" w14:textId="77777777" w:rsidR="002A426A" w:rsidRPr="002A426A" w:rsidRDefault="002A426A" w:rsidP="00A16ABD">
      <w:pPr>
        <w:pStyle w:val="Bibliography"/>
        <w:jc w:val="left"/>
        <w:rPr>
          <w:color w:val="auto"/>
          <w:lang w:val="en-US"/>
        </w:rPr>
      </w:pPr>
      <w:r w:rsidRPr="002A426A">
        <w:rPr>
          <w:color w:val="auto"/>
          <w:lang w:val="en-US"/>
        </w:rPr>
        <w:t>27. Chang Y, Wang X, Wang J, Wu Y, Yang L, Zhu K, et al. A Survey on Evaluation of Large Language Models. 2023. https://doi.org/10.48550/arXiv.2307.03109.</w:t>
      </w:r>
    </w:p>
    <w:p w14:paraId="1037044E" w14:textId="77777777" w:rsidR="002A426A" w:rsidRPr="002A426A" w:rsidRDefault="002A426A" w:rsidP="00A16ABD">
      <w:pPr>
        <w:pStyle w:val="Bibliography"/>
        <w:jc w:val="left"/>
        <w:rPr>
          <w:color w:val="auto"/>
          <w:lang w:val="en-US"/>
        </w:rPr>
      </w:pPr>
      <w:r w:rsidRPr="002A426A">
        <w:rPr>
          <w:color w:val="auto"/>
          <w:lang w:val="en-US"/>
        </w:rPr>
        <w:t>28. Lund BD, Wang T. Chatting about ChatGPT: how may AI and GPT impact academia and libraries? Library Hi Tech News. 2023;40:26–9. https://doi.org/10.1108/LHTN-01-2023-0009.</w:t>
      </w:r>
    </w:p>
    <w:p w14:paraId="29ACE9B9" w14:textId="77777777" w:rsidR="002A426A" w:rsidRPr="002A426A" w:rsidRDefault="002A426A" w:rsidP="00A16ABD">
      <w:pPr>
        <w:pStyle w:val="Bibliography"/>
        <w:jc w:val="left"/>
        <w:rPr>
          <w:color w:val="auto"/>
          <w:lang w:val="en-US"/>
        </w:rPr>
      </w:pPr>
      <w:r w:rsidRPr="002A426A">
        <w:rPr>
          <w:color w:val="auto"/>
          <w:lang w:val="en-US"/>
        </w:rPr>
        <w:t xml:space="preserve">29. </w:t>
      </w:r>
      <w:proofErr w:type="spellStart"/>
      <w:r w:rsidRPr="002A426A">
        <w:rPr>
          <w:color w:val="auto"/>
          <w:lang w:val="en-US"/>
        </w:rPr>
        <w:t>Svyatkovskiy</w:t>
      </w:r>
      <w:proofErr w:type="spellEnd"/>
      <w:r w:rsidRPr="002A426A">
        <w:rPr>
          <w:color w:val="auto"/>
          <w:lang w:val="en-US"/>
        </w:rPr>
        <w:t xml:space="preserve"> A, Deng SK, Fu S, Sundaresan N. </w:t>
      </w:r>
      <w:proofErr w:type="spellStart"/>
      <w:r w:rsidRPr="002A426A">
        <w:rPr>
          <w:color w:val="auto"/>
          <w:lang w:val="en-US"/>
        </w:rPr>
        <w:t>IntelliCode</w:t>
      </w:r>
      <w:proofErr w:type="spellEnd"/>
      <w:r w:rsidRPr="002A426A">
        <w:rPr>
          <w:color w:val="auto"/>
          <w:lang w:val="en-US"/>
        </w:rPr>
        <w:t xml:space="preserve"> compose: code generation using transformer. In: Proceedings of the 28th ACM Joint Meeting on European Software Engineering Conference and Symposium on the Foundations of Software Engineering. New York, NY, USA: Association for Computing Machinery; 2020. p. 1433–43. https://doi.org/10.1145/3368089.3417058.</w:t>
      </w:r>
    </w:p>
    <w:p w14:paraId="698F1953" w14:textId="77777777" w:rsidR="002A426A" w:rsidRPr="002A426A" w:rsidRDefault="002A426A" w:rsidP="00A16ABD">
      <w:pPr>
        <w:pStyle w:val="Bibliography"/>
        <w:jc w:val="left"/>
        <w:rPr>
          <w:color w:val="auto"/>
          <w:lang w:val="en-US"/>
        </w:rPr>
      </w:pPr>
      <w:r w:rsidRPr="002A426A">
        <w:rPr>
          <w:color w:val="auto"/>
          <w:lang w:val="en-US"/>
        </w:rPr>
        <w:t>30. Haupt CE, Marks M. AI-Generated Medical Advice—GPT and Beyond. JAMA. 2023;329:1349–50. https://doi.org/10.1001/jama.2023.5321.</w:t>
      </w:r>
    </w:p>
    <w:p w14:paraId="31CB6B0E" w14:textId="77777777" w:rsidR="002A426A" w:rsidRPr="002A426A" w:rsidRDefault="002A426A" w:rsidP="00A16ABD">
      <w:pPr>
        <w:pStyle w:val="Bibliography"/>
        <w:jc w:val="left"/>
        <w:rPr>
          <w:color w:val="auto"/>
          <w:lang w:val="en-US"/>
        </w:rPr>
      </w:pPr>
      <w:r w:rsidRPr="002A426A">
        <w:rPr>
          <w:color w:val="auto"/>
          <w:lang w:val="en-US"/>
        </w:rPr>
        <w:t>31. Wu T, He S, Liu J, Sun S, Liu K, Han Q-L, et al. A Brief Overview of ChatGPT: The History, Status Quo and Potential Future Development. IEEE/CAA JAS. 2023;10:1122–36. https://doi.org/10.1109/JAS.2023.123618.</w:t>
      </w:r>
    </w:p>
    <w:p w14:paraId="63D6D31F" w14:textId="77777777" w:rsidR="002A426A" w:rsidRPr="002A426A" w:rsidRDefault="002A426A" w:rsidP="00A16ABD">
      <w:pPr>
        <w:pStyle w:val="Bibliography"/>
        <w:jc w:val="left"/>
        <w:rPr>
          <w:color w:val="auto"/>
          <w:lang w:val="en-US"/>
        </w:rPr>
      </w:pPr>
      <w:r w:rsidRPr="002A426A">
        <w:rPr>
          <w:color w:val="auto"/>
          <w:lang w:val="en-US"/>
        </w:rPr>
        <w:lastRenderedPageBreak/>
        <w:t xml:space="preserve">32. OpenAI, </w:t>
      </w:r>
      <w:proofErr w:type="spellStart"/>
      <w:r w:rsidRPr="002A426A">
        <w:rPr>
          <w:color w:val="auto"/>
          <w:lang w:val="en-US"/>
        </w:rPr>
        <w:t>Achiam</w:t>
      </w:r>
      <w:proofErr w:type="spellEnd"/>
      <w:r w:rsidRPr="002A426A">
        <w:rPr>
          <w:color w:val="auto"/>
          <w:lang w:val="en-US"/>
        </w:rPr>
        <w:t xml:space="preserve"> J, Adler S, Agarwal S, Ahmad L, Akkaya I, et al. GPT-4 Technical Report. 2023. https://doi.org/10.48550/arXiv.2303.08774.</w:t>
      </w:r>
    </w:p>
    <w:p w14:paraId="436E40B3" w14:textId="77777777" w:rsidR="002A426A" w:rsidRPr="002A426A" w:rsidRDefault="002A426A" w:rsidP="00A16ABD">
      <w:pPr>
        <w:pStyle w:val="Bibliography"/>
        <w:jc w:val="left"/>
        <w:rPr>
          <w:color w:val="auto"/>
          <w:lang w:val="en-US"/>
        </w:rPr>
      </w:pPr>
      <w:r w:rsidRPr="002A426A">
        <w:rPr>
          <w:color w:val="auto"/>
          <w:lang w:val="en-US"/>
        </w:rPr>
        <w:t>33. OpenAI. Introducing GPT-5. OpenAI. 2025. https://openai.com/index/introducing-gpt-5/. Accessed 19 Oct 2025.</w:t>
      </w:r>
    </w:p>
    <w:p w14:paraId="77B4F734" w14:textId="77777777" w:rsidR="002A426A" w:rsidRPr="002A426A" w:rsidRDefault="002A426A" w:rsidP="00A16ABD">
      <w:pPr>
        <w:pStyle w:val="Bibliography"/>
        <w:jc w:val="left"/>
        <w:rPr>
          <w:color w:val="auto"/>
          <w:lang w:val="en-US"/>
        </w:rPr>
      </w:pPr>
      <w:r w:rsidRPr="002A426A">
        <w:rPr>
          <w:color w:val="auto"/>
          <w:lang w:val="en-US"/>
        </w:rPr>
        <w:t>34. Njala University. Healthy Sierra Leone. 2023. https://healsl.org/. Accessed 7 Jan 2024.</w:t>
      </w:r>
    </w:p>
    <w:p w14:paraId="747C8078" w14:textId="77777777" w:rsidR="002A426A" w:rsidRPr="002A426A" w:rsidRDefault="002A426A" w:rsidP="00A16ABD">
      <w:pPr>
        <w:pStyle w:val="Bibliography"/>
        <w:jc w:val="left"/>
        <w:rPr>
          <w:color w:val="auto"/>
          <w:lang w:val="en-US"/>
        </w:rPr>
      </w:pPr>
      <w:r w:rsidRPr="002A426A">
        <w:rPr>
          <w:color w:val="auto"/>
          <w:lang w:val="en-US"/>
        </w:rPr>
        <w:t xml:space="preserve">35. Carshon-Marsh R, Aimone A, Ansumana R, Swaray IB, </w:t>
      </w:r>
      <w:proofErr w:type="spellStart"/>
      <w:r w:rsidRPr="002A426A">
        <w:rPr>
          <w:color w:val="auto"/>
          <w:lang w:val="en-US"/>
        </w:rPr>
        <w:t>Assalif</w:t>
      </w:r>
      <w:proofErr w:type="spellEnd"/>
      <w:r w:rsidRPr="002A426A">
        <w:rPr>
          <w:color w:val="auto"/>
          <w:lang w:val="en-US"/>
        </w:rPr>
        <w:t xml:space="preserve"> A, Musa A, et al. Child, maternal, and adult mortality in Sierra Leone: nationally representative mortality survey 2018–20. The Lancet Global Health. 2022;10:e114–23. https://doi.org/10.1016/S2214-109X(21)00459-9.</w:t>
      </w:r>
    </w:p>
    <w:p w14:paraId="67598217" w14:textId="77777777" w:rsidR="002A426A" w:rsidRPr="002A426A" w:rsidRDefault="002A426A" w:rsidP="00A16ABD">
      <w:pPr>
        <w:pStyle w:val="Bibliography"/>
        <w:jc w:val="left"/>
        <w:rPr>
          <w:color w:val="auto"/>
          <w:lang w:val="en-US"/>
        </w:rPr>
      </w:pPr>
      <w:r w:rsidRPr="002A426A">
        <w:rPr>
          <w:color w:val="auto"/>
          <w:lang w:val="en-US"/>
        </w:rPr>
        <w:t>36. World Health Organization. ICD-10: International statistical classification of diseases and related health problems (10th revision). 2011.</w:t>
      </w:r>
    </w:p>
    <w:p w14:paraId="6FE087FD" w14:textId="77777777" w:rsidR="002A426A" w:rsidRPr="002A426A" w:rsidRDefault="002A426A" w:rsidP="00A16ABD">
      <w:pPr>
        <w:pStyle w:val="Bibliography"/>
        <w:jc w:val="left"/>
        <w:rPr>
          <w:color w:val="auto"/>
          <w:lang w:val="en-US"/>
        </w:rPr>
      </w:pPr>
      <w:r w:rsidRPr="002A426A">
        <w:rPr>
          <w:color w:val="auto"/>
          <w:lang w:val="en-US"/>
        </w:rPr>
        <w:t>37. Aleksandrowicz L, Malhotra V, Dikshit R, Gupta PC, Kumar R, Sheth J, et al. Performance criteria for verbal autopsy-based systems to estimate national causes of death: development and application to the Indian Million Death Study. BMC Medicine. 2014;12:21. https://doi.org/10.1186/1741-7015-12-21.</w:t>
      </w:r>
    </w:p>
    <w:p w14:paraId="13CDFABC" w14:textId="77777777" w:rsidR="002A426A" w:rsidRPr="002A426A" w:rsidRDefault="002A426A" w:rsidP="00A16ABD">
      <w:pPr>
        <w:pStyle w:val="Bibliography"/>
        <w:jc w:val="left"/>
        <w:rPr>
          <w:color w:val="auto"/>
          <w:lang w:val="en-US"/>
        </w:rPr>
      </w:pPr>
      <w:r w:rsidRPr="002A426A">
        <w:rPr>
          <w:color w:val="auto"/>
          <w:lang w:val="en-US"/>
        </w:rPr>
        <w:t xml:space="preserve">38. Barnett ML, </w:t>
      </w:r>
      <w:proofErr w:type="spellStart"/>
      <w:r w:rsidRPr="002A426A">
        <w:rPr>
          <w:color w:val="auto"/>
          <w:lang w:val="en-US"/>
        </w:rPr>
        <w:t>Boddupalli</w:t>
      </w:r>
      <w:proofErr w:type="spellEnd"/>
      <w:r w:rsidRPr="002A426A">
        <w:rPr>
          <w:color w:val="auto"/>
          <w:lang w:val="en-US"/>
        </w:rPr>
        <w:t xml:space="preserve"> D, </w:t>
      </w:r>
      <w:proofErr w:type="spellStart"/>
      <w:r w:rsidRPr="002A426A">
        <w:rPr>
          <w:color w:val="auto"/>
          <w:lang w:val="en-US"/>
        </w:rPr>
        <w:t>Nundy</w:t>
      </w:r>
      <w:proofErr w:type="spellEnd"/>
      <w:r w:rsidRPr="002A426A">
        <w:rPr>
          <w:color w:val="auto"/>
          <w:lang w:val="en-US"/>
        </w:rPr>
        <w:t xml:space="preserve"> S, Bates DW. Comparative Accuracy of Diagnosis by Collective Intelligence of Multiple Physicians vs Individual Physicians. JAMA Network Open. 2019;2:e190096. https://doi.org/10.1001/jamanetworkopen.2019.0096.</w:t>
      </w:r>
    </w:p>
    <w:p w14:paraId="6018C182" w14:textId="77777777" w:rsidR="002A426A" w:rsidRPr="002A426A" w:rsidRDefault="002A426A" w:rsidP="00A16ABD">
      <w:pPr>
        <w:pStyle w:val="Bibliography"/>
        <w:jc w:val="left"/>
        <w:rPr>
          <w:color w:val="auto"/>
          <w:lang w:val="en-US"/>
        </w:rPr>
      </w:pPr>
      <w:r w:rsidRPr="002A426A">
        <w:rPr>
          <w:color w:val="auto"/>
          <w:lang w:val="en-US"/>
        </w:rPr>
        <w:t>39. Hsiao M, Morris SK, Bassani DG, Montgomery AL, Thakur JS, Jha P. Factors Associated with Physician Agreement on Verbal Autopsy of over 11500 Injury Deaths in India. PLOS ONE. 2012;7:e30336. https://doi.org/10.1371/journal.pone.0030336.</w:t>
      </w:r>
    </w:p>
    <w:p w14:paraId="30C46F72" w14:textId="77777777" w:rsidR="002A426A" w:rsidRPr="002A426A" w:rsidRDefault="002A426A" w:rsidP="00A16ABD">
      <w:pPr>
        <w:pStyle w:val="Bibliography"/>
        <w:jc w:val="left"/>
        <w:rPr>
          <w:color w:val="auto"/>
          <w:lang w:val="en-US"/>
        </w:rPr>
      </w:pPr>
      <w:r w:rsidRPr="002A426A">
        <w:rPr>
          <w:color w:val="auto"/>
          <w:lang w:val="en-US"/>
        </w:rPr>
        <w:t>40. Murray CJ, Lozano R, Flaxman AD, Serina P, Phillips D, Stewart A, et al. Using verbal autopsy to measure causes of death: the comparative performance of existing methods. BMC Med. 2014;12:5. https://doi.org/10.1186/1741-7015-12-5.</w:t>
      </w:r>
    </w:p>
    <w:p w14:paraId="7AF42C5F" w14:textId="77777777" w:rsidR="002A426A" w:rsidRPr="002A426A" w:rsidRDefault="002A426A" w:rsidP="00A16ABD">
      <w:pPr>
        <w:pStyle w:val="Bibliography"/>
        <w:jc w:val="left"/>
        <w:rPr>
          <w:color w:val="auto"/>
          <w:lang w:val="en-US"/>
        </w:rPr>
      </w:pPr>
      <w:r w:rsidRPr="002A426A">
        <w:rPr>
          <w:color w:val="auto"/>
          <w:lang w:val="en-US"/>
        </w:rPr>
        <w:t xml:space="preserve">41. Benara SK, Sharma S, Juneja A, Nair S, Gulati BK, Singh </w:t>
      </w:r>
      <w:proofErr w:type="spellStart"/>
      <w:r w:rsidRPr="002A426A">
        <w:rPr>
          <w:color w:val="auto"/>
          <w:lang w:val="en-US"/>
        </w:rPr>
        <w:t>KhJ</w:t>
      </w:r>
      <w:proofErr w:type="spellEnd"/>
      <w:r w:rsidRPr="002A426A">
        <w:rPr>
          <w:color w:val="auto"/>
          <w:lang w:val="en-US"/>
        </w:rPr>
        <w:t>, et al. Evaluation of methods for assigning causes of death from verbal autopsies in India. Front Big Data. 2023;6:1197471. https://doi.org/10.3389/fdata.2023.1197471.</w:t>
      </w:r>
    </w:p>
    <w:p w14:paraId="04572F0D" w14:textId="77777777" w:rsidR="002A426A" w:rsidRPr="002A426A" w:rsidRDefault="002A426A" w:rsidP="00A16ABD">
      <w:pPr>
        <w:pStyle w:val="Bibliography"/>
        <w:jc w:val="left"/>
        <w:rPr>
          <w:color w:val="auto"/>
          <w:lang w:val="en-US"/>
        </w:rPr>
      </w:pPr>
      <w:r w:rsidRPr="002A426A">
        <w:rPr>
          <w:color w:val="auto"/>
          <w:lang w:val="en-US"/>
        </w:rPr>
        <w:t>42. Li ZR, Thomas J, Choi E, McCormick TH, Clark SJ. The openVA Toolkit for Verbal Autopsies. The R Journal. 2023;:1.</w:t>
      </w:r>
    </w:p>
    <w:p w14:paraId="1FB4C6D6" w14:textId="77777777" w:rsidR="002A426A" w:rsidRPr="002A426A" w:rsidRDefault="002A426A" w:rsidP="00A16ABD">
      <w:pPr>
        <w:pStyle w:val="Bibliography"/>
        <w:jc w:val="left"/>
        <w:rPr>
          <w:color w:val="auto"/>
          <w:lang w:val="en-US"/>
        </w:rPr>
      </w:pPr>
      <w:r w:rsidRPr="002A426A">
        <w:rPr>
          <w:color w:val="auto"/>
          <w:lang w:val="en-US"/>
        </w:rPr>
        <w:t xml:space="preserve">43. </w:t>
      </w:r>
      <w:proofErr w:type="spellStart"/>
      <w:r w:rsidRPr="002A426A">
        <w:rPr>
          <w:color w:val="auto"/>
          <w:lang w:val="en-US"/>
        </w:rPr>
        <w:t>Byass</w:t>
      </w:r>
      <w:proofErr w:type="spellEnd"/>
      <w:r w:rsidRPr="002A426A">
        <w:rPr>
          <w:color w:val="auto"/>
          <w:lang w:val="en-US"/>
        </w:rPr>
        <w:t xml:space="preserve"> P, Chandramohan D, Clark SJ, </w:t>
      </w:r>
      <w:proofErr w:type="spellStart"/>
      <w:r w:rsidRPr="002A426A">
        <w:rPr>
          <w:color w:val="auto"/>
          <w:lang w:val="en-US"/>
        </w:rPr>
        <w:t>D’Ambruoso</w:t>
      </w:r>
      <w:proofErr w:type="spellEnd"/>
      <w:r w:rsidRPr="002A426A">
        <w:rPr>
          <w:color w:val="auto"/>
          <w:lang w:val="en-US"/>
        </w:rPr>
        <w:t xml:space="preserve"> L, </w:t>
      </w:r>
      <w:proofErr w:type="spellStart"/>
      <w:r w:rsidRPr="002A426A">
        <w:rPr>
          <w:color w:val="auto"/>
          <w:lang w:val="en-US"/>
        </w:rPr>
        <w:t>Fottrell</w:t>
      </w:r>
      <w:proofErr w:type="spellEnd"/>
      <w:r w:rsidRPr="002A426A">
        <w:rPr>
          <w:color w:val="auto"/>
          <w:lang w:val="en-US"/>
        </w:rPr>
        <w:t xml:space="preserve"> E, Graham WJ, et al. Strengthening </w:t>
      </w:r>
      <w:proofErr w:type="spellStart"/>
      <w:r w:rsidRPr="002A426A">
        <w:rPr>
          <w:color w:val="auto"/>
          <w:lang w:val="en-US"/>
        </w:rPr>
        <w:t>standardised</w:t>
      </w:r>
      <w:proofErr w:type="spellEnd"/>
      <w:r w:rsidRPr="002A426A">
        <w:rPr>
          <w:color w:val="auto"/>
          <w:lang w:val="en-US"/>
        </w:rPr>
        <w:t xml:space="preserve"> interpretation of verbal autopsy data: the new InterVA-4 tool. Global Health Action. 2012;5:19281. https://doi.org/10.3402/gha.v5i0.19281.</w:t>
      </w:r>
    </w:p>
    <w:p w14:paraId="753CD3A9" w14:textId="77777777" w:rsidR="002A426A" w:rsidRPr="002A426A" w:rsidRDefault="002A426A" w:rsidP="00A16ABD">
      <w:pPr>
        <w:pStyle w:val="Bibliography"/>
        <w:jc w:val="left"/>
        <w:rPr>
          <w:color w:val="auto"/>
          <w:lang w:val="en-US"/>
        </w:rPr>
      </w:pPr>
      <w:r w:rsidRPr="002A426A">
        <w:rPr>
          <w:color w:val="auto"/>
          <w:lang w:val="en-US"/>
        </w:rPr>
        <w:t xml:space="preserve">44. BAYES. An essay towards solving a problem in the doctrine of chances. </w:t>
      </w:r>
      <w:proofErr w:type="spellStart"/>
      <w:r w:rsidRPr="002A426A">
        <w:rPr>
          <w:color w:val="auto"/>
          <w:lang w:val="en-US"/>
        </w:rPr>
        <w:t>Biometrika</w:t>
      </w:r>
      <w:proofErr w:type="spellEnd"/>
      <w:r w:rsidRPr="002A426A">
        <w:rPr>
          <w:color w:val="auto"/>
          <w:lang w:val="en-US"/>
        </w:rPr>
        <w:t>. 1958;45:296–315.</w:t>
      </w:r>
    </w:p>
    <w:p w14:paraId="3990E505" w14:textId="77777777" w:rsidR="002A426A" w:rsidRPr="002A426A" w:rsidRDefault="002A426A" w:rsidP="00A16ABD">
      <w:pPr>
        <w:pStyle w:val="Bibliography"/>
        <w:jc w:val="left"/>
        <w:rPr>
          <w:color w:val="auto"/>
          <w:lang w:val="en-US"/>
        </w:rPr>
      </w:pPr>
      <w:r w:rsidRPr="002A426A">
        <w:rPr>
          <w:color w:val="auto"/>
          <w:lang w:val="en-US"/>
        </w:rPr>
        <w:t xml:space="preserve">45. </w:t>
      </w:r>
      <w:proofErr w:type="spellStart"/>
      <w:r w:rsidRPr="002A426A">
        <w:rPr>
          <w:color w:val="auto"/>
          <w:lang w:val="en-US"/>
        </w:rPr>
        <w:t>Brooks</w:t>
      </w:r>
      <w:proofErr w:type="spellEnd"/>
      <w:r w:rsidRPr="002A426A">
        <w:rPr>
          <w:color w:val="auto"/>
          <w:lang w:val="en-US"/>
        </w:rPr>
        <w:t xml:space="preserve"> S. Markov chain Monte Carlo method and its application. J Royal Statistical Soc D. 1998;47:69–100. https://doi.org/10.1111/1467-9884.00117.</w:t>
      </w:r>
    </w:p>
    <w:p w14:paraId="06AEB694" w14:textId="77777777" w:rsidR="002A426A" w:rsidRPr="002A426A" w:rsidRDefault="002A426A" w:rsidP="00A16ABD">
      <w:pPr>
        <w:pStyle w:val="Bibliography"/>
        <w:jc w:val="left"/>
        <w:rPr>
          <w:color w:val="auto"/>
          <w:lang w:val="en-US"/>
        </w:rPr>
      </w:pPr>
      <w:r w:rsidRPr="002A426A">
        <w:rPr>
          <w:color w:val="auto"/>
          <w:lang w:val="en-US"/>
        </w:rPr>
        <w:t>46. Chib S. Markov chain Monte Carlo methods: computation and inference. Handbook of econometrics. 2001;5:3569–649.</w:t>
      </w:r>
    </w:p>
    <w:p w14:paraId="779F035C" w14:textId="77777777" w:rsidR="002A426A" w:rsidRPr="002A426A" w:rsidRDefault="002A426A" w:rsidP="00A16ABD">
      <w:pPr>
        <w:pStyle w:val="Bibliography"/>
        <w:jc w:val="left"/>
        <w:rPr>
          <w:color w:val="auto"/>
          <w:lang w:val="en-US"/>
        </w:rPr>
      </w:pPr>
      <w:r w:rsidRPr="002A426A">
        <w:rPr>
          <w:color w:val="auto"/>
          <w:lang w:val="en-US"/>
        </w:rPr>
        <w:t>47. Han C, Carlin BP. Markov Chain Monte Carlo Methods for Computing Bayes Factors: A Comparative Review. Journal of the American Statistical Association. 2001;96:1122–32. https://doi.org/10.1198/016214501753208780.</w:t>
      </w:r>
    </w:p>
    <w:p w14:paraId="2A50D816" w14:textId="77777777" w:rsidR="002A426A" w:rsidRPr="002A426A" w:rsidRDefault="002A426A" w:rsidP="00A16ABD">
      <w:pPr>
        <w:pStyle w:val="Bibliography"/>
        <w:jc w:val="left"/>
        <w:rPr>
          <w:color w:val="auto"/>
          <w:lang w:val="en-US"/>
        </w:rPr>
      </w:pPr>
      <w:r w:rsidRPr="002A426A">
        <w:rPr>
          <w:color w:val="auto"/>
          <w:lang w:val="en-US"/>
        </w:rPr>
        <w:t>48. Brown TB, Mann B, Ryder N, Subbiah M, Kaplan J, Dhariwal P, et al. Language Models are Few-Shot Learners. 2020. https://doi.org/10.48550/arXiv.2005.14165.</w:t>
      </w:r>
    </w:p>
    <w:p w14:paraId="7A7E7A9D" w14:textId="77777777" w:rsidR="002A426A" w:rsidRPr="002A426A" w:rsidRDefault="002A426A" w:rsidP="00A16ABD">
      <w:pPr>
        <w:pStyle w:val="Bibliography"/>
        <w:jc w:val="left"/>
        <w:rPr>
          <w:color w:val="auto"/>
          <w:lang w:val="en-US"/>
        </w:rPr>
      </w:pPr>
      <w:r w:rsidRPr="002A426A">
        <w:rPr>
          <w:color w:val="auto"/>
          <w:lang w:val="en-US"/>
        </w:rPr>
        <w:t xml:space="preserve">49. Vaswani A, </w:t>
      </w:r>
      <w:proofErr w:type="spellStart"/>
      <w:r w:rsidRPr="002A426A">
        <w:rPr>
          <w:color w:val="auto"/>
          <w:lang w:val="en-US"/>
        </w:rPr>
        <w:t>Shazeer</w:t>
      </w:r>
      <w:proofErr w:type="spellEnd"/>
      <w:r w:rsidRPr="002A426A">
        <w:rPr>
          <w:color w:val="auto"/>
          <w:lang w:val="en-US"/>
        </w:rPr>
        <w:t xml:space="preserve"> N, Parmar N, </w:t>
      </w:r>
      <w:proofErr w:type="spellStart"/>
      <w:r w:rsidRPr="002A426A">
        <w:rPr>
          <w:color w:val="auto"/>
          <w:lang w:val="en-US"/>
        </w:rPr>
        <w:t>Uszkoreit</w:t>
      </w:r>
      <w:proofErr w:type="spellEnd"/>
      <w:r w:rsidRPr="002A426A">
        <w:rPr>
          <w:color w:val="auto"/>
          <w:lang w:val="en-US"/>
        </w:rPr>
        <w:t xml:space="preserve"> J, Jones L, Gomez AN, et al. Attention is All you Need. In: Advances in Neural Information Processing Systems. Curran Associates, Inc.; 2017.</w:t>
      </w:r>
    </w:p>
    <w:p w14:paraId="6132C2D5" w14:textId="77777777" w:rsidR="002A426A" w:rsidRPr="002A426A" w:rsidRDefault="002A426A" w:rsidP="00A16ABD">
      <w:pPr>
        <w:pStyle w:val="Bibliography"/>
        <w:jc w:val="left"/>
        <w:rPr>
          <w:color w:val="auto"/>
          <w:lang w:val="en-US"/>
        </w:rPr>
      </w:pPr>
      <w:r w:rsidRPr="002A426A">
        <w:rPr>
          <w:color w:val="auto"/>
          <w:lang w:val="en-US"/>
        </w:rPr>
        <w:lastRenderedPageBreak/>
        <w:t>50. Ouyang L, Wu J, Jiang X, Almeida D, Wainwright CL, Mishkin P, et al. Training language models to follow instructions with human feedback. 2022. https://doi.org/10.48550/arXiv.2203.02155.</w:t>
      </w:r>
    </w:p>
    <w:p w14:paraId="7369517F" w14:textId="77777777" w:rsidR="002A426A" w:rsidRPr="002A426A" w:rsidRDefault="002A426A" w:rsidP="00A16ABD">
      <w:pPr>
        <w:pStyle w:val="Bibliography"/>
        <w:jc w:val="left"/>
        <w:rPr>
          <w:color w:val="auto"/>
          <w:lang w:val="en-US"/>
        </w:rPr>
      </w:pPr>
      <w:r w:rsidRPr="002A426A">
        <w:rPr>
          <w:color w:val="auto"/>
          <w:lang w:val="en-US"/>
        </w:rPr>
        <w:t xml:space="preserve">51. Christiano PF, </w:t>
      </w:r>
      <w:proofErr w:type="spellStart"/>
      <w:r w:rsidRPr="002A426A">
        <w:rPr>
          <w:color w:val="auto"/>
          <w:lang w:val="en-US"/>
        </w:rPr>
        <w:t>Leike</w:t>
      </w:r>
      <w:proofErr w:type="spellEnd"/>
      <w:r w:rsidRPr="002A426A">
        <w:rPr>
          <w:color w:val="auto"/>
          <w:lang w:val="en-US"/>
        </w:rPr>
        <w:t xml:space="preserve"> J, Brown T, Martic M, Legg S, Amodei D. Deep reinforcement learning from human preferences. Advances in neural information processing systems. 2017;30.</w:t>
      </w:r>
    </w:p>
    <w:p w14:paraId="2A687976" w14:textId="77777777" w:rsidR="002A426A" w:rsidRPr="002A426A" w:rsidRDefault="002A426A" w:rsidP="00A16ABD">
      <w:pPr>
        <w:pStyle w:val="Bibliography"/>
        <w:jc w:val="left"/>
        <w:rPr>
          <w:color w:val="auto"/>
          <w:lang w:val="en-US"/>
        </w:rPr>
      </w:pPr>
      <w:r w:rsidRPr="002A426A">
        <w:rPr>
          <w:color w:val="auto"/>
          <w:lang w:val="en-US"/>
        </w:rPr>
        <w:t xml:space="preserve">52. </w:t>
      </w:r>
      <w:proofErr w:type="spellStart"/>
      <w:r w:rsidRPr="002A426A">
        <w:rPr>
          <w:color w:val="auto"/>
          <w:lang w:val="en-US"/>
        </w:rPr>
        <w:t>Stiennon</w:t>
      </w:r>
      <w:proofErr w:type="spellEnd"/>
      <w:r w:rsidRPr="002A426A">
        <w:rPr>
          <w:color w:val="auto"/>
          <w:lang w:val="en-US"/>
        </w:rPr>
        <w:t xml:space="preserve"> N, Ouyang L, Wu J, Ziegler D, Lowe R, Voss C, et al. Learning to summarize with human feedback. Advances in Neural Information Processing Systems. 2020;33:3008–21.</w:t>
      </w:r>
    </w:p>
    <w:p w14:paraId="0508752B" w14:textId="77777777" w:rsidR="002A426A" w:rsidRPr="002A426A" w:rsidRDefault="002A426A" w:rsidP="00A16ABD">
      <w:pPr>
        <w:pStyle w:val="Bibliography"/>
        <w:jc w:val="left"/>
        <w:rPr>
          <w:color w:val="auto"/>
          <w:lang w:val="en-US"/>
        </w:rPr>
      </w:pPr>
      <w:r w:rsidRPr="002A426A">
        <w:rPr>
          <w:color w:val="auto"/>
          <w:lang w:val="en-US"/>
        </w:rPr>
        <w:t xml:space="preserve">53. Wirth C, </w:t>
      </w:r>
      <w:proofErr w:type="spellStart"/>
      <w:r w:rsidRPr="002A426A">
        <w:rPr>
          <w:color w:val="auto"/>
          <w:lang w:val="en-US"/>
        </w:rPr>
        <w:t>Akrour</w:t>
      </w:r>
      <w:proofErr w:type="spellEnd"/>
      <w:r w:rsidRPr="002A426A">
        <w:rPr>
          <w:color w:val="auto"/>
          <w:lang w:val="en-US"/>
        </w:rPr>
        <w:t xml:space="preserve"> R, Neumann G, </w:t>
      </w:r>
      <w:proofErr w:type="spellStart"/>
      <w:r w:rsidRPr="002A426A">
        <w:rPr>
          <w:color w:val="auto"/>
          <w:lang w:val="en-US"/>
        </w:rPr>
        <w:t>Fürnkranz</w:t>
      </w:r>
      <w:proofErr w:type="spellEnd"/>
      <w:r w:rsidRPr="002A426A">
        <w:rPr>
          <w:color w:val="auto"/>
          <w:lang w:val="en-US"/>
        </w:rPr>
        <w:t xml:space="preserve"> J. A survey of preference-based reinforcement learning methods. J Mach Learn Res. 2017;18:4945–90.</w:t>
      </w:r>
    </w:p>
    <w:p w14:paraId="3083A92C" w14:textId="77777777" w:rsidR="002A426A" w:rsidRPr="002A426A" w:rsidRDefault="002A426A" w:rsidP="00A16ABD">
      <w:pPr>
        <w:pStyle w:val="Bibliography"/>
        <w:jc w:val="left"/>
        <w:rPr>
          <w:color w:val="auto"/>
          <w:lang w:val="en-US"/>
        </w:rPr>
      </w:pPr>
      <w:r w:rsidRPr="002A426A">
        <w:rPr>
          <w:color w:val="auto"/>
          <w:lang w:val="en-US"/>
        </w:rPr>
        <w:t>54. Zhang C, Zhang C, Zheng S, Qiao Y, Li C, Zhang M, et al. A Complete Survey on Generative AI (AIGC): Is ChatGPT from GPT-4 to GPT-5 All You Need? 2023. https://doi.org/10.48550/arXiv.2303.11717.</w:t>
      </w:r>
    </w:p>
    <w:p w14:paraId="45FDB974" w14:textId="77777777" w:rsidR="002A426A" w:rsidRPr="002A426A" w:rsidRDefault="002A426A" w:rsidP="00A16ABD">
      <w:pPr>
        <w:pStyle w:val="Bibliography"/>
        <w:jc w:val="left"/>
        <w:rPr>
          <w:color w:val="auto"/>
          <w:lang w:val="en-US"/>
        </w:rPr>
      </w:pPr>
      <w:r w:rsidRPr="002A426A">
        <w:rPr>
          <w:color w:val="auto"/>
          <w:lang w:val="en-US"/>
        </w:rPr>
        <w:t>55. Wang S, Hu M, Li Q, Safari M, Yang X. Capabilities of GPT-5 on Multimodal Medical Reasoning. 2025. https://doi.org/10.48550/arXiv.2508.08224.</w:t>
      </w:r>
    </w:p>
    <w:p w14:paraId="31C06105" w14:textId="77777777" w:rsidR="002A426A" w:rsidRPr="002A426A" w:rsidRDefault="002A426A" w:rsidP="00A16ABD">
      <w:pPr>
        <w:pStyle w:val="Bibliography"/>
        <w:jc w:val="left"/>
        <w:rPr>
          <w:color w:val="auto"/>
          <w:lang w:val="en-US"/>
        </w:rPr>
      </w:pPr>
      <w:r w:rsidRPr="002A426A">
        <w:rPr>
          <w:color w:val="auto"/>
          <w:lang w:val="en-US"/>
        </w:rPr>
        <w:t>56. Georgiou GP. Capabilities of GPT-5 across critical domains: Is it the next breakthrough? 2025. https://doi.org/10.48550/arXiv.2508.19259.</w:t>
      </w:r>
    </w:p>
    <w:p w14:paraId="3C56DA67" w14:textId="77777777" w:rsidR="002A426A" w:rsidRPr="002A426A" w:rsidRDefault="002A426A" w:rsidP="00A16ABD">
      <w:pPr>
        <w:pStyle w:val="Bibliography"/>
        <w:jc w:val="left"/>
        <w:rPr>
          <w:color w:val="auto"/>
          <w:lang w:val="en-US"/>
        </w:rPr>
      </w:pPr>
      <w:r w:rsidRPr="002A426A">
        <w:rPr>
          <w:color w:val="auto"/>
          <w:lang w:val="en-US"/>
        </w:rPr>
        <w:t>57. World Health Organization. Verbal autopsy standards: The 2016 WHO verbal autopsy instrument. 2016. https://www.who.int/publications/m/item/verbal-autopsy-standards-the-2016-who-verbal-autopsy-instrument. Accessed 17 Jan 2024.</w:t>
      </w:r>
    </w:p>
    <w:p w14:paraId="6B05763C" w14:textId="77777777" w:rsidR="002A426A" w:rsidRPr="002A426A" w:rsidRDefault="002A426A" w:rsidP="00A16ABD">
      <w:pPr>
        <w:pStyle w:val="Bibliography"/>
        <w:jc w:val="left"/>
        <w:rPr>
          <w:color w:val="auto"/>
          <w:lang w:val="en-US"/>
        </w:rPr>
      </w:pPr>
      <w:r w:rsidRPr="002A426A">
        <w:rPr>
          <w:color w:val="auto"/>
          <w:lang w:val="en-US"/>
        </w:rPr>
        <w:t xml:space="preserve">58. Murray CJ, Lozano R, Flaxman AD, </w:t>
      </w:r>
      <w:proofErr w:type="spellStart"/>
      <w:r w:rsidRPr="002A426A">
        <w:rPr>
          <w:color w:val="auto"/>
          <w:lang w:val="en-US"/>
        </w:rPr>
        <w:t>Vahdatpour</w:t>
      </w:r>
      <w:proofErr w:type="spellEnd"/>
      <w:r w:rsidRPr="002A426A">
        <w:rPr>
          <w:color w:val="auto"/>
          <w:lang w:val="en-US"/>
        </w:rPr>
        <w:t xml:space="preserve"> A, Lopez AD. Robust metrics for assessing the performance of different verbal autopsy cause assignment methods in validation studies. Population Health Metrics. 2011;9:28. https://doi.org/10.1186/1478-7954-9-28.</w:t>
      </w:r>
    </w:p>
    <w:p w14:paraId="4B95CD50" w14:textId="77777777" w:rsidR="002A426A" w:rsidRPr="002A426A" w:rsidRDefault="002A426A" w:rsidP="00A16ABD">
      <w:pPr>
        <w:pStyle w:val="Bibliography"/>
        <w:jc w:val="left"/>
        <w:rPr>
          <w:color w:val="auto"/>
          <w:lang w:val="en-US"/>
        </w:rPr>
      </w:pPr>
      <w:r w:rsidRPr="002A426A">
        <w:rPr>
          <w:color w:val="auto"/>
          <w:lang w:val="en-US"/>
        </w:rPr>
        <w:t xml:space="preserve">59. </w:t>
      </w:r>
      <w:proofErr w:type="spellStart"/>
      <w:r w:rsidRPr="002A426A">
        <w:rPr>
          <w:color w:val="auto"/>
          <w:lang w:val="en-US"/>
        </w:rPr>
        <w:t>Setel</w:t>
      </w:r>
      <w:proofErr w:type="spellEnd"/>
      <w:r w:rsidRPr="002A426A">
        <w:rPr>
          <w:color w:val="auto"/>
          <w:lang w:val="en-US"/>
        </w:rPr>
        <w:t xml:space="preserve"> PW, Whiting DR, Hemed Y, Chandramohan D, Wolfson LJ, Alberti KGMM, et al. Validity of verbal autopsy procedures for determining cause of death in Tanzania. Tropical Medicine &amp; International Health. 2006;11:681–96. https://doi.org/10.1111/j.1365-3156.2006.01603.x.</w:t>
      </w:r>
    </w:p>
    <w:p w14:paraId="4CF25718" w14:textId="77777777" w:rsidR="002A426A" w:rsidRPr="002A426A" w:rsidRDefault="002A426A" w:rsidP="00A16ABD">
      <w:pPr>
        <w:pStyle w:val="Bibliography"/>
        <w:jc w:val="left"/>
        <w:rPr>
          <w:color w:val="auto"/>
          <w:lang w:val="en-US"/>
        </w:rPr>
      </w:pPr>
      <w:r w:rsidRPr="002A426A">
        <w:rPr>
          <w:color w:val="auto"/>
          <w:lang w:val="en-US"/>
        </w:rPr>
        <w:t xml:space="preserve">60. Murtaza SS, Kolpak P, </w:t>
      </w:r>
      <w:proofErr w:type="spellStart"/>
      <w:r w:rsidRPr="002A426A">
        <w:rPr>
          <w:color w:val="auto"/>
          <w:lang w:val="en-US"/>
        </w:rPr>
        <w:t>Bener</w:t>
      </w:r>
      <w:proofErr w:type="spellEnd"/>
      <w:r w:rsidRPr="002A426A">
        <w:rPr>
          <w:color w:val="auto"/>
          <w:lang w:val="en-US"/>
        </w:rPr>
        <w:t xml:space="preserve"> A, Jha P. Automated verbal autopsy classification: using one-against-all ensemble method and Naïve Bayes classifier. Gates open research. 2019;2:63.</w:t>
      </w:r>
    </w:p>
    <w:p w14:paraId="0804162E" w14:textId="77777777" w:rsidR="002A426A" w:rsidRPr="002A426A" w:rsidRDefault="002A426A" w:rsidP="00A16ABD">
      <w:pPr>
        <w:pStyle w:val="Bibliography"/>
        <w:jc w:val="left"/>
        <w:rPr>
          <w:color w:val="auto"/>
          <w:lang w:val="en-US"/>
        </w:rPr>
      </w:pPr>
      <w:r w:rsidRPr="002A426A">
        <w:rPr>
          <w:color w:val="auto"/>
          <w:lang w:val="en-US"/>
        </w:rPr>
        <w:t xml:space="preserve">61. </w:t>
      </w:r>
      <w:proofErr w:type="spellStart"/>
      <w:r w:rsidRPr="002A426A">
        <w:rPr>
          <w:color w:val="auto"/>
          <w:lang w:val="en-US"/>
        </w:rPr>
        <w:t>Miasnikof</w:t>
      </w:r>
      <w:proofErr w:type="spellEnd"/>
      <w:r w:rsidRPr="002A426A">
        <w:rPr>
          <w:color w:val="auto"/>
          <w:lang w:val="en-US"/>
        </w:rPr>
        <w:t xml:space="preserve"> P, </w:t>
      </w:r>
      <w:proofErr w:type="spellStart"/>
      <w:r w:rsidRPr="002A426A">
        <w:rPr>
          <w:color w:val="auto"/>
          <w:lang w:val="en-US"/>
        </w:rPr>
        <w:t>Giannakeas</w:t>
      </w:r>
      <w:proofErr w:type="spellEnd"/>
      <w:r w:rsidRPr="002A426A">
        <w:rPr>
          <w:color w:val="auto"/>
          <w:lang w:val="en-US"/>
        </w:rPr>
        <w:t xml:space="preserve"> V, Gomes M, Aleksandrowicz L, </w:t>
      </w:r>
      <w:proofErr w:type="spellStart"/>
      <w:r w:rsidRPr="002A426A">
        <w:rPr>
          <w:color w:val="auto"/>
          <w:lang w:val="en-US"/>
        </w:rPr>
        <w:t>Shestopaloff</w:t>
      </w:r>
      <w:proofErr w:type="spellEnd"/>
      <w:r w:rsidRPr="002A426A">
        <w:rPr>
          <w:color w:val="auto"/>
          <w:lang w:val="en-US"/>
        </w:rPr>
        <w:t xml:space="preserve"> AY, Alam D, et al. Naive Bayes classifiers for verbal autopsies: comparison to physician-based classification for 21,000 child and adult deaths. BMC Med. 2015;13:286. https://doi.org/10.1186/s12916-015-0521-2.</w:t>
      </w:r>
    </w:p>
    <w:p w14:paraId="1FD389C0" w14:textId="77777777" w:rsidR="002A426A" w:rsidRPr="002A426A" w:rsidRDefault="002A426A" w:rsidP="00A16ABD">
      <w:pPr>
        <w:pStyle w:val="Bibliography"/>
        <w:jc w:val="left"/>
        <w:rPr>
          <w:color w:val="auto"/>
          <w:lang w:val="en-US"/>
        </w:rPr>
      </w:pPr>
      <w:r w:rsidRPr="002A426A">
        <w:rPr>
          <w:color w:val="auto"/>
          <w:lang w:val="en-US"/>
        </w:rPr>
        <w:t xml:space="preserve">62. Ansumana R, Mohamed V, Carshon-Marsh R, </w:t>
      </w:r>
      <w:proofErr w:type="spellStart"/>
      <w:r w:rsidRPr="002A426A">
        <w:rPr>
          <w:color w:val="auto"/>
          <w:lang w:val="en-US"/>
        </w:rPr>
        <w:t>Jambai</w:t>
      </w:r>
      <w:proofErr w:type="spellEnd"/>
      <w:r w:rsidRPr="002A426A">
        <w:rPr>
          <w:color w:val="auto"/>
          <w:lang w:val="en-US"/>
        </w:rPr>
        <w:t xml:space="preserve"> A, Smart F, </w:t>
      </w:r>
      <w:proofErr w:type="spellStart"/>
      <w:r w:rsidRPr="002A426A">
        <w:rPr>
          <w:color w:val="auto"/>
          <w:lang w:val="en-US"/>
        </w:rPr>
        <w:t>Sartie</w:t>
      </w:r>
      <w:proofErr w:type="spellEnd"/>
      <w:r w:rsidRPr="002A426A">
        <w:rPr>
          <w:color w:val="auto"/>
          <w:lang w:val="en-US"/>
        </w:rPr>
        <w:t xml:space="preserve"> K, et al. Report on Causes of Death in Sierra Leone 2018 – 2023. 2023.</w:t>
      </w:r>
    </w:p>
    <w:p w14:paraId="11585695" w14:textId="77777777" w:rsidR="002A426A" w:rsidRPr="002A426A" w:rsidRDefault="002A426A" w:rsidP="00A16ABD">
      <w:pPr>
        <w:pStyle w:val="Bibliography"/>
        <w:jc w:val="left"/>
        <w:rPr>
          <w:color w:val="auto"/>
          <w:lang w:val="en-US"/>
        </w:rPr>
      </w:pPr>
      <w:r w:rsidRPr="002A426A">
        <w:rPr>
          <w:color w:val="auto"/>
          <w:lang w:val="en-US"/>
        </w:rPr>
        <w:t xml:space="preserve">63. Rasmussen LA, Cascio MA, Ferrand A, Shevell M, Racine E. The complexity of physicians’ understanding and management of prognostic uncertainty in neonatal hypoxic-ischemic encephalopathy. J </w:t>
      </w:r>
      <w:proofErr w:type="spellStart"/>
      <w:r w:rsidRPr="002A426A">
        <w:rPr>
          <w:color w:val="auto"/>
          <w:lang w:val="en-US"/>
        </w:rPr>
        <w:t>Perinatol</w:t>
      </w:r>
      <w:proofErr w:type="spellEnd"/>
      <w:r w:rsidRPr="002A426A">
        <w:rPr>
          <w:color w:val="auto"/>
          <w:lang w:val="en-US"/>
        </w:rPr>
        <w:t>. 2019;39:278–85. https://doi.org/10.1038/s41372-018-0296-3.</w:t>
      </w:r>
    </w:p>
    <w:p w14:paraId="04FE3EB7" w14:textId="77777777" w:rsidR="002A426A" w:rsidRPr="002A426A" w:rsidRDefault="002A426A" w:rsidP="00A16ABD">
      <w:pPr>
        <w:pStyle w:val="Bibliography"/>
        <w:jc w:val="left"/>
        <w:rPr>
          <w:color w:val="auto"/>
          <w:lang w:val="en-US"/>
        </w:rPr>
      </w:pPr>
      <w:r w:rsidRPr="002A426A">
        <w:rPr>
          <w:color w:val="auto"/>
          <w:lang w:val="en-US"/>
        </w:rPr>
        <w:t xml:space="preserve">64. Faison G, Chou F-S, </w:t>
      </w:r>
      <w:proofErr w:type="spellStart"/>
      <w:r w:rsidRPr="002A426A">
        <w:rPr>
          <w:color w:val="auto"/>
          <w:lang w:val="en-US"/>
        </w:rPr>
        <w:t>Feudtner</w:t>
      </w:r>
      <w:proofErr w:type="spellEnd"/>
      <w:r w:rsidRPr="002A426A">
        <w:rPr>
          <w:color w:val="auto"/>
          <w:lang w:val="en-US"/>
        </w:rPr>
        <w:t xml:space="preserve"> C, Janvier A. When the Unknown Is Unknowable: Confronting Diagnostic Uncertainty. Pediatrics. 2023;152:e2023061193. https://doi.org/10.1542/peds.2023-061193.</w:t>
      </w:r>
    </w:p>
    <w:p w14:paraId="28B8A8E1" w14:textId="77777777" w:rsidR="002A426A" w:rsidRPr="002A426A" w:rsidRDefault="002A426A" w:rsidP="00A16ABD">
      <w:pPr>
        <w:pStyle w:val="Bibliography"/>
        <w:jc w:val="left"/>
        <w:rPr>
          <w:color w:val="auto"/>
          <w:lang w:val="en-US"/>
        </w:rPr>
      </w:pPr>
      <w:r w:rsidRPr="002A426A">
        <w:rPr>
          <w:color w:val="auto"/>
          <w:lang w:val="en-US"/>
        </w:rPr>
        <w:t>65. King G, Lu Y. Verbal autopsy methods with multiple causes of death. 2008.</w:t>
      </w:r>
    </w:p>
    <w:p w14:paraId="4F3394A2" w14:textId="77777777" w:rsidR="002A426A" w:rsidRPr="002A426A" w:rsidRDefault="002A426A" w:rsidP="00A16ABD">
      <w:pPr>
        <w:pStyle w:val="Bibliography"/>
        <w:jc w:val="left"/>
        <w:rPr>
          <w:color w:val="auto"/>
          <w:lang w:val="en-US"/>
        </w:rPr>
      </w:pPr>
      <w:r w:rsidRPr="002A426A">
        <w:rPr>
          <w:color w:val="auto"/>
          <w:lang w:val="en-US"/>
        </w:rPr>
        <w:t>66. Ramirez-Villalobos D, Stewart AL, Romero M, Gomez S, Flaxman AD, Hernandez B. Analysis of causes of death using verbal autopsies and vital registration in Hidalgo, Mexico. PLOS ONE. 2019;14:e0218438. https://doi.org/10.1371/journal.pone.0218438.</w:t>
      </w:r>
    </w:p>
    <w:p w14:paraId="08D9DCFA" w14:textId="77777777" w:rsidR="002A426A" w:rsidRPr="002A426A" w:rsidRDefault="002A426A" w:rsidP="00A16ABD">
      <w:pPr>
        <w:pStyle w:val="Bibliography"/>
        <w:jc w:val="left"/>
        <w:rPr>
          <w:color w:val="auto"/>
          <w:lang w:val="en-US"/>
        </w:rPr>
      </w:pPr>
      <w:r w:rsidRPr="002A426A">
        <w:rPr>
          <w:color w:val="auto"/>
          <w:lang w:val="en-US"/>
        </w:rPr>
        <w:t>67. Murray CJ, Lopez AD, Black R, Ahuja R, Ali SM, Baqui A, et al. Population Health Metrics Research Consortium gold standard verbal autopsy validation study: design, implementation, and development of analysis datasets. Population Health Metrics. 2011;9:27. https://doi.org/10.1186/1478-7954-9-27.</w:t>
      </w:r>
    </w:p>
    <w:p w14:paraId="28FF194B" w14:textId="77777777" w:rsidR="002A426A" w:rsidRPr="002A426A" w:rsidRDefault="002A426A" w:rsidP="00A16ABD">
      <w:pPr>
        <w:pStyle w:val="Bibliography"/>
        <w:jc w:val="left"/>
        <w:rPr>
          <w:color w:val="auto"/>
          <w:lang w:val="en-US"/>
        </w:rPr>
      </w:pPr>
      <w:r w:rsidRPr="002A426A">
        <w:rPr>
          <w:color w:val="auto"/>
          <w:lang w:val="en-US"/>
        </w:rPr>
        <w:lastRenderedPageBreak/>
        <w:t xml:space="preserve">68. Johnson D, Goodman R, </w:t>
      </w:r>
      <w:proofErr w:type="spellStart"/>
      <w:r w:rsidRPr="002A426A">
        <w:rPr>
          <w:color w:val="auto"/>
          <w:lang w:val="en-US"/>
        </w:rPr>
        <w:t>Patrinely</w:t>
      </w:r>
      <w:proofErr w:type="spellEnd"/>
      <w:r w:rsidRPr="002A426A">
        <w:rPr>
          <w:color w:val="auto"/>
          <w:lang w:val="en-US"/>
        </w:rPr>
        <w:t xml:space="preserve"> J, Stone C, Zimmerman E, Donald R, et al. Assessing the Accuracy and Reliability of AI-Generated Medical Responses: An Evaluation of the Chat-GPT Model. Res Sq. 2023;:rs.3.rs-2566942. https://doi.org/10.21203/rs.3.rs-2566942/v1.</w:t>
      </w:r>
    </w:p>
    <w:p w14:paraId="5D7A2E1B" w14:textId="77777777" w:rsidR="002A426A" w:rsidRPr="002A426A" w:rsidRDefault="002A426A" w:rsidP="00A16ABD">
      <w:pPr>
        <w:pStyle w:val="Bibliography"/>
        <w:jc w:val="left"/>
        <w:rPr>
          <w:color w:val="auto"/>
          <w:lang w:val="en-US"/>
        </w:rPr>
      </w:pPr>
      <w:r w:rsidRPr="002A426A">
        <w:rPr>
          <w:color w:val="auto"/>
          <w:lang w:val="en-US"/>
        </w:rPr>
        <w:t>69. Jang ME, Lukasiewicz T. Consistency Analysis of ChatGPT. 2023.</w:t>
      </w:r>
    </w:p>
    <w:p w14:paraId="3347B62C" w14:textId="77777777" w:rsidR="002A426A" w:rsidRPr="002A426A" w:rsidRDefault="002A426A" w:rsidP="00A16ABD">
      <w:pPr>
        <w:pStyle w:val="Bibliography"/>
        <w:jc w:val="left"/>
        <w:rPr>
          <w:color w:val="auto"/>
          <w:lang w:val="en-US"/>
        </w:rPr>
      </w:pPr>
      <w:r w:rsidRPr="002A426A">
        <w:rPr>
          <w:color w:val="auto"/>
          <w:lang w:val="en-US"/>
        </w:rPr>
        <w:t>70. Krishna S, Bhambra N, Bleakney R, Bhayana R, Atzen S. Evaluation of Reliability, Repeatability, Robustness, and Confidence of GPT-3.5 and GPT-4 on a Radiology Board–style Examination. Radiology. 2024;311:e232715. https://doi.org/10.1148/radiol.232715.</w:t>
      </w:r>
    </w:p>
    <w:p w14:paraId="61249332" w14:textId="77777777" w:rsidR="002A426A" w:rsidRPr="002A426A" w:rsidRDefault="002A426A" w:rsidP="00A16ABD">
      <w:pPr>
        <w:pStyle w:val="Bibliography"/>
        <w:jc w:val="left"/>
        <w:rPr>
          <w:color w:val="auto"/>
          <w:lang w:val="en-US"/>
        </w:rPr>
      </w:pPr>
      <w:r w:rsidRPr="002A426A">
        <w:rPr>
          <w:color w:val="auto"/>
          <w:lang w:val="en-US"/>
        </w:rPr>
        <w:t>71. OpenAI. Using GPT-5. OpenAI API. 2025. https://platform.openai.com/docs/guides/latest-model. Accessed 14 Oct 2025.</w:t>
      </w:r>
    </w:p>
    <w:p w14:paraId="532FBD81" w14:textId="77777777" w:rsidR="002A426A" w:rsidRPr="002A426A" w:rsidRDefault="002A426A" w:rsidP="00A16ABD">
      <w:pPr>
        <w:pStyle w:val="Bibliography"/>
        <w:jc w:val="left"/>
        <w:rPr>
          <w:color w:val="auto"/>
          <w:lang w:val="en-US"/>
        </w:rPr>
      </w:pPr>
      <w:r w:rsidRPr="002A426A">
        <w:rPr>
          <w:color w:val="auto"/>
          <w:lang w:val="en-US"/>
        </w:rPr>
        <w:t>72. OpenAI, Singh M. GPT-5 New Params and Tools. OpenAI Cookbook. 2025. https://cookbook.openai.com/examples/gpt-5/gpt-5_new_params_and_tools. Accessed 14 Oct 2025.</w:t>
      </w:r>
    </w:p>
    <w:p w14:paraId="6985DD9F" w14:textId="77777777" w:rsidR="002A426A" w:rsidRPr="002A426A" w:rsidRDefault="002A426A" w:rsidP="00A16ABD">
      <w:pPr>
        <w:pStyle w:val="Bibliography"/>
        <w:jc w:val="left"/>
        <w:rPr>
          <w:color w:val="auto"/>
          <w:lang w:val="en-US"/>
        </w:rPr>
      </w:pPr>
      <w:r w:rsidRPr="002A426A">
        <w:rPr>
          <w:color w:val="auto"/>
          <w:lang w:val="en-US"/>
        </w:rPr>
        <w:t>73. OpenAI, Anadkat S. How to make your completions outputs consistent with the new seed parameter. OpenAI Cookbook. 2023. https://cookbook.openai.com/examples/reproducible_outputs_with_the_seed_parameter. Accessed 9 Oct 2025.</w:t>
      </w:r>
    </w:p>
    <w:p w14:paraId="4F93FBD8" w14:textId="77777777" w:rsidR="002A426A" w:rsidRPr="002A426A" w:rsidRDefault="002A426A" w:rsidP="00A16ABD">
      <w:pPr>
        <w:pStyle w:val="Bibliography"/>
        <w:jc w:val="left"/>
        <w:rPr>
          <w:color w:val="auto"/>
          <w:lang w:val="en-US"/>
        </w:rPr>
      </w:pPr>
      <w:r w:rsidRPr="002A426A">
        <w:rPr>
          <w:color w:val="auto"/>
          <w:lang w:val="en-US"/>
        </w:rPr>
        <w:t xml:space="preserve">74. Mosbach M, </w:t>
      </w:r>
      <w:proofErr w:type="spellStart"/>
      <w:r w:rsidRPr="002A426A">
        <w:rPr>
          <w:color w:val="auto"/>
          <w:lang w:val="en-US"/>
        </w:rPr>
        <w:t>Andriushchenko</w:t>
      </w:r>
      <w:proofErr w:type="spellEnd"/>
      <w:r w:rsidRPr="002A426A">
        <w:rPr>
          <w:color w:val="auto"/>
          <w:lang w:val="en-US"/>
        </w:rPr>
        <w:t xml:space="preserve"> M, </w:t>
      </w:r>
      <w:proofErr w:type="spellStart"/>
      <w:r w:rsidRPr="002A426A">
        <w:rPr>
          <w:color w:val="auto"/>
          <w:lang w:val="en-US"/>
        </w:rPr>
        <w:t>Klakow</w:t>
      </w:r>
      <w:proofErr w:type="spellEnd"/>
      <w:r w:rsidRPr="002A426A">
        <w:rPr>
          <w:color w:val="auto"/>
          <w:lang w:val="en-US"/>
        </w:rPr>
        <w:t xml:space="preserve"> D. On the Stability of Fine-tuning BERT: Misconceptions, Explanations, and Strong Baselines. 2021. https://doi.org/10.48550/arXiv.2006.04884.</w:t>
      </w:r>
    </w:p>
    <w:p w14:paraId="7B317A90" w14:textId="77777777" w:rsidR="002A426A" w:rsidRPr="002A426A" w:rsidRDefault="002A426A" w:rsidP="00A16ABD">
      <w:pPr>
        <w:pStyle w:val="Bibliography"/>
        <w:jc w:val="left"/>
        <w:rPr>
          <w:color w:val="auto"/>
          <w:lang w:val="en-US"/>
        </w:rPr>
      </w:pPr>
      <w:r w:rsidRPr="002A426A">
        <w:rPr>
          <w:color w:val="auto"/>
          <w:lang w:val="en-US"/>
        </w:rPr>
        <w:t xml:space="preserve">75. Dodge J, </w:t>
      </w:r>
      <w:proofErr w:type="spellStart"/>
      <w:r w:rsidRPr="002A426A">
        <w:rPr>
          <w:color w:val="auto"/>
          <w:lang w:val="en-US"/>
        </w:rPr>
        <w:t>Ilharco</w:t>
      </w:r>
      <w:proofErr w:type="spellEnd"/>
      <w:r w:rsidRPr="002A426A">
        <w:rPr>
          <w:color w:val="auto"/>
          <w:lang w:val="en-US"/>
        </w:rPr>
        <w:t xml:space="preserve"> G, Schwartz R, Farhadi A, </w:t>
      </w:r>
      <w:proofErr w:type="spellStart"/>
      <w:r w:rsidRPr="002A426A">
        <w:rPr>
          <w:color w:val="auto"/>
          <w:lang w:val="en-US"/>
        </w:rPr>
        <w:t>Hajishirzi</w:t>
      </w:r>
      <w:proofErr w:type="spellEnd"/>
      <w:r w:rsidRPr="002A426A">
        <w:rPr>
          <w:color w:val="auto"/>
          <w:lang w:val="en-US"/>
        </w:rPr>
        <w:t xml:space="preserve"> H, Smith N. Fine-Tuning Pretrained Language Models: Weight Initializations, Data Orders, and Early Stopping. 2020. https://doi.org/10.48550/arXiv.2002.06305.</w:t>
      </w:r>
    </w:p>
    <w:p w14:paraId="3437D223" w14:textId="77777777" w:rsidR="002A426A" w:rsidRPr="002A426A" w:rsidRDefault="002A426A" w:rsidP="00A16ABD">
      <w:pPr>
        <w:pStyle w:val="Bibliography"/>
        <w:jc w:val="left"/>
        <w:rPr>
          <w:color w:val="auto"/>
          <w:lang w:val="en-US"/>
        </w:rPr>
      </w:pPr>
      <w:r w:rsidRPr="002A426A">
        <w:rPr>
          <w:color w:val="auto"/>
          <w:lang w:val="en-US"/>
        </w:rPr>
        <w:t>76. Byrne MD. How many times should a stochastic model be run? An approach based on confidence intervals. In: Proceedings of the 12th International conference on cognitive modeling, Ottawa. 2013.</w:t>
      </w:r>
    </w:p>
    <w:p w14:paraId="5C854AE0" w14:textId="77777777" w:rsidR="002A426A" w:rsidRPr="002A426A" w:rsidRDefault="002A426A" w:rsidP="00A16ABD">
      <w:pPr>
        <w:pStyle w:val="Bibliography"/>
        <w:jc w:val="left"/>
        <w:rPr>
          <w:color w:val="auto"/>
          <w:lang w:val="en-US"/>
        </w:rPr>
      </w:pPr>
      <w:r w:rsidRPr="002A426A">
        <w:rPr>
          <w:color w:val="auto"/>
          <w:lang w:val="en-US"/>
        </w:rPr>
        <w:t>77. Liu X, Chen T, Da L, Chen C, Lin Z, Wei H. Uncertainty Quantification and Confidence Calibration in Large Language Models: A Survey. In: Proceedings of the 31st ACM SIGKDD Conference on Knowledge Discovery and Data Mining V.2. Toronto ON Canada: ACM; 2025. p. 6107–17. https://doi.org/10.1145/3711896.3736569.</w:t>
      </w:r>
    </w:p>
    <w:p w14:paraId="00965C21" w14:textId="77777777" w:rsidR="002A426A" w:rsidRPr="002A426A" w:rsidRDefault="002A426A" w:rsidP="00A16ABD">
      <w:pPr>
        <w:pStyle w:val="Bibliography"/>
        <w:jc w:val="left"/>
        <w:rPr>
          <w:color w:val="auto"/>
          <w:lang w:val="en-US"/>
        </w:rPr>
      </w:pPr>
      <w:r w:rsidRPr="002A426A">
        <w:rPr>
          <w:color w:val="auto"/>
          <w:lang w:val="en-US"/>
        </w:rPr>
        <w:t>78. Hoi SC, Sahoo D, Lu J, Zhao P. Online learning: A comprehensive survey. Neurocomputing. 2021;459:249–89.</w:t>
      </w:r>
    </w:p>
    <w:p w14:paraId="23590EEB" w14:textId="77777777" w:rsidR="002A426A" w:rsidRPr="002A426A" w:rsidRDefault="002A426A" w:rsidP="00A16ABD">
      <w:pPr>
        <w:pStyle w:val="Bibliography"/>
        <w:jc w:val="left"/>
        <w:rPr>
          <w:color w:val="auto"/>
          <w:lang w:val="en-US"/>
        </w:rPr>
      </w:pPr>
      <w:r w:rsidRPr="002A426A">
        <w:rPr>
          <w:color w:val="auto"/>
          <w:lang w:val="en-US"/>
        </w:rPr>
        <w:t xml:space="preserve">79. </w:t>
      </w:r>
      <w:proofErr w:type="spellStart"/>
      <w:r w:rsidRPr="002A426A">
        <w:rPr>
          <w:color w:val="auto"/>
          <w:lang w:val="en-US"/>
        </w:rPr>
        <w:t>Kavikondala</w:t>
      </w:r>
      <w:proofErr w:type="spellEnd"/>
      <w:r w:rsidRPr="002A426A">
        <w:rPr>
          <w:color w:val="auto"/>
          <w:lang w:val="en-US"/>
        </w:rPr>
        <w:t xml:space="preserve"> A, </w:t>
      </w:r>
      <w:proofErr w:type="spellStart"/>
      <w:r w:rsidRPr="002A426A">
        <w:rPr>
          <w:color w:val="auto"/>
          <w:lang w:val="en-US"/>
        </w:rPr>
        <w:t>Muppalla</w:t>
      </w:r>
      <w:proofErr w:type="spellEnd"/>
      <w:r w:rsidRPr="002A426A">
        <w:rPr>
          <w:color w:val="auto"/>
          <w:lang w:val="en-US"/>
        </w:rPr>
        <w:t xml:space="preserve"> V, Prakasha DK, Acharya V. Automated retraining of machine learning models. International Journal of Innovative Technology and Exploring Engineering. 2019;8:445–52.</w:t>
      </w:r>
    </w:p>
    <w:p w14:paraId="2A9E184D" w14:textId="77777777" w:rsidR="002A426A" w:rsidRPr="002A426A" w:rsidRDefault="002A426A" w:rsidP="00A16ABD">
      <w:pPr>
        <w:pStyle w:val="Bibliography"/>
        <w:jc w:val="left"/>
        <w:rPr>
          <w:color w:val="auto"/>
          <w:lang w:val="en-US"/>
        </w:rPr>
      </w:pPr>
      <w:r w:rsidRPr="002A426A">
        <w:rPr>
          <w:color w:val="auto"/>
          <w:lang w:val="en-US"/>
        </w:rPr>
        <w:t xml:space="preserve">80. Wang S, Zhu Y, Liu H, Zheng Z, Chen C, Li J. Knowledge Editing for Large Language Models: A Survey. ACM </w:t>
      </w:r>
      <w:proofErr w:type="spellStart"/>
      <w:r w:rsidRPr="002A426A">
        <w:rPr>
          <w:color w:val="auto"/>
          <w:lang w:val="en-US"/>
        </w:rPr>
        <w:t>Comput</w:t>
      </w:r>
      <w:proofErr w:type="spellEnd"/>
      <w:r w:rsidRPr="002A426A">
        <w:rPr>
          <w:color w:val="auto"/>
          <w:lang w:val="en-US"/>
        </w:rPr>
        <w:t xml:space="preserve"> </w:t>
      </w:r>
      <w:proofErr w:type="spellStart"/>
      <w:r w:rsidRPr="002A426A">
        <w:rPr>
          <w:color w:val="auto"/>
          <w:lang w:val="en-US"/>
        </w:rPr>
        <w:t>Surv</w:t>
      </w:r>
      <w:proofErr w:type="spellEnd"/>
      <w:r w:rsidRPr="002A426A">
        <w:rPr>
          <w:color w:val="auto"/>
          <w:lang w:val="en-US"/>
        </w:rPr>
        <w:t>. 2024;57:59:1-59:37. https://doi.org/10.1145/3698590.</w:t>
      </w:r>
    </w:p>
    <w:p w14:paraId="0E171988" w14:textId="77777777" w:rsidR="002A426A" w:rsidRPr="002A426A" w:rsidRDefault="002A426A" w:rsidP="00A16ABD">
      <w:pPr>
        <w:pStyle w:val="Bibliography"/>
        <w:jc w:val="left"/>
        <w:rPr>
          <w:color w:val="auto"/>
          <w:lang w:val="en-US"/>
        </w:rPr>
      </w:pPr>
      <w:r w:rsidRPr="002A426A">
        <w:rPr>
          <w:color w:val="auto"/>
          <w:lang w:val="en-US"/>
        </w:rPr>
        <w:t xml:space="preserve">81. Khowaja SA, </w:t>
      </w:r>
      <w:proofErr w:type="spellStart"/>
      <w:r w:rsidRPr="002A426A">
        <w:rPr>
          <w:color w:val="auto"/>
          <w:lang w:val="en-US"/>
        </w:rPr>
        <w:t>Khuwaja</w:t>
      </w:r>
      <w:proofErr w:type="spellEnd"/>
      <w:r w:rsidRPr="002A426A">
        <w:rPr>
          <w:color w:val="auto"/>
          <w:lang w:val="en-US"/>
        </w:rPr>
        <w:t xml:space="preserve"> P, Dev K, Wang W, </w:t>
      </w:r>
      <w:proofErr w:type="spellStart"/>
      <w:r w:rsidRPr="002A426A">
        <w:rPr>
          <w:color w:val="auto"/>
          <w:lang w:val="en-US"/>
        </w:rPr>
        <w:t>Nkenyereye</w:t>
      </w:r>
      <w:proofErr w:type="spellEnd"/>
      <w:r w:rsidRPr="002A426A">
        <w:rPr>
          <w:color w:val="auto"/>
          <w:lang w:val="en-US"/>
        </w:rPr>
        <w:t xml:space="preserve"> L. ChatGPT Needs SPADE (Sustainability, </w:t>
      </w:r>
      <w:proofErr w:type="spellStart"/>
      <w:r w:rsidRPr="002A426A">
        <w:rPr>
          <w:color w:val="auto"/>
          <w:lang w:val="en-US"/>
        </w:rPr>
        <w:t>PrivAcy</w:t>
      </w:r>
      <w:proofErr w:type="spellEnd"/>
      <w:r w:rsidRPr="002A426A">
        <w:rPr>
          <w:color w:val="auto"/>
          <w:lang w:val="en-US"/>
        </w:rPr>
        <w:t xml:space="preserve">, Digital divide, and Ethics) Evaluation: A Review. </w:t>
      </w:r>
      <w:proofErr w:type="spellStart"/>
      <w:r w:rsidRPr="002A426A">
        <w:rPr>
          <w:color w:val="auto"/>
          <w:lang w:val="en-US"/>
        </w:rPr>
        <w:t>Cogn</w:t>
      </w:r>
      <w:proofErr w:type="spellEnd"/>
      <w:r w:rsidRPr="002A426A">
        <w:rPr>
          <w:color w:val="auto"/>
          <w:lang w:val="en-US"/>
        </w:rPr>
        <w:t xml:space="preserve"> </w:t>
      </w:r>
      <w:proofErr w:type="spellStart"/>
      <w:r w:rsidRPr="002A426A">
        <w:rPr>
          <w:color w:val="auto"/>
          <w:lang w:val="en-US"/>
        </w:rPr>
        <w:t>Comput</w:t>
      </w:r>
      <w:proofErr w:type="spellEnd"/>
      <w:r w:rsidRPr="002A426A">
        <w:rPr>
          <w:color w:val="auto"/>
          <w:lang w:val="en-US"/>
        </w:rPr>
        <w:t>. 2024. https://doi.org/10.1007/s12559-024-10285-1.</w:t>
      </w:r>
    </w:p>
    <w:p w14:paraId="273B202E" w14:textId="77777777" w:rsidR="002A426A" w:rsidRPr="002A426A" w:rsidRDefault="002A426A" w:rsidP="00A16ABD">
      <w:pPr>
        <w:pStyle w:val="Bibliography"/>
        <w:jc w:val="left"/>
        <w:rPr>
          <w:color w:val="auto"/>
          <w:lang w:val="en-US"/>
        </w:rPr>
      </w:pPr>
      <w:r w:rsidRPr="002A426A">
        <w:rPr>
          <w:color w:val="auto"/>
          <w:lang w:val="en-US"/>
        </w:rPr>
        <w:t>82. Wu X, Duan R, Ni J. Unveiling security, privacy, and ethical concerns of ChatGPT. Journal of Information and Intelligence. 2024;2:102–15.</w:t>
      </w:r>
    </w:p>
    <w:p w14:paraId="224E5586" w14:textId="77777777" w:rsidR="002A426A" w:rsidRPr="002A426A" w:rsidRDefault="002A426A" w:rsidP="00A16ABD">
      <w:pPr>
        <w:pStyle w:val="Bibliography"/>
        <w:jc w:val="left"/>
        <w:rPr>
          <w:color w:val="auto"/>
          <w:lang w:val="en-US"/>
        </w:rPr>
      </w:pPr>
      <w:r w:rsidRPr="002A426A">
        <w:rPr>
          <w:color w:val="auto"/>
          <w:lang w:val="en-US"/>
        </w:rPr>
        <w:t xml:space="preserve">83. Olatunji IE, Rauch J, </w:t>
      </w:r>
      <w:proofErr w:type="spellStart"/>
      <w:r w:rsidRPr="002A426A">
        <w:rPr>
          <w:color w:val="auto"/>
          <w:lang w:val="en-US"/>
        </w:rPr>
        <w:t>Katzensteiner</w:t>
      </w:r>
      <w:proofErr w:type="spellEnd"/>
      <w:r w:rsidRPr="002A426A">
        <w:rPr>
          <w:color w:val="auto"/>
          <w:lang w:val="en-US"/>
        </w:rPr>
        <w:t xml:space="preserve"> M, Khosla M. A Review of Anonymization for Healthcare Data. Big Data. 2024;12:538–55. https://doi.org/10.1089/big.2021.0169.</w:t>
      </w:r>
    </w:p>
    <w:p w14:paraId="3233B87B" w14:textId="77777777" w:rsidR="002A426A" w:rsidRPr="002A426A" w:rsidRDefault="002A426A" w:rsidP="00A16ABD">
      <w:pPr>
        <w:pStyle w:val="Bibliography"/>
        <w:jc w:val="left"/>
        <w:rPr>
          <w:color w:val="auto"/>
          <w:lang w:val="en-US"/>
        </w:rPr>
      </w:pPr>
      <w:r w:rsidRPr="002A426A">
        <w:rPr>
          <w:color w:val="auto"/>
          <w:lang w:val="en-US"/>
        </w:rPr>
        <w:t>84. Vovk O, Piho G, Ross P. Methods and tools for healthcare data anonymization: a literature review. International Journal of General Systems. 2023;52:326–42. https://doi.org/10.1080/03081079.2023.2173749.</w:t>
      </w:r>
    </w:p>
    <w:p w14:paraId="05390AC3" w14:textId="77777777" w:rsidR="002A426A" w:rsidRPr="002A426A" w:rsidRDefault="002A426A" w:rsidP="00A16ABD">
      <w:pPr>
        <w:pStyle w:val="Bibliography"/>
        <w:jc w:val="left"/>
        <w:rPr>
          <w:color w:val="auto"/>
          <w:lang w:val="en-US"/>
        </w:rPr>
      </w:pPr>
      <w:r w:rsidRPr="002A426A">
        <w:rPr>
          <w:color w:val="auto"/>
          <w:lang w:val="en-US"/>
        </w:rPr>
        <w:lastRenderedPageBreak/>
        <w:t xml:space="preserve">85. Zuo Z, Watson M, </w:t>
      </w:r>
      <w:proofErr w:type="spellStart"/>
      <w:r w:rsidRPr="002A426A">
        <w:rPr>
          <w:color w:val="auto"/>
          <w:lang w:val="en-US"/>
        </w:rPr>
        <w:t>Budgen</w:t>
      </w:r>
      <w:proofErr w:type="spellEnd"/>
      <w:r w:rsidRPr="002A426A">
        <w:rPr>
          <w:color w:val="auto"/>
          <w:lang w:val="en-US"/>
        </w:rPr>
        <w:t xml:space="preserve"> D, Hall R, Kennelly C, Al Moubayed N. Data Anonymization for Pervasive Health Care: Systematic Literature Mapping Study. JMIR Med Inform. 2021;9:e29871. https://doi.org/10.2196/29871.</w:t>
      </w:r>
    </w:p>
    <w:p w14:paraId="785E7BEB" w14:textId="77777777" w:rsidR="002A426A" w:rsidRPr="002A426A" w:rsidRDefault="002A426A" w:rsidP="00A16ABD">
      <w:pPr>
        <w:pStyle w:val="Bibliography"/>
        <w:jc w:val="left"/>
        <w:rPr>
          <w:color w:val="auto"/>
          <w:lang w:val="en-US"/>
        </w:rPr>
      </w:pPr>
      <w:r w:rsidRPr="002A426A">
        <w:rPr>
          <w:color w:val="auto"/>
          <w:lang w:val="en-US"/>
        </w:rPr>
        <w:t xml:space="preserve">86. </w:t>
      </w:r>
      <w:proofErr w:type="spellStart"/>
      <w:r w:rsidRPr="002A426A">
        <w:rPr>
          <w:color w:val="auto"/>
          <w:lang w:val="en-US"/>
        </w:rPr>
        <w:t>Intersoft</w:t>
      </w:r>
      <w:proofErr w:type="spellEnd"/>
      <w:r w:rsidRPr="002A426A">
        <w:rPr>
          <w:color w:val="auto"/>
          <w:lang w:val="en-US"/>
        </w:rPr>
        <w:t xml:space="preserve"> Consulting. General Data Protection Regulation (GDPR) – Legal Text. General Data Protection Regulation (GDPR). 2018. https://gdpr-info.eu/. Accessed 24 June 2025.</w:t>
      </w:r>
    </w:p>
    <w:p w14:paraId="5BC4DAD9" w14:textId="77777777" w:rsidR="002A426A" w:rsidRPr="002A426A" w:rsidRDefault="002A426A" w:rsidP="00A16ABD">
      <w:pPr>
        <w:pStyle w:val="Bibliography"/>
        <w:jc w:val="left"/>
        <w:rPr>
          <w:color w:val="auto"/>
          <w:lang w:val="en-US"/>
        </w:rPr>
      </w:pPr>
      <w:r w:rsidRPr="002A426A">
        <w:rPr>
          <w:color w:val="auto"/>
          <w:lang w:val="en-US"/>
        </w:rPr>
        <w:t>87. Beck EJ, Gill ,Wayne, and De Lay PR. Protecting the confidentiality and security of personal health information in low- and middle-income countries in the era of SDGs and Big Data. Global Health Action. 2016;9:32089. https://doi.org/10.3402/gha.v9.32089.</w:t>
      </w:r>
    </w:p>
    <w:p w14:paraId="2A0C8B47" w14:textId="77777777" w:rsidR="002A426A" w:rsidRPr="002A426A" w:rsidRDefault="002A426A" w:rsidP="00A16ABD">
      <w:pPr>
        <w:pStyle w:val="Bibliography"/>
        <w:jc w:val="left"/>
        <w:rPr>
          <w:color w:val="auto"/>
          <w:lang w:val="en-US"/>
        </w:rPr>
      </w:pPr>
      <w:r w:rsidRPr="002A426A">
        <w:rPr>
          <w:color w:val="auto"/>
          <w:lang w:val="en-US"/>
        </w:rPr>
        <w:t xml:space="preserve">88. </w:t>
      </w:r>
      <w:proofErr w:type="spellStart"/>
      <w:r w:rsidRPr="002A426A">
        <w:rPr>
          <w:color w:val="auto"/>
          <w:lang w:val="en-US"/>
        </w:rPr>
        <w:t>Kwarkye</w:t>
      </w:r>
      <w:proofErr w:type="spellEnd"/>
      <w:r w:rsidRPr="002A426A">
        <w:rPr>
          <w:color w:val="auto"/>
          <w:lang w:val="en-US"/>
        </w:rPr>
        <w:t xml:space="preserve"> TG. “We know what we are doing”: the politics and trends in artificial intelligence policies in Africa. Canadian Journal of African Studies / Revue canadienne des études </w:t>
      </w:r>
      <w:proofErr w:type="spellStart"/>
      <w:r w:rsidRPr="002A426A">
        <w:rPr>
          <w:color w:val="auto"/>
          <w:lang w:val="en-US"/>
        </w:rPr>
        <w:t>africaines</w:t>
      </w:r>
      <w:proofErr w:type="spellEnd"/>
      <w:r w:rsidRPr="002A426A">
        <w:rPr>
          <w:color w:val="auto"/>
          <w:lang w:val="en-US"/>
        </w:rPr>
        <w:t>. 2025;:1–19. https://doi.org/10.1080/00083968.2025.2456619.</w:t>
      </w:r>
    </w:p>
    <w:p w14:paraId="3E47F178" w14:textId="77777777" w:rsidR="002A426A" w:rsidRPr="002A426A" w:rsidRDefault="002A426A" w:rsidP="00A16ABD">
      <w:pPr>
        <w:pStyle w:val="Bibliography"/>
        <w:jc w:val="left"/>
        <w:rPr>
          <w:color w:val="auto"/>
          <w:lang w:val="en-US"/>
        </w:rPr>
      </w:pPr>
      <w:r w:rsidRPr="002A426A">
        <w:rPr>
          <w:color w:val="auto"/>
          <w:lang w:val="en-US"/>
        </w:rPr>
        <w:t xml:space="preserve">89. Das BC, Amini MH, Wu Y. Security and Privacy Challenges of Large Language Models: A Survey. ACM </w:t>
      </w:r>
      <w:proofErr w:type="spellStart"/>
      <w:r w:rsidRPr="002A426A">
        <w:rPr>
          <w:color w:val="auto"/>
          <w:lang w:val="en-US"/>
        </w:rPr>
        <w:t>Comput</w:t>
      </w:r>
      <w:proofErr w:type="spellEnd"/>
      <w:r w:rsidRPr="002A426A">
        <w:rPr>
          <w:color w:val="auto"/>
          <w:lang w:val="en-US"/>
        </w:rPr>
        <w:t xml:space="preserve"> </w:t>
      </w:r>
      <w:proofErr w:type="spellStart"/>
      <w:r w:rsidRPr="002A426A">
        <w:rPr>
          <w:color w:val="auto"/>
          <w:lang w:val="en-US"/>
        </w:rPr>
        <w:t>Surv</w:t>
      </w:r>
      <w:proofErr w:type="spellEnd"/>
      <w:r w:rsidRPr="002A426A">
        <w:rPr>
          <w:color w:val="auto"/>
          <w:lang w:val="en-US"/>
        </w:rPr>
        <w:t>. 2025;57:1–39. https://doi.org/10.1145/3712001.</w:t>
      </w:r>
    </w:p>
    <w:p w14:paraId="690757CA" w14:textId="77777777" w:rsidR="002A426A" w:rsidRPr="002A426A" w:rsidRDefault="002A426A" w:rsidP="00A16ABD">
      <w:pPr>
        <w:pStyle w:val="Bibliography"/>
        <w:jc w:val="left"/>
        <w:rPr>
          <w:color w:val="auto"/>
          <w:lang w:val="en-US"/>
        </w:rPr>
      </w:pPr>
      <w:r w:rsidRPr="002A426A">
        <w:rPr>
          <w:color w:val="auto"/>
          <w:lang w:val="en-US"/>
        </w:rPr>
        <w:t>90. Wang F, Lin M, Ma Y, Liu H, He Q, Tang X, et al. A Survey on Small Language Models in the Era of Large Language Models: Architecture, Capabilities, and Trustworthiness. In: Proceedings of the 31st ACM SIGKDD Conference on Knowledge Discovery and Data Mining V.2. Toronto ON Canada: ACM; 2025. p. 6173–83. https://doi.org/10.1145/3711896.3736563.</w:t>
      </w:r>
    </w:p>
    <w:p w14:paraId="59BFE05C" w14:textId="77777777" w:rsidR="002A426A" w:rsidRPr="002A426A" w:rsidRDefault="002A426A" w:rsidP="00A16ABD">
      <w:pPr>
        <w:pStyle w:val="Bibliography"/>
        <w:jc w:val="left"/>
        <w:rPr>
          <w:color w:val="auto"/>
          <w:lang w:val="en-US"/>
        </w:rPr>
      </w:pPr>
      <w:r w:rsidRPr="002A426A">
        <w:rPr>
          <w:color w:val="auto"/>
          <w:lang w:val="en-US"/>
        </w:rPr>
        <w:t xml:space="preserve">91. Corradini F, </w:t>
      </w:r>
      <w:proofErr w:type="spellStart"/>
      <w:r w:rsidRPr="002A426A">
        <w:rPr>
          <w:color w:val="auto"/>
          <w:lang w:val="en-US"/>
        </w:rPr>
        <w:t>Leonesi</w:t>
      </w:r>
      <w:proofErr w:type="spellEnd"/>
      <w:r w:rsidRPr="002A426A">
        <w:rPr>
          <w:color w:val="auto"/>
          <w:lang w:val="en-US"/>
        </w:rPr>
        <w:t xml:space="preserve"> M, </w:t>
      </w:r>
      <w:proofErr w:type="spellStart"/>
      <w:r w:rsidRPr="002A426A">
        <w:rPr>
          <w:color w:val="auto"/>
          <w:lang w:val="en-US"/>
        </w:rPr>
        <w:t>Piangerelli</w:t>
      </w:r>
      <w:proofErr w:type="spellEnd"/>
      <w:r w:rsidRPr="002A426A">
        <w:rPr>
          <w:color w:val="auto"/>
          <w:lang w:val="en-US"/>
        </w:rPr>
        <w:t xml:space="preserve"> M. State of the Art and Future Directions of Small Language Models: A Systematic Review. Big Data and Cognitive Computing. 2025;9:189.</w:t>
      </w:r>
    </w:p>
    <w:p w14:paraId="310F0C8E" w14:textId="77777777" w:rsidR="002A426A" w:rsidRPr="002A426A" w:rsidRDefault="002A426A" w:rsidP="00A16ABD">
      <w:pPr>
        <w:pStyle w:val="Bibliography"/>
        <w:jc w:val="left"/>
        <w:rPr>
          <w:color w:val="auto"/>
          <w:lang w:val="en-US"/>
        </w:rPr>
      </w:pPr>
      <w:r w:rsidRPr="002A426A">
        <w:rPr>
          <w:color w:val="auto"/>
          <w:lang w:val="en-US"/>
        </w:rPr>
        <w:t xml:space="preserve">92. </w:t>
      </w:r>
      <w:proofErr w:type="spellStart"/>
      <w:r w:rsidRPr="002A426A">
        <w:rPr>
          <w:color w:val="auto"/>
          <w:lang w:val="en-US"/>
        </w:rPr>
        <w:t>Setel</w:t>
      </w:r>
      <w:proofErr w:type="spellEnd"/>
      <w:r w:rsidRPr="002A426A">
        <w:rPr>
          <w:color w:val="auto"/>
          <w:lang w:val="en-US"/>
        </w:rPr>
        <w:t xml:space="preserve"> PW, Macfarlane SB, </w:t>
      </w:r>
      <w:proofErr w:type="spellStart"/>
      <w:r w:rsidRPr="002A426A">
        <w:rPr>
          <w:color w:val="auto"/>
          <w:lang w:val="en-US"/>
        </w:rPr>
        <w:t>Szreter</w:t>
      </w:r>
      <w:proofErr w:type="spellEnd"/>
      <w:r w:rsidRPr="002A426A">
        <w:rPr>
          <w:color w:val="auto"/>
          <w:lang w:val="en-US"/>
        </w:rPr>
        <w:t xml:space="preserve"> S, Mikkelsen L, Jha P, Stout S, et al. A scandal of invisibility: making everyone count by counting everyone. The Lancet. 2007;370:1569–77.</w:t>
      </w:r>
    </w:p>
    <w:p w14:paraId="296162FA" w14:textId="77777777" w:rsidR="002A426A" w:rsidRPr="002A426A" w:rsidRDefault="002A426A" w:rsidP="00A16ABD">
      <w:pPr>
        <w:pStyle w:val="Bibliography"/>
        <w:jc w:val="left"/>
        <w:rPr>
          <w:color w:val="auto"/>
          <w:lang w:val="en-US"/>
        </w:rPr>
      </w:pPr>
      <w:r w:rsidRPr="002A426A">
        <w:rPr>
          <w:color w:val="auto"/>
          <w:lang w:val="en-US"/>
        </w:rPr>
        <w:t xml:space="preserve">93. </w:t>
      </w:r>
      <w:proofErr w:type="spellStart"/>
      <w:r w:rsidRPr="002A426A">
        <w:rPr>
          <w:color w:val="auto"/>
          <w:lang w:val="en-US"/>
        </w:rPr>
        <w:t>Fottrell</w:t>
      </w:r>
      <w:proofErr w:type="spellEnd"/>
      <w:r w:rsidRPr="002A426A">
        <w:rPr>
          <w:color w:val="auto"/>
          <w:lang w:val="en-US"/>
        </w:rPr>
        <w:t xml:space="preserve"> E, </w:t>
      </w:r>
      <w:proofErr w:type="spellStart"/>
      <w:r w:rsidRPr="002A426A">
        <w:rPr>
          <w:color w:val="auto"/>
          <w:lang w:val="en-US"/>
        </w:rPr>
        <w:t>Byass</w:t>
      </w:r>
      <w:proofErr w:type="spellEnd"/>
      <w:r w:rsidRPr="002A426A">
        <w:rPr>
          <w:color w:val="auto"/>
          <w:lang w:val="en-US"/>
        </w:rPr>
        <w:t xml:space="preserve"> P. Verbal autopsy: methods in transition. Epidemiologic reviews. 2010;32:38–55.</w:t>
      </w:r>
    </w:p>
    <w:p w14:paraId="181EDDED" w14:textId="77777777" w:rsidR="002A426A" w:rsidRPr="002A426A" w:rsidRDefault="002A426A" w:rsidP="00A16ABD">
      <w:pPr>
        <w:pStyle w:val="Bibliography"/>
        <w:jc w:val="left"/>
        <w:rPr>
          <w:color w:val="auto"/>
          <w:lang w:val="en-US"/>
        </w:rPr>
      </w:pPr>
      <w:r w:rsidRPr="002A426A">
        <w:rPr>
          <w:color w:val="auto"/>
          <w:lang w:val="en-US"/>
        </w:rPr>
        <w:t xml:space="preserve">94. </w:t>
      </w:r>
      <w:proofErr w:type="spellStart"/>
      <w:r w:rsidRPr="002A426A">
        <w:rPr>
          <w:color w:val="auto"/>
          <w:lang w:val="en-US"/>
        </w:rPr>
        <w:t>Byass</w:t>
      </w:r>
      <w:proofErr w:type="spellEnd"/>
      <w:r w:rsidRPr="002A426A">
        <w:rPr>
          <w:color w:val="auto"/>
          <w:lang w:val="en-US"/>
        </w:rPr>
        <w:t xml:space="preserve"> P. The Imperfect World of Global Health Estimates. </w:t>
      </w:r>
      <w:proofErr w:type="spellStart"/>
      <w:r w:rsidRPr="002A426A">
        <w:rPr>
          <w:color w:val="auto"/>
          <w:lang w:val="en-US"/>
        </w:rPr>
        <w:t>PLoS</w:t>
      </w:r>
      <w:proofErr w:type="spellEnd"/>
      <w:r w:rsidRPr="002A426A">
        <w:rPr>
          <w:color w:val="auto"/>
          <w:lang w:val="en-US"/>
        </w:rPr>
        <w:t xml:space="preserve"> Med. 2010;7:e1001006. https://doi.org/10.1371/journal.pmed.1001006.</w:t>
      </w:r>
    </w:p>
    <w:p w14:paraId="73347D0D" w14:textId="77777777" w:rsidR="002A426A" w:rsidRPr="002A426A" w:rsidRDefault="002A426A" w:rsidP="00A16ABD">
      <w:pPr>
        <w:pStyle w:val="Bibliography"/>
        <w:jc w:val="left"/>
        <w:rPr>
          <w:color w:val="auto"/>
          <w:lang w:val="en-US"/>
        </w:rPr>
      </w:pPr>
      <w:r w:rsidRPr="002A426A">
        <w:rPr>
          <w:color w:val="auto"/>
          <w:lang w:val="en-US"/>
        </w:rPr>
        <w:t xml:space="preserve">95. </w:t>
      </w:r>
      <w:proofErr w:type="spellStart"/>
      <w:r w:rsidRPr="002A426A">
        <w:rPr>
          <w:color w:val="auto"/>
          <w:lang w:val="en-US"/>
        </w:rPr>
        <w:t>Nalmpatian</w:t>
      </w:r>
      <w:proofErr w:type="spellEnd"/>
      <w:r w:rsidRPr="002A426A">
        <w:rPr>
          <w:color w:val="auto"/>
          <w:lang w:val="en-US"/>
        </w:rPr>
        <w:t xml:space="preserve"> A, Heumann C, </w:t>
      </w:r>
      <w:proofErr w:type="spellStart"/>
      <w:r w:rsidRPr="002A426A">
        <w:rPr>
          <w:color w:val="auto"/>
          <w:lang w:val="en-US"/>
        </w:rPr>
        <w:t>Alkaya</w:t>
      </w:r>
      <w:proofErr w:type="spellEnd"/>
      <w:r w:rsidRPr="002A426A">
        <w:rPr>
          <w:color w:val="auto"/>
          <w:lang w:val="en-US"/>
        </w:rPr>
        <w:t xml:space="preserve"> L, Jackson W. Transfer learning for mortality risk: A case study on the United Kingdom. </w:t>
      </w:r>
      <w:proofErr w:type="spellStart"/>
      <w:r w:rsidRPr="002A426A">
        <w:rPr>
          <w:color w:val="auto"/>
          <w:lang w:val="en-US"/>
        </w:rPr>
        <w:t>PLoS</w:t>
      </w:r>
      <w:proofErr w:type="spellEnd"/>
      <w:r w:rsidRPr="002A426A">
        <w:rPr>
          <w:color w:val="auto"/>
          <w:lang w:val="en-US"/>
        </w:rPr>
        <w:t xml:space="preserve"> One. 2025;20:e0313378.</w:t>
      </w:r>
    </w:p>
    <w:p w14:paraId="3FAE3F27" w14:textId="77777777" w:rsidR="002A426A" w:rsidRPr="002A426A" w:rsidRDefault="002A426A" w:rsidP="00A16ABD">
      <w:pPr>
        <w:pStyle w:val="Bibliography"/>
        <w:jc w:val="left"/>
        <w:rPr>
          <w:color w:val="auto"/>
          <w:lang w:val="en-US"/>
        </w:rPr>
      </w:pPr>
      <w:r w:rsidRPr="002A426A">
        <w:rPr>
          <w:color w:val="auto"/>
          <w:lang w:val="en-US"/>
        </w:rPr>
        <w:t xml:space="preserve">96. Singh H, </w:t>
      </w:r>
      <w:proofErr w:type="spellStart"/>
      <w:r w:rsidRPr="002A426A">
        <w:rPr>
          <w:color w:val="auto"/>
          <w:lang w:val="en-US"/>
        </w:rPr>
        <w:t>Mhasawade</w:t>
      </w:r>
      <w:proofErr w:type="spellEnd"/>
      <w:r w:rsidRPr="002A426A">
        <w:rPr>
          <w:color w:val="auto"/>
          <w:lang w:val="en-US"/>
        </w:rPr>
        <w:t xml:space="preserve"> V, Chunara R. Generalizability challenges of mortality risk prediction models: A retrospective analysis on a multi-center database. PLOS Digital Health. 2022;1:e0000023. https://doi.org/10.1371/journal.pdig.0000023.</w:t>
      </w:r>
    </w:p>
    <w:p w14:paraId="1AB99682" w14:textId="77777777" w:rsidR="002A426A" w:rsidRPr="002A426A" w:rsidRDefault="002A426A" w:rsidP="00A16ABD">
      <w:pPr>
        <w:pStyle w:val="Bibliography"/>
        <w:jc w:val="left"/>
        <w:rPr>
          <w:color w:val="auto"/>
          <w:lang w:val="en-US"/>
        </w:rPr>
      </w:pPr>
      <w:r w:rsidRPr="002A426A">
        <w:rPr>
          <w:color w:val="auto"/>
          <w:lang w:val="en-US"/>
        </w:rPr>
        <w:t xml:space="preserve">97. Jiang LY, Liu XC, </w:t>
      </w:r>
      <w:proofErr w:type="spellStart"/>
      <w:r w:rsidRPr="002A426A">
        <w:rPr>
          <w:color w:val="auto"/>
          <w:lang w:val="en-US"/>
        </w:rPr>
        <w:t>Nejatian</w:t>
      </w:r>
      <w:proofErr w:type="spellEnd"/>
      <w:r w:rsidRPr="002A426A">
        <w:rPr>
          <w:color w:val="auto"/>
          <w:lang w:val="en-US"/>
        </w:rPr>
        <w:t xml:space="preserve"> NP, Nasir-Moin M, Wang D, Abidin A, et al. Health system-scale language models are all-purpose prediction engines. Nature. 2023;619:357–62.</w:t>
      </w:r>
    </w:p>
    <w:p w14:paraId="5CCFBCCF" w14:textId="77777777" w:rsidR="002A426A" w:rsidRPr="002A426A" w:rsidRDefault="002A426A" w:rsidP="00A16ABD">
      <w:pPr>
        <w:pStyle w:val="Bibliography"/>
        <w:jc w:val="left"/>
        <w:rPr>
          <w:color w:val="auto"/>
          <w:lang w:val="en-US"/>
        </w:rPr>
      </w:pPr>
      <w:r w:rsidRPr="002A426A">
        <w:rPr>
          <w:color w:val="auto"/>
          <w:lang w:val="en-US"/>
        </w:rPr>
        <w:t>98. Zhang Z, Zhao J, Zhang Q, Gui T, Huang X. Unveiling Linguistic Regions in Large Language Models. 2024. https://doi.org/10.48550/arXiv.2402.14700.</w:t>
      </w:r>
    </w:p>
    <w:p w14:paraId="288B4B42" w14:textId="77777777" w:rsidR="002A426A" w:rsidRPr="002A426A" w:rsidRDefault="002A426A" w:rsidP="00A16ABD">
      <w:pPr>
        <w:pStyle w:val="Bibliography"/>
        <w:jc w:val="left"/>
        <w:rPr>
          <w:color w:val="auto"/>
          <w:lang w:val="en-US"/>
        </w:rPr>
      </w:pPr>
      <w:r w:rsidRPr="002A426A">
        <w:rPr>
          <w:color w:val="auto"/>
          <w:lang w:val="en-US"/>
        </w:rPr>
        <w:t xml:space="preserve">99. Dunn J, Adams B, </w:t>
      </w:r>
      <w:proofErr w:type="spellStart"/>
      <w:r w:rsidRPr="002A426A">
        <w:rPr>
          <w:color w:val="auto"/>
          <w:lang w:val="en-US"/>
        </w:rPr>
        <w:t>Madabushi</w:t>
      </w:r>
      <w:proofErr w:type="spellEnd"/>
      <w:r w:rsidRPr="002A426A">
        <w:rPr>
          <w:color w:val="auto"/>
          <w:lang w:val="en-US"/>
        </w:rPr>
        <w:t xml:space="preserve"> HT. Pre-Trained Language Models Represent Some Geographic Populations Better Than Others. 2024. https://doi.org/10.48550/arXiv.2403.11025.</w:t>
      </w:r>
    </w:p>
    <w:p w14:paraId="02D2F8B3" w14:textId="77777777" w:rsidR="002A426A" w:rsidRPr="002A426A" w:rsidRDefault="002A426A" w:rsidP="00A16ABD">
      <w:pPr>
        <w:pStyle w:val="Bibliography"/>
        <w:jc w:val="left"/>
        <w:rPr>
          <w:color w:val="auto"/>
          <w:lang w:val="en-US"/>
        </w:rPr>
      </w:pPr>
      <w:r w:rsidRPr="002A426A">
        <w:rPr>
          <w:color w:val="auto"/>
          <w:lang w:val="en-US"/>
        </w:rPr>
        <w:t xml:space="preserve">100. Shawon </w:t>
      </w:r>
      <w:proofErr w:type="spellStart"/>
      <w:r w:rsidRPr="002A426A">
        <w:rPr>
          <w:color w:val="auto"/>
          <w:lang w:val="en-US"/>
        </w:rPr>
        <w:t>MdTH</w:t>
      </w:r>
      <w:proofErr w:type="spellEnd"/>
      <w:r w:rsidRPr="002A426A">
        <w:rPr>
          <w:color w:val="auto"/>
          <w:lang w:val="en-US"/>
        </w:rPr>
        <w:t xml:space="preserve">, Ashrafi SAA, Azad AK, Firth SM, Chowdhury H, </w:t>
      </w:r>
      <w:proofErr w:type="spellStart"/>
      <w:r w:rsidRPr="002A426A">
        <w:rPr>
          <w:color w:val="auto"/>
          <w:lang w:val="en-US"/>
        </w:rPr>
        <w:t>Mswia</w:t>
      </w:r>
      <w:proofErr w:type="spellEnd"/>
      <w:r w:rsidRPr="002A426A">
        <w:rPr>
          <w:color w:val="auto"/>
          <w:lang w:val="en-US"/>
        </w:rPr>
        <w:t xml:space="preserve"> RG, et al. Routine mortality surveillance to identify the cause of death pattern for out-of-hospital adult (aged 12+ years) deaths in Bangladesh: introduction of automated verbal autopsy. BMC Public Health. 2021;21:491. https://doi.org/10.1186/s12889-021-10468-7.</w:t>
      </w:r>
    </w:p>
    <w:p w14:paraId="729B96B5" w14:textId="77777777" w:rsidR="002A426A" w:rsidRPr="002A426A" w:rsidRDefault="002A426A" w:rsidP="00A16ABD">
      <w:pPr>
        <w:pStyle w:val="Bibliography"/>
        <w:jc w:val="left"/>
        <w:rPr>
          <w:color w:val="auto"/>
          <w:lang w:val="en-US"/>
        </w:rPr>
      </w:pPr>
      <w:r w:rsidRPr="002A426A">
        <w:rPr>
          <w:color w:val="auto"/>
          <w:lang w:val="en-US"/>
        </w:rPr>
        <w:t xml:space="preserve">101. </w:t>
      </w:r>
      <w:proofErr w:type="spellStart"/>
      <w:r w:rsidRPr="002A426A">
        <w:rPr>
          <w:color w:val="auto"/>
          <w:lang w:val="en-US"/>
        </w:rPr>
        <w:t>Maqungo</w:t>
      </w:r>
      <w:proofErr w:type="spellEnd"/>
      <w:r w:rsidRPr="002A426A">
        <w:rPr>
          <w:color w:val="auto"/>
          <w:lang w:val="en-US"/>
        </w:rPr>
        <w:t xml:space="preserve"> M, Nannan N, </w:t>
      </w:r>
      <w:proofErr w:type="spellStart"/>
      <w:r w:rsidRPr="002A426A">
        <w:rPr>
          <w:color w:val="auto"/>
          <w:lang w:val="en-US"/>
        </w:rPr>
        <w:t>Nojilana</w:t>
      </w:r>
      <w:proofErr w:type="spellEnd"/>
      <w:r w:rsidRPr="002A426A">
        <w:rPr>
          <w:color w:val="auto"/>
          <w:lang w:val="en-US"/>
        </w:rPr>
        <w:t xml:space="preserve"> B, Nichols E, </w:t>
      </w:r>
      <w:proofErr w:type="spellStart"/>
      <w:r w:rsidRPr="002A426A">
        <w:rPr>
          <w:color w:val="auto"/>
          <w:lang w:val="en-US"/>
        </w:rPr>
        <w:t>Morof</w:t>
      </w:r>
      <w:proofErr w:type="spellEnd"/>
      <w:r w:rsidRPr="002A426A">
        <w:rPr>
          <w:color w:val="auto"/>
          <w:lang w:val="en-US"/>
        </w:rPr>
        <w:t xml:space="preserve"> D, </w:t>
      </w:r>
      <w:proofErr w:type="spellStart"/>
      <w:r w:rsidRPr="002A426A">
        <w:rPr>
          <w:color w:val="auto"/>
          <w:lang w:val="en-US"/>
        </w:rPr>
        <w:t>Cheyip</w:t>
      </w:r>
      <w:proofErr w:type="spellEnd"/>
      <w:r w:rsidRPr="002A426A">
        <w:rPr>
          <w:color w:val="auto"/>
          <w:lang w:val="en-US"/>
        </w:rPr>
        <w:t xml:space="preserve"> M, et al. Can verbal autopsies be used on a national scale? Key findings and lessons from South Africa’s national cause-of-death validation study. Global Health Action. 2024;17:2399413. https://doi.org/10.1080/16549716.2024.2399413.</w:t>
      </w:r>
    </w:p>
    <w:p w14:paraId="55F199FD" w14:textId="77777777" w:rsidR="002A426A" w:rsidRPr="002A426A" w:rsidRDefault="002A426A" w:rsidP="00A16ABD">
      <w:pPr>
        <w:pStyle w:val="Bibliography"/>
        <w:jc w:val="left"/>
        <w:rPr>
          <w:color w:val="auto"/>
          <w:lang w:val="en-US"/>
        </w:rPr>
      </w:pPr>
      <w:r w:rsidRPr="002A426A">
        <w:rPr>
          <w:color w:val="auto"/>
          <w:lang w:val="en-US"/>
        </w:rPr>
        <w:lastRenderedPageBreak/>
        <w:t xml:space="preserve">102. Onyango D, </w:t>
      </w:r>
      <w:proofErr w:type="spellStart"/>
      <w:r w:rsidRPr="002A426A">
        <w:rPr>
          <w:color w:val="auto"/>
          <w:lang w:val="en-US"/>
        </w:rPr>
        <w:t>Awuonda</w:t>
      </w:r>
      <w:proofErr w:type="spellEnd"/>
      <w:r w:rsidRPr="002A426A">
        <w:rPr>
          <w:color w:val="auto"/>
          <w:lang w:val="en-US"/>
        </w:rPr>
        <w:t xml:space="preserve"> B. Using verbal autopsy to enhance mortality surveillance. The Lancet Global Health. 2024;12:e1217–8.</w:t>
      </w:r>
    </w:p>
    <w:p w14:paraId="30AD4F76" w14:textId="77777777" w:rsidR="002A426A" w:rsidRPr="002A426A" w:rsidRDefault="002A426A" w:rsidP="00A16ABD">
      <w:pPr>
        <w:pStyle w:val="Bibliography"/>
        <w:jc w:val="left"/>
        <w:rPr>
          <w:color w:val="auto"/>
          <w:lang w:val="en-US"/>
        </w:rPr>
      </w:pPr>
      <w:r w:rsidRPr="002A426A">
        <w:rPr>
          <w:color w:val="auto"/>
          <w:lang w:val="en-US"/>
        </w:rPr>
        <w:t>103. OpenAI. Pricing. OpenAI. 2024. https://openai.com/api/pricing/. Accessed 4 July 2024.</w:t>
      </w:r>
    </w:p>
    <w:p w14:paraId="03CE1F76" w14:textId="77777777" w:rsidR="002A426A" w:rsidRPr="002A426A" w:rsidRDefault="002A426A" w:rsidP="00A16ABD">
      <w:pPr>
        <w:pStyle w:val="Bibliography"/>
        <w:jc w:val="left"/>
        <w:rPr>
          <w:color w:val="auto"/>
          <w:lang w:val="en-US"/>
        </w:rPr>
      </w:pPr>
      <w:r w:rsidRPr="002A426A">
        <w:rPr>
          <w:color w:val="auto"/>
          <w:lang w:val="en-US"/>
        </w:rPr>
        <w:t>104. Liu X, Liu H, Yang G, Jiang Z, Cui S, Zhang Z, et al. A generalist medical language model for disease diagnosis assistance. Nature medicine. 2025;31:932–42.</w:t>
      </w:r>
    </w:p>
    <w:p w14:paraId="1599B12F" w14:textId="77777777" w:rsidR="002A426A" w:rsidRPr="002A426A" w:rsidRDefault="002A426A" w:rsidP="00A16ABD">
      <w:pPr>
        <w:pStyle w:val="Bibliography"/>
        <w:jc w:val="left"/>
        <w:rPr>
          <w:color w:val="auto"/>
          <w:lang w:val="en-US"/>
        </w:rPr>
      </w:pPr>
      <w:r w:rsidRPr="002A426A">
        <w:rPr>
          <w:color w:val="auto"/>
          <w:lang w:val="en-US"/>
        </w:rPr>
        <w:t xml:space="preserve">105. McDuff D, </w:t>
      </w:r>
      <w:proofErr w:type="spellStart"/>
      <w:r w:rsidRPr="002A426A">
        <w:rPr>
          <w:color w:val="auto"/>
          <w:lang w:val="en-US"/>
        </w:rPr>
        <w:t>Schaekermann</w:t>
      </w:r>
      <w:proofErr w:type="spellEnd"/>
      <w:r w:rsidRPr="002A426A">
        <w:rPr>
          <w:color w:val="auto"/>
          <w:lang w:val="en-US"/>
        </w:rPr>
        <w:t xml:space="preserve"> M, Tu T, Palepu A, Wang A, Garrison J, et al. Towards accurate differential diagnosis with large language models. Nature. 2025;:1–7.</w:t>
      </w:r>
    </w:p>
    <w:p w14:paraId="442F1E35" w14:textId="77777777" w:rsidR="002A426A" w:rsidRPr="002A426A" w:rsidRDefault="002A426A" w:rsidP="00A16ABD">
      <w:pPr>
        <w:pStyle w:val="Bibliography"/>
        <w:jc w:val="left"/>
        <w:rPr>
          <w:color w:val="auto"/>
          <w:lang w:val="en-US"/>
        </w:rPr>
      </w:pPr>
      <w:r w:rsidRPr="002A426A">
        <w:rPr>
          <w:color w:val="auto"/>
          <w:lang w:val="en-US"/>
        </w:rPr>
        <w:t xml:space="preserve">106. Hirsch JA, Nicola G, McGinty G, Liu RW, Barr RM, </w:t>
      </w:r>
      <w:proofErr w:type="spellStart"/>
      <w:r w:rsidRPr="002A426A">
        <w:rPr>
          <w:color w:val="auto"/>
          <w:lang w:val="en-US"/>
        </w:rPr>
        <w:t>Chittle</w:t>
      </w:r>
      <w:proofErr w:type="spellEnd"/>
      <w:r w:rsidRPr="002A426A">
        <w:rPr>
          <w:color w:val="auto"/>
          <w:lang w:val="en-US"/>
        </w:rPr>
        <w:t xml:space="preserve"> MD, et al. ICD-10: history and context. American Journal of Neuroradiology. 2016;37:596–9.</w:t>
      </w:r>
    </w:p>
    <w:p w14:paraId="5EA6B1B1" w14:textId="77777777" w:rsidR="002A426A" w:rsidRPr="002A426A" w:rsidRDefault="002A426A" w:rsidP="00A16ABD">
      <w:pPr>
        <w:pStyle w:val="Bibliography"/>
        <w:jc w:val="left"/>
        <w:rPr>
          <w:color w:val="auto"/>
          <w:lang w:val="en-US"/>
        </w:rPr>
      </w:pPr>
      <w:r w:rsidRPr="002A426A">
        <w:rPr>
          <w:color w:val="auto"/>
          <w:lang w:val="en-US"/>
        </w:rPr>
        <w:t>107. Henderson T, Shepheard J, Sundararajan V. Quality of diagnosis and procedure coding in ICD-10 administrative data. Medical care. 2006;44:1011–9.</w:t>
      </w:r>
    </w:p>
    <w:p w14:paraId="3BFBB65B" w14:textId="77777777" w:rsidR="002A426A" w:rsidRPr="002A426A" w:rsidRDefault="002A426A" w:rsidP="00A16ABD">
      <w:pPr>
        <w:pStyle w:val="Bibliography"/>
        <w:jc w:val="left"/>
        <w:rPr>
          <w:color w:val="auto"/>
          <w:lang w:val="en-US"/>
        </w:rPr>
      </w:pPr>
      <w:r w:rsidRPr="002A426A">
        <w:rPr>
          <w:color w:val="auto"/>
          <w:lang w:val="en-US"/>
        </w:rPr>
        <w:t xml:space="preserve">108. </w:t>
      </w:r>
      <w:proofErr w:type="spellStart"/>
      <w:r w:rsidRPr="002A426A">
        <w:rPr>
          <w:color w:val="auto"/>
          <w:lang w:val="en-US"/>
        </w:rPr>
        <w:t>Watzlaf</w:t>
      </w:r>
      <w:proofErr w:type="spellEnd"/>
      <w:r w:rsidRPr="002A426A">
        <w:rPr>
          <w:color w:val="auto"/>
          <w:lang w:val="en-US"/>
        </w:rPr>
        <w:t xml:space="preserve"> VJ, Garvin JH, </w:t>
      </w:r>
      <w:proofErr w:type="spellStart"/>
      <w:r w:rsidRPr="002A426A">
        <w:rPr>
          <w:color w:val="auto"/>
          <w:lang w:val="en-US"/>
        </w:rPr>
        <w:t>Moeini</w:t>
      </w:r>
      <w:proofErr w:type="spellEnd"/>
      <w:r w:rsidRPr="002A426A">
        <w:rPr>
          <w:color w:val="auto"/>
          <w:lang w:val="en-US"/>
        </w:rPr>
        <w:t xml:space="preserve"> S, Anania-</w:t>
      </w:r>
      <w:proofErr w:type="spellStart"/>
      <w:r w:rsidRPr="002A426A">
        <w:rPr>
          <w:color w:val="auto"/>
          <w:lang w:val="en-US"/>
        </w:rPr>
        <w:t>Firouzan</w:t>
      </w:r>
      <w:proofErr w:type="spellEnd"/>
      <w:r w:rsidRPr="002A426A">
        <w:rPr>
          <w:color w:val="auto"/>
          <w:lang w:val="en-US"/>
        </w:rPr>
        <w:t xml:space="preserve"> P. The effectiveness of ICD-10-CM in capturing public health diseases. Perspectives in Health Information Management/AHIMA, American Health Information Management Association. 2007;4:6.</w:t>
      </w:r>
    </w:p>
    <w:p w14:paraId="428F9FD8" w14:textId="77777777" w:rsidR="002A426A" w:rsidRPr="002A426A" w:rsidRDefault="002A426A" w:rsidP="00A16ABD">
      <w:pPr>
        <w:pStyle w:val="Bibliography"/>
        <w:jc w:val="left"/>
        <w:rPr>
          <w:color w:val="auto"/>
          <w:lang w:val="en-US"/>
        </w:rPr>
      </w:pPr>
      <w:r w:rsidRPr="002A426A">
        <w:rPr>
          <w:color w:val="auto"/>
          <w:lang w:val="en-US"/>
        </w:rPr>
        <w:t>109. Hsu M-C, Wang C-C, Huang L-Y, Lin C-Y, Lin F-J, Toh S. Effect of ICD-9-CM to ICD-10-CM coding system transition on identification of common conditions: An interrupted time series analysis. Pharmacoepidemiology and Drug Safety. 2021;30:1653–74. https://doi.org/10.1002/pds.5330.</w:t>
      </w:r>
    </w:p>
    <w:p w14:paraId="1AF3F2B2" w14:textId="77777777" w:rsidR="002A426A" w:rsidRPr="002A426A" w:rsidRDefault="002A426A" w:rsidP="00A16ABD">
      <w:pPr>
        <w:pStyle w:val="Bibliography"/>
        <w:jc w:val="left"/>
        <w:rPr>
          <w:color w:val="auto"/>
          <w:lang w:val="en-US"/>
        </w:rPr>
      </w:pPr>
      <w:r w:rsidRPr="002A426A">
        <w:rPr>
          <w:color w:val="auto"/>
          <w:lang w:val="en-US"/>
        </w:rPr>
        <w:t>110. World Health Organization. ODK for verbal autopsy: A quick guide. 2022. https://www.who.int/publications/m/item/odk-for-verbal-autopsy--a-quick-guide. Accessed 24 Jan 2024.</w:t>
      </w:r>
    </w:p>
    <w:p w14:paraId="1BB2463F" w14:textId="77777777" w:rsidR="002A426A" w:rsidRPr="002A426A" w:rsidRDefault="002A426A" w:rsidP="00A16ABD">
      <w:pPr>
        <w:pStyle w:val="Bibliography"/>
        <w:jc w:val="left"/>
        <w:rPr>
          <w:color w:val="auto"/>
          <w:lang w:val="en-US"/>
        </w:rPr>
      </w:pPr>
      <w:r w:rsidRPr="002A426A">
        <w:rPr>
          <w:color w:val="auto"/>
          <w:lang w:val="en-US"/>
        </w:rPr>
        <w:t xml:space="preserve">111. </w:t>
      </w:r>
      <w:proofErr w:type="spellStart"/>
      <w:r w:rsidRPr="002A426A">
        <w:rPr>
          <w:color w:val="auto"/>
          <w:lang w:val="en-US"/>
        </w:rPr>
        <w:t>Nafundi</w:t>
      </w:r>
      <w:proofErr w:type="spellEnd"/>
      <w:r w:rsidRPr="002A426A">
        <w:rPr>
          <w:color w:val="auto"/>
          <w:lang w:val="en-US"/>
        </w:rPr>
        <w:t>. ODK - Collect data anywhere. 2023.</w:t>
      </w:r>
    </w:p>
    <w:p w14:paraId="213D9F7A" w14:textId="77777777" w:rsidR="002A426A" w:rsidRPr="002A426A" w:rsidRDefault="002A426A" w:rsidP="00A16ABD">
      <w:pPr>
        <w:pStyle w:val="Bibliography"/>
        <w:jc w:val="left"/>
        <w:rPr>
          <w:color w:val="auto"/>
          <w:lang w:val="en-US"/>
        </w:rPr>
      </w:pPr>
      <w:r w:rsidRPr="002A426A">
        <w:rPr>
          <w:color w:val="auto"/>
          <w:lang w:val="en-US"/>
        </w:rPr>
        <w:t xml:space="preserve">112. DiPasquale A, Maire N, Bratschi M. Release ODK 2016 WHO VA instrument 1.5.1 </w:t>
      </w:r>
      <w:proofErr w:type="spellStart"/>
      <w:r w:rsidRPr="002A426A">
        <w:rPr>
          <w:color w:val="auto"/>
          <w:lang w:val="en-US"/>
        </w:rPr>
        <w:t>SwissTPH</w:t>
      </w:r>
      <w:proofErr w:type="spellEnd"/>
      <w:r w:rsidRPr="002A426A">
        <w:rPr>
          <w:color w:val="auto"/>
          <w:lang w:val="en-US"/>
        </w:rPr>
        <w:t>/WHO-VA. 2016.</w:t>
      </w:r>
    </w:p>
    <w:p w14:paraId="541BD4D3" w14:textId="77777777" w:rsidR="002A426A" w:rsidRPr="002A426A" w:rsidRDefault="002A426A" w:rsidP="00A16ABD">
      <w:pPr>
        <w:pStyle w:val="Bibliography"/>
        <w:jc w:val="left"/>
        <w:rPr>
          <w:color w:val="auto"/>
          <w:lang w:val="en-US"/>
        </w:rPr>
      </w:pPr>
      <w:r w:rsidRPr="002A426A">
        <w:rPr>
          <w:color w:val="auto"/>
          <w:lang w:val="en-US"/>
        </w:rPr>
        <w:t xml:space="preserve">113. </w:t>
      </w:r>
      <w:proofErr w:type="spellStart"/>
      <w:r w:rsidRPr="002A426A">
        <w:rPr>
          <w:color w:val="auto"/>
          <w:lang w:val="en-US"/>
        </w:rPr>
        <w:t>Byass</w:t>
      </w:r>
      <w:proofErr w:type="spellEnd"/>
      <w:r w:rsidRPr="002A426A">
        <w:rPr>
          <w:color w:val="auto"/>
          <w:lang w:val="en-US"/>
        </w:rPr>
        <w:t xml:space="preserve"> P. InterVA-5.1 User Guide. 2020.</w:t>
      </w:r>
    </w:p>
    <w:p w14:paraId="4AC083C2" w14:textId="77777777" w:rsidR="002A426A" w:rsidRPr="002A426A" w:rsidRDefault="002A426A" w:rsidP="00A16ABD">
      <w:pPr>
        <w:pStyle w:val="Bibliography"/>
        <w:jc w:val="left"/>
        <w:rPr>
          <w:color w:val="auto"/>
          <w:lang w:val="en-US"/>
        </w:rPr>
      </w:pPr>
      <w:r w:rsidRPr="002A426A">
        <w:rPr>
          <w:color w:val="auto"/>
          <w:lang w:val="en-US"/>
        </w:rPr>
        <w:t xml:space="preserve">114. Thomas J, </w:t>
      </w:r>
      <w:proofErr w:type="spellStart"/>
      <w:r w:rsidRPr="002A426A">
        <w:rPr>
          <w:color w:val="auto"/>
          <w:lang w:val="en-US"/>
        </w:rPr>
        <w:t>ekarpinskiMITRE</w:t>
      </w:r>
      <w:proofErr w:type="spellEnd"/>
      <w:r w:rsidRPr="002A426A">
        <w:rPr>
          <w:color w:val="auto"/>
          <w:lang w:val="en-US"/>
        </w:rPr>
        <w:t xml:space="preserve">, </w:t>
      </w:r>
      <w:proofErr w:type="spellStart"/>
      <w:r w:rsidRPr="002A426A">
        <w:rPr>
          <w:color w:val="auto"/>
          <w:lang w:val="en-US"/>
        </w:rPr>
        <w:t>pkmitre</w:t>
      </w:r>
      <w:proofErr w:type="spellEnd"/>
      <w:r w:rsidRPr="002A426A">
        <w:rPr>
          <w:color w:val="auto"/>
          <w:lang w:val="en-US"/>
        </w:rPr>
        <w:t xml:space="preserve">, </w:t>
      </w:r>
      <w:proofErr w:type="spellStart"/>
      <w:r w:rsidRPr="002A426A">
        <w:rPr>
          <w:color w:val="auto"/>
          <w:lang w:val="en-US"/>
        </w:rPr>
        <w:t>owentrigueros</w:t>
      </w:r>
      <w:proofErr w:type="spellEnd"/>
      <w:r w:rsidRPr="002A426A">
        <w:rPr>
          <w:color w:val="auto"/>
          <w:lang w:val="en-US"/>
        </w:rPr>
        <w:t xml:space="preserve">, Choi P, Chu Y. </w:t>
      </w:r>
      <w:proofErr w:type="spellStart"/>
      <w:r w:rsidRPr="002A426A">
        <w:rPr>
          <w:color w:val="auto"/>
          <w:lang w:val="en-US"/>
        </w:rPr>
        <w:t>pycrossva</w:t>
      </w:r>
      <w:proofErr w:type="spellEnd"/>
      <w:r w:rsidRPr="002A426A">
        <w:rPr>
          <w:color w:val="auto"/>
          <w:lang w:val="en-US"/>
        </w:rPr>
        <w:t>: Prepare data from WHO and PHRMC instruments for verbal autopsy algorithms.</w:t>
      </w:r>
    </w:p>
    <w:p w14:paraId="568B92E6" w14:textId="77777777" w:rsidR="002A426A" w:rsidRPr="002A426A" w:rsidRDefault="002A426A" w:rsidP="00A16ABD">
      <w:pPr>
        <w:pStyle w:val="Bibliography"/>
        <w:jc w:val="left"/>
        <w:rPr>
          <w:color w:val="auto"/>
          <w:lang w:val="en-US"/>
        </w:rPr>
      </w:pPr>
      <w:r w:rsidRPr="002A426A">
        <w:rPr>
          <w:color w:val="auto"/>
          <w:lang w:val="en-US"/>
        </w:rPr>
        <w:t>115. OpenAI. API Reference - Chat Completions. OpenAI API. 2025. https://platform.openai.com/docs/api-reference/chat. Accessed 21 Oct 2025.</w:t>
      </w:r>
    </w:p>
    <w:p w14:paraId="438F7133" w14:textId="77777777" w:rsidR="002A426A" w:rsidRPr="002A426A" w:rsidRDefault="002A426A" w:rsidP="00A16ABD">
      <w:pPr>
        <w:pStyle w:val="Bibliography"/>
        <w:jc w:val="left"/>
        <w:rPr>
          <w:color w:val="auto"/>
          <w:lang w:val="en-US"/>
        </w:rPr>
      </w:pPr>
      <w:r w:rsidRPr="002A426A">
        <w:rPr>
          <w:color w:val="auto"/>
          <w:lang w:val="en-US"/>
        </w:rPr>
        <w:t>116. OpenAI. API Reference - Responses. OpenAI API. 2025. https://platform.openai.com/docs/api-reference/responses. Accessed 21 Oct 2025.</w:t>
      </w:r>
    </w:p>
    <w:p w14:paraId="70F67DBA" w14:textId="77777777" w:rsidR="002A426A" w:rsidRPr="002A426A" w:rsidRDefault="002A426A" w:rsidP="00A16ABD">
      <w:pPr>
        <w:pStyle w:val="Bibliography"/>
        <w:jc w:val="left"/>
        <w:rPr>
          <w:color w:val="auto"/>
          <w:lang w:val="en-US"/>
        </w:rPr>
      </w:pPr>
      <w:r w:rsidRPr="002A426A">
        <w:rPr>
          <w:color w:val="auto"/>
          <w:lang w:val="en-US"/>
        </w:rPr>
        <w:t>117. OpenAI. OpenAI Platform: API Reference (temperature parameter). 2024. https://platform.openai.com/docs/api-reference/completions/create#completions-create-temperature. Accessed 26 Jan 2024.</w:t>
      </w:r>
    </w:p>
    <w:p w14:paraId="3B423E5C" w14:textId="77777777" w:rsidR="002A426A" w:rsidRPr="002A426A" w:rsidRDefault="002A426A" w:rsidP="00A16ABD">
      <w:pPr>
        <w:pStyle w:val="Bibliography"/>
        <w:jc w:val="left"/>
        <w:rPr>
          <w:color w:val="auto"/>
          <w:lang w:val="en-US"/>
        </w:rPr>
      </w:pPr>
      <w:r w:rsidRPr="002A426A">
        <w:rPr>
          <w:color w:val="auto"/>
          <w:lang w:val="en-US"/>
        </w:rPr>
        <w:t xml:space="preserve">118. OpenAI. Migrate to the Responses API - Decide when to use </w:t>
      </w:r>
      <w:proofErr w:type="spellStart"/>
      <w:r w:rsidRPr="002A426A">
        <w:rPr>
          <w:color w:val="auto"/>
          <w:lang w:val="en-US"/>
        </w:rPr>
        <w:t>statefulness</w:t>
      </w:r>
      <w:proofErr w:type="spellEnd"/>
      <w:r w:rsidRPr="002A426A">
        <w:rPr>
          <w:color w:val="auto"/>
          <w:lang w:val="en-US"/>
        </w:rPr>
        <w:t>. OpenAI API. 2025. https://platform.openai.com/docs/guides/migrate-to-responses#4-decide-when-to-use-statefulness. Accessed 21 Oct 2025.</w:t>
      </w:r>
    </w:p>
    <w:p w14:paraId="775F1793" w14:textId="77777777" w:rsidR="002A426A" w:rsidRPr="002A426A" w:rsidRDefault="002A426A" w:rsidP="00A16ABD">
      <w:pPr>
        <w:pStyle w:val="Bibliography"/>
        <w:jc w:val="left"/>
        <w:rPr>
          <w:color w:val="auto"/>
          <w:lang w:val="en-US"/>
        </w:rPr>
      </w:pPr>
      <w:r w:rsidRPr="002A426A">
        <w:rPr>
          <w:color w:val="auto"/>
          <w:lang w:val="en-US"/>
        </w:rPr>
        <w:t>119. Li ZR, McCormick T, Clark S. InSilicoVA: Probabilistic Verbal Autopsy Coding with “InSilicoVA” Algorithm. 2022.</w:t>
      </w:r>
    </w:p>
    <w:p w14:paraId="16185F89" w14:textId="77777777" w:rsidR="002A426A" w:rsidRPr="002A426A" w:rsidRDefault="002A426A" w:rsidP="00A16ABD">
      <w:pPr>
        <w:pStyle w:val="Bibliography"/>
        <w:jc w:val="left"/>
        <w:rPr>
          <w:color w:val="auto"/>
          <w:lang w:val="en-US"/>
        </w:rPr>
      </w:pPr>
      <w:r w:rsidRPr="002A426A">
        <w:rPr>
          <w:color w:val="auto"/>
          <w:lang w:val="en-US"/>
        </w:rPr>
        <w:t xml:space="preserve">120. Thomas J, Li Z, </w:t>
      </w:r>
      <w:proofErr w:type="spellStart"/>
      <w:r w:rsidRPr="002A426A">
        <w:rPr>
          <w:color w:val="auto"/>
          <w:lang w:val="en-US"/>
        </w:rPr>
        <w:t>Byass</w:t>
      </w:r>
      <w:proofErr w:type="spellEnd"/>
      <w:r w:rsidRPr="002A426A">
        <w:rPr>
          <w:color w:val="auto"/>
          <w:lang w:val="en-US"/>
        </w:rPr>
        <w:t xml:space="preserve"> P, McCormick T, Boyas M, Clark S. InterVA5: Replicate and </w:t>
      </w:r>
      <w:proofErr w:type="spellStart"/>
      <w:r w:rsidRPr="002A426A">
        <w:rPr>
          <w:color w:val="auto"/>
          <w:lang w:val="en-US"/>
        </w:rPr>
        <w:t>Analyse</w:t>
      </w:r>
      <w:proofErr w:type="spellEnd"/>
      <w:r w:rsidRPr="002A426A">
        <w:rPr>
          <w:color w:val="auto"/>
          <w:lang w:val="en-US"/>
        </w:rPr>
        <w:t xml:space="preserve"> “InterVA5.” 2021.</w:t>
      </w:r>
    </w:p>
    <w:p w14:paraId="4015CB48" w14:textId="77777777" w:rsidR="002A426A" w:rsidRPr="002A426A" w:rsidRDefault="002A426A" w:rsidP="00A16ABD">
      <w:pPr>
        <w:pStyle w:val="Bibliography"/>
        <w:jc w:val="left"/>
        <w:rPr>
          <w:color w:val="auto"/>
          <w:lang w:val="en-US"/>
        </w:rPr>
      </w:pPr>
      <w:r w:rsidRPr="002A426A">
        <w:rPr>
          <w:color w:val="auto"/>
          <w:lang w:val="en-US"/>
        </w:rPr>
        <w:lastRenderedPageBreak/>
        <w:t xml:space="preserve">121. </w:t>
      </w:r>
      <w:proofErr w:type="spellStart"/>
      <w:r w:rsidRPr="002A426A">
        <w:rPr>
          <w:color w:val="auto"/>
          <w:lang w:val="en-US"/>
        </w:rPr>
        <w:t>Yendewa</w:t>
      </w:r>
      <w:proofErr w:type="spellEnd"/>
      <w:r w:rsidRPr="002A426A">
        <w:rPr>
          <w:color w:val="auto"/>
          <w:lang w:val="en-US"/>
        </w:rPr>
        <w:t xml:space="preserve"> GA, Poveda E, </w:t>
      </w:r>
      <w:proofErr w:type="spellStart"/>
      <w:r w:rsidRPr="002A426A">
        <w:rPr>
          <w:color w:val="auto"/>
          <w:lang w:val="en-US"/>
        </w:rPr>
        <w:t>Yendewa</w:t>
      </w:r>
      <w:proofErr w:type="spellEnd"/>
      <w:r w:rsidRPr="002A426A">
        <w:rPr>
          <w:color w:val="auto"/>
          <w:lang w:val="en-US"/>
        </w:rPr>
        <w:t xml:space="preserve"> SA, Sahr F, Quiñones-Mateu ME, Salata RA. HIV/AIDS in Sierra Leone: Characterizing the Hidden Epidemic. AIDS reviews. 2018;20.</w:t>
      </w:r>
    </w:p>
    <w:p w14:paraId="1F24720F" w14:textId="77777777" w:rsidR="002A426A" w:rsidRPr="002A426A" w:rsidRDefault="002A426A" w:rsidP="00A16ABD">
      <w:pPr>
        <w:pStyle w:val="Bibliography"/>
        <w:jc w:val="left"/>
        <w:rPr>
          <w:color w:val="auto"/>
          <w:lang w:val="en-US"/>
        </w:rPr>
      </w:pPr>
      <w:r w:rsidRPr="002A426A">
        <w:rPr>
          <w:color w:val="auto"/>
          <w:lang w:val="en-US"/>
        </w:rPr>
        <w:t>122. Walker PG, White MT, Griffin JT, Reynolds A, Ferguson NM, Ghani AC. Malaria morbidity and mortality in Ebola-affected countries caused by decreased health-care capacity, and the potential effect of mitigation strategies: a modelling analysis. The Lancet Infectious Diseases. 2015;15:825–32.</w:t>
      </w:r>
    </w:p>
    <w:p w14:paraId="3722C3B1" w14:textId="54386850" w:rsidR="00CD3E2C" w:rsidRDefault="00315CBB" w:rsidP="00A16ABD">
      <w:pPr>
        <w:pStyle w:val="Bibliography"/>
        <w:jc w:val="left"/>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5BFD" w14:textId="77777777" w:rsidR="00853C78" w:rsidRDefault="00853C78">
      <w:pPr>
        <w:spacing w:line="240" w:lineRule="auto"/>
      </w:pPr>
      <w:r>
        <w:separator/>
      </w:r>
    </w:p>
    <w:p w14:paraId="094BD3F4" w14:textId="77777777" w:rsidR="00853C78" w:rsidRDefault="00853C78"/>
    <w:p w14:paraId="3D0EDF5A" w14:textId="77777777" w:rsidR="00853C78" w:rsidRDefault="00853C78" w:rsidP="00821217"/>
    <w:p w14:paraId="7E9B63DF" w14:textId="77777777" w:rsidR="00853C78" w:rsidRDefault="00853C78" w:rsidP="00757A89"/>
  </w:endnote>
  <w:endnote w:type="continuationSeparator" w:id="0">
    <w:p w14:paraId="5B14135A" w14:textId="77777777" w:rsidR="00853C78" w:rsidRDefault="00853C78">
      <w:pPr>
        <w:spacing w:line="240" w:lineRule="auto"/>
      </w:pPr>
      <w:r>
        <w:continuationSeparator/>
      </w:r>
    </w:p>
    <w:p w14:paraId="2C373F42" w14:textId="77777777" w:rsidR="00853C78" w:rsidRDefault="00853C78"/>
    <w:p w14:paraId="5E829F77" w14:textId="77777777" w:rsidR="00853C78" w:rsidRDefault="00853C78" w:rsidP="00821217"/>
    <w:p w14:paraId="542C85ED" w14:textId="77777777" w:rsidR="00853C78" w:rsidRDefault="00853C78"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D4C5E" w14:textId="77777777" w:rsidR="00853C78" w:rsidRDefault="00853C78">
      <w:pPr>
        <w:spacing w:after="69" w:line="261" w:lineRule="auto"/>
        <w:ind w:left="202" w:right="202"/>
      </w:pPr>
      <w:r>
        <w:separator/>
      </w:r>
    </w:p>
    <w:p w14:paraId="20C76A6C" w14:textId="77777777" w:rsidR="00853C78" w:rsidRDefault="00853C78"/>
    <w:p w14:paraId="1D4A7486" w14:textId="77777777" w:rsidR="00853C78" w:rsidRDefault="00853C78" w:rsidP="00821217"/>
    <w:p w14:paraId="4C64F080" w14:textId="77777777" w:rsidR="00853C78" w:rsidRDefault="00853C78" w:rsidP="00757A89"/>
  </w:footnote>
  <w:footnote w:type="continuationSeparator" w:id="0">
    <w:p w14:paraId="49377DF0" w14:textId="77777777" w:rsidR="00853C78" w:rsidRDefault="00853C78">
      <w:pPr>
        <w:spacing w:after="69" w:line="261" w:lineRule="auto"/>
        <w:ind w:left="202" w:right="202"/>
      </w:pPr>
      <w:r>
        <w:continuationSeparator/>
      </w:r>
    </w:p>
    <w:p w14:paraId="70E74424" w14:textId="77777777" w:rsidR="00853C78" w:rsidRDefault="00853C78"/>
    <w:p w14:paraId="732DFEC1" w14:textId="77777777" w:rsidR="00853C78" w:rsidRDefault="00853C78" w:rsidP="00821217"/>
    <w:p w14:paraId="46931EAF" w14:textId="77777777" w:rsidR="00853C78" w:rsidRDefault="00853C78"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Wen">
    <w15:presenceInfo w15:providerId="None" w15:userId="Richard W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0CBD"/>
    <w:rsid w:val="00002813"/>
    <w:rsid w:val="000031D5"/>
    <w:rsid w:val="000041C9"/>
    <w:rsid w:val="00005665"/>
    <w:rsid w:val="00006229"/>
    <w:rsid w:val="0000648D"/>
    <w:rsid w:val="00007088"/>
    <w:rsid w:val="0001024C"/>
    <w:rsid w:val="000102DB"/>
    <w:rsid w:val="0001065F"/>
    <w:rsid w:val="00010764"/>
    <w:rsid w:val="0001271A"/>
    <w:rsid w:val="000146F3"/>
    <w:rsid w:val="00014EA1"/>
    <w:rsid w:val="00015045"/>
    <w:rsid w:val="0001573A"/>
    <w:rsid w:val="00016DEE"/>
    <w:rsid w:val="00020C3A"/>
    <w:rsid w:val="00021E8C"/>
    <w:rsid w:val="000226B3"/>
    <w:rsid w:val="00023672"/>
    <w:rsid w:val="000249FF"/>
    <w:rsid w:val="00024B6A"/>
    <w:rsid w:val="0002593F"/>
    <w:rsid w:val="000259D2"/>
    <w:rsid w:val="000275B3"/>
    <w:rsid w:val="00027632"/>
    <w:rsid w:val="00027E81"/>
    <w:rsid w:val="000313B7"/>
    <w:rsid w:val="00031A8C"/>
    <w:rsid w:val="000324B9"/>
    <w:rsid w:val="000357B3"/>
    <w:rsid w:val="00035BE2"/>
    <w:rsid w:val="000409C8"/>
    <w:rsid w:val="00041845"/>
    <w:rsid w:val="000428BF"/>
    <w:rsid w:val="0004333B"/>
    <w:rsid w:val="000447AA"/>
    <w:rsid w:val="00051273"/>
    <w:rsid w:val="00051803"/>
    <w:rsid w:val="000518F8"/>
    <w:rsid w:val="000522D6"/>
    <w:rsid w:val="00052CAA"/>
    <w:rsid w:val="00053329"/>
    <w:rsid w:val="00054097"/>
    <w:rsid w:val="0005512F"/>
    <w:rsid w:val="00055598"/>
    <w:rsid w:val="00055A18"/>
    <w:rsid w:val="00056345"/>
    <w:rsid w:val="00056751"/>
    <w:rsid w:val="00056D3F"/>
    <w:rsid w:val="0005709E"/>
    <w:rsid w:val="00060310"/>
    <w:rsid w:val="000614EF"/>
    <w:rsid w:val="00062207"/>
    <w:rsid w:val="00062F8A"/>
    <w:rsid w:val="0006543C"/>
    <w:rsid w:val="00071C03"/>
    <w:rsid w:val="00072D53"/>
    <w:rsid w:val="00073294"/>
    <w:rsid w:val="00073FAB"/>
    <w:rsid w:val="0007485C"/>
    <w:rsid w:val="000752AD"/>
    <w:rsid w:val="00076339"/>
    <w:rsid w:val="000820DB"/>
    <w:rsid w:val="00085FA6"/>
    <w:rsid w:val="00090D8B"/>
    <w:rsid w:val="0009264D"/>
    <w:rsid w:val="000926DB"/>
    <w:rsid w:val="00093DAA"/>
    <w:rsid w:val="00095362"/>
    <w:rsid w:val="000A15A5"/>
    <w:rsid w:val="000A31BF"/>
    <w:rsid w:val="000A508D"/>
    <w:rsid w:val="000A57E5"/>
    <w:rsid w:val="000A623D"/>
    <w:rsid w:val="000A6952"/>
    <w:rsid w:val="000A6D24"/>
    <w:rsid w:val="000B0F3F"/>
    <w:rsid w:val="000B16BD"/>
    <w:rsid w:val="000B1C20"/>
    <w:rsid w:val="000B2306"/>
    <w:rsid w:val="000B230C"/>
    <w:rsid w:val="000B2D49"/>
    <w:rsid w:val="000B3092"/>
    <w:rsid w:val="000B33C8"/>
    <w:rsid w:val="000B402A"/>
    <w:rsid w:val="000B44B8"/>
    <w:rsid w:val="000B5B40"/>
    <w:rsid w:val="000C0801"/>
    <w:rsid w:val="000C22A6"/>
    <w:rsid w:val="000C555A"/>
    <w:rsid w:val="000C7C7D"/>
    <w:rsid w:val="000D163F"/>
    <w:rsid w:val="000D187D"/>
    <w:rsid w:val="000D39F5"/>
    <w:rsid w:val="000D64BF"/>
    <w:rsid w:val="000D6CEB"/>
    <w:rsid w:val="000D7340"/>
    <w:rsid w:val="000E02B6"/>
    <w:rsid w:val="000E0307"/>
    <w:rsid w:val="000E179E"/>
    <w:rsid w:val="000E212E"/>
    <w:rsid w:val="000E49E8"/>
    <w:rsid w:val="000E59F1"/>
    <w:rsid w:val="000F016D"/>
    <w:rsid w:val="000F0AB8"/>
    <w:rsid w:val="000F1FFD"/>
    <w:rsid w:val="000F2A6B"/>
    <w:rsid w:val="000F2F21"/>
    <w:rsid w:val="000F35A9"/>
    <w:rsid w:val="000F4203"/>
    <w:rsid w:val="000F45CF"/>
    <w:rsid w:val="000F4FCF"/>
    <w:rsid w:val="000F5C74"/>
    <w:rsid w:val="000F70F1"/>
    <w:rsid w:val="000F7D01"/>
    <w:rsid w:val="00100EA4"/>
    <w:rsid w:val="0010187A"/>
    <w:rsid w:val="001021AC"/>
    <w:rsid w:val="0010247E"/>
    <w:rsid w:val="0010427E"/>
    <w:rsid w:val="001042CE"/>
    <w:rsid w:val="00105101"/>
    <w:rsid w:val="001058EF"/>
    <w:rsid w:val="0010632F"/>
    <w:rsid w:val="00106D93"/>
    <w:rsid w:val="001072D9"/>
    <w:rsid w:val="001132FD"/>
    <w:rsid w:val="00113BFC"/>
    <w:rsid w:val="001143B2"/>
    <w:rsid w:val="00114444"/>
    <w:rsid w:val="0011603A"/>
    <w:rsid w:val="00116AD0"/>
    <w:rsid w:val="00117755"/>
    <w:rsid w:val="00121B30"/>
    <w:rsid w:val="001232F1"/>
    <w:rsid w:val="0012584F"/>
    <w:rsid w:val="00126436"/>
    <w:rsid w:val="00127113"/>
    <w:rsid w:val="001279A3"/>
    <w:rsid w:val="00130142"/>
    <w:rsid w:val="001323BE"/>
    <w:rsid w:val="00132639"/>
    <w:rsid w:val="00132CC3"/>
    <w:rsid w:val="00133532"/>
    <w:rsid w:val="00135516"/>
    <w:rsid w:val="001356C3"/>
    <w:rsid w:val="001360B4"/>
    <w:rsid w:val="00137543"/>
    <w:rsid w:val="001377B4"/>
    <w:rsid w:val="00141F4E"/>
    <w:rsid w:val="001426B7"/>
    <w:rsid w:val="00142D7F"/>
    <w:rsid w:val="001443EB"/>
    <w:rsid w:val="0014684A"/>
    <w:rsid w:val="00150563"/>
    <w:rsid w:val="001505EE"/>
    <w:rsid w:val="00150B0E"/>
    <w:rsid w:val="001518B5"/>
    <w:rsid w:val="00151A52"/>
    <w:rsid w:val="00151A63"/>
    <w:rsid w:val="00151ABF"/>
    <w:rsid w:val="00151D20"/>
    <w:rsid w:val="00152951"/>
    <w:rsid w:val="00153510"/>
    <w:rsid w:val="001547D7"/>
    <w:rsid w:val="0015528E"/>
    <w:rsid w:val="001556BA"/>
    <w:rsid w:val="00155C75"/>
    <w:rsid w:val="00157342"/>
    <w:rsid w:val="00157DAA"/>
    <w:rsid w:val="001625AE"/>
    <w:rsid w:val="00164044"/>
    <w:rsid w:val="001640DF"/>
    <w:rsid w:val="00164B38"/>
    <w:rsid w:val="00164B83"/>
    <w:rsid w:val="00166418"/>
    <w:rsid w:val="00167FF7"/>
    <w:rsid w:val="0017040A"/>
    <w:rsid w:val="00171311"/>
    <w:rsid w:val="00173D7C"/>
    <w:rsid w:val="001743BC"/>
    <w:rsid w:val="0017597D"/>
    <w:rsid w:val="00177545"/>
    <w:rsid w:val="0017782C"/>
    <w:rsid w:val="00180E9C"/>
    <w:rsid w:val="00181BB8"/>
    <w:rsid w:val="00182613"/>
    <w:rsid w:val="00183328"/>
    <w:rsid w:val="0018395D"/>
    <w:rsid w:val="00184BC1"/>
    <w:rsid w:val="001851CB"/>
    <w:rsid w:val="00186968"/>
    <w:rsid w:val="0018709E"/>
    <w:rsid w:val="001900AA"/>
    <w:rsid w:val="00190375"/>
    <w:rsid w:val="00190AAD"/>
    <w:rsid w:val="0019146D"/>
    <w:rsid w:val="00191B8B"/>
    <w:rsid w:val="00192BCB"/>
    <w:rsid w:val="00193A1B"/>
    <w:rsid w:val="001957EC"/>
    <w:rsid w:val="0019639A"/>
    <w:rsid w:val="001965BF"/>
    <w:rsid w:val="00196BF2"/>
    <w:rsid w:val="0019747E"/>
    <w:rsid w:val="001A0490"/>
    <w:rsid w:val="001A0D5D"/>
    <w:rsid w:val="001A1782"/>
    <w:rsid w:val="001A28A2"/>
    <w:rsid w:val="001A4AC5"/>
    <w:rsid w:val="001A4E15"/>
    <w:rsid w:val="001A518D"/>
    <w:rsid w:val="001A542C"/>
    <w:rsid w:val="001A702D"/>
    <w:rsid w:val="001B14C4"/>
    <w:rsid w:val="001B1F8E"/>
    <w:rsid w:val="001B2687"/>
    <w:rsid w:val="001B2D9D"/>
    <w:rsid w:val="001B36EB"/>
    <w:rsid w:val="001B5818"/>
    <w:rsid w:val="001B6679"/>
    <w:rsid w:val="001B6A5E"/>
    <w:rsid w:val="001C013C"/>
    <w:rsid w:val="001C01D1"/>
    <w:rsid w:val="001C0E98"/>
    <w:rsid w:val="001C0F20"/>
    <w:rsid w:val="001C370B"/>
    <w:rsid w:val="001C417F"/>
    <w:rsid w:val="001C5172"/>
    <w:rsid w:val="001C5897"/>
    <w:rsid w:val="001C595B"/>
    <w:rsid w:val="001C61B2"/>
    <w:rsid w:val="001C64E5"/>
    <w:rsid w:val="001C6D49"/>
    <w:rsid w:val="001C7202"/>
    <w:rsid w:val="001C7EB0"/>
    <w:rsid w:val="001D0491"/>
    <w:rsid w:val="001D11C3"/>
    <w:rsid w:val="001D1756"/>
    <w:rsid w:val="001D1DC0"/>
    <w:rsid w:val="001D274C"/>
    <w:rsid w:val="001D4CE2"/>
    <w:rsid w:val="001D526D"/>
    <w:rsid w:val="001D5CE9"/>
    <w:rsid w:val="001D6763"/>
    <w:rsid w:val="001D6F4B"/>
    <w:rsid w:val="001D742D"/>
    <w:rsid w:val="001E047A"/>
    <w:rsid w:val="001E1861"/>
    <w:rsid w:val="001E18DF"/>
    <w:rsid w:val="001E29CD"/>
    <w:rsid w:val="001E3772"/>
    <w:rsid w:val="001E409C"/>
    <w:rsid w:val="001E48CD"/>
    <w:rsid w:val="001E6CF1"/>
    <w:rsid w:val="001F1B87"/>
    <w:rsid w:val="001F2A71"/>
    <w:rsid w:val="001F4212"/>
    <w:rsid w:val="001F4F8D"/>
    <w:rsid w:val="001F5BE2"/>
    <w:rsid w:val="001F6B15"/>
    <w:rsid w:val="001F7E7C"/>
    <w:rsid w:val="00200775"/>
    <w:rsid w:val="002027BC"/>
    <w:rsid w:val="00203BBA"/>
    <w:rsid w:val="0020484C"/>
    <w:rsid w:val="00204F38"/>
    <w:rsid w:val="00205BEA"/>
    <w:rsid w:val="00206A5B"/>
    <w:rsid w:val="00206B17"/>
    <w:rsid w:val="00207EB7"/>
    <w:rsid w:val="00210417"/>
    <w:rsid w:val="00211FF0"/>
    <w:rsid w:val="00212C81"/>
    <w:rsid w:val="00212D20"/>
    <w:rsid w:val="00213CDB"/>
    <w:rsid w:val="00214348"/>
    <w:rsid w:val="0021683D"/>
    <w:rsid w:val="002176C8"/>
    <w:rsid w:val="00223181"/>
    <w:rsid w:val="002235F5"/>
    <w:rsid w:val="002237CA"/>
    <w:rsid w:val="00224955"/>
    <w:rsid w:val="00224F72"/>
    <w:rsid w:val="002256ED"/>
    <w:rsid w:val="00225B80"/>
    <w:rsid w:val="0022608C"/>
    <w:rsid w:val="00226754"/>
    <w:rsid w:val="00227B23"/>
    <w:rsid w:val="00227EA3"/>
    <w:rsid w:val="00230C17"/>
    <w:rsid w:val="00230C5F"/>
    <w:rsid w:val="002316AB"/>
    <w:rsid w:val="00232AFA"/>
    <w:rsid w:val="00233138"/>
    <w:rsid w:val="00234C27"/>
    <w:rsid w:val="00236ED3"/>
    <w:rsid w:val="002379E8"/>
    <w:rsid w:val="00237CB0"/>
    <w:rsid w:val="00240462"/>
    <w:rsid w:val="00240796"/>
    <w:rsid w:val="00241FD3"/>
    <w:rsid w:val="0024286A"/>
    <w:rsid w:val="00242D39"/>
    <w:rsid w:val="00245EC9"/>
    <w:rsid w:val="0024654D"/>
    <w:rsid w:val="002467EF"/>
    <w:rsid w:val="0024799C"/>
    <w:rsid w:val="00250736"/>
    <w:rsid w:val="002514FA"/>
    <w:rsid w:val="00251803"/>
    <w:rsid w:val="00252A0C"/>
    <w:rsid w:val="00253DB8"/>
    <w:rsid w:val="00253DDE"/>
    <w:rsid w:val="002570C0"/>
    <w:rsid w:val="00257220"/>
    <w:rsid w:val="00257F9F"/>
    <w:rsid w:val="00261FBF"/>
    <w:rsid w:val="00262289"/>
    <w:rsid w:val="00262F6D"/>
    <w:rsid w:val="002634BB"/>
    <w:rsid w:val="00263A95"/>
    <w:rsid w:val="00264AA1"/>
    <w:rsid w:val="00264F8B"/>
    <w:rsid w:val="00265801"/>
    <w:rsid w:val="00265DE8"/>
    <w:rsid w:val="00266277"/>
    <w:rsid w:val="00267F4E"/>
    <w:rsid w:val="00270458"/>
    <w:rsid w:val="002717DB"/>
    <w:rsid w:val="00273409"/>
    <w:rsid w:val="00275A9E"/>
    <w:rsid w:val="00275F41"/>
    <w:rsid w:val="0028278E"/>
    <w:rsid w:val="0028326E"/>
    <w:rsid w:val="00284147"/>
    <w:rsid w:val="00285132"/>
    <w:rsid w:val="0028558A"/>
    <w:rsid w:val="00286CB7"/>
    <w:rsid w:val="00286F42"/>
    <w:rsid w:val="002879E1"/>
    <w:rsid w:val="00287FD4"/>
    <w:rsid w:val="00291BD0"/>
    <w:rsid w:val="00291D64"/>
    <w:rsid w:val="002924B6"/>
    <w:rsid w:val="0029277D"/>
    <w:rsid w:val="00293EF8"/>
    <w:rsid w:val="0029446E"/>
    <w:rsid w:val="0029551B"/>
    <w:rsid w:val="002968BC"/>
    <w:rsid w:val="00296C3D"/>
    <w:rsid w:val="00296FCE"/>
    <w:rsid w:val="002A0C65"/>
    <w:rsid w:val="002A269B"/>
    <w:rsid w:val="002A426A"/>
    <w:rsid w:val="002A47CE"/>
    <w:rsid w:val="002A6827"/>
    <w:rsid w:val="002A7926"/>
    <w:rsid w:val="002A79EC"/>
    <w:rsid w:val="002B0356"/>
    <w:rsid w:val="002B2798"/>
    <w:rsid w:val="002B34FE"/>
    <w:rsid w:val="002B3618"/>
    <w:rsid w:val="002B6232"/>
    <w:rsid w:val="002B7AEA"/>
    <w:rsid w:val="002C0475"/>
    <w:rsid w:val="002C04EB"/>
    <w:rsid w:val="002C11D6"/>
    <w:rsid w:val="002C1871"/>
    <w:rsid w:val="002C1E18"/>
    <w:rsid w:val="002C1E69"/>
    <w:rsid w:val="002C3064"/>
    <w:rsid w:val="002C3BD5"/>
    <w:rsid w:val="002C4872"/>
    <w:rsid w:val="002C4C29"/>
    <w:rsid w:val="002C641E"/>
    <w:rsid w:val="002C72B7"/>
    <w:rsid w:val="002C746E"/>
    <w:rsid w:val="002C7CAC"/>
    <w:rsid w:val="002C7E0A"/>
    <w:rsid w:val="002C7F02"/>
    <w:rsid w:val="002D08CD"/>
    <w:rsid w:val="002D0A6E"/>
    <w:rsid w:val="002D10D5"/>
    <w:rsid w:val="002D1331"/>
    <w:rsid w:val="002D1869"/>
    <w:rsid w:val="002D5389"/>
    <w:rsid w:val="002D68ED"/>
    <w:rsid w:val="002E170C"/>
    <w:rsid w:val="002E23DC"/>
    <w:rsid w:val="002E3350"/>
    <w:rsid w:val="002E6680"/>
    <w:rsid w:val="002E69C5"/>
    <w:rsid w:val="002E6C61"/>
    <w:rsid w:val="002E6E07"/>
    <w:rsid w:val="002E75F9"/>
    <w:rsid w:val="002F0304"/>
    <w:rsid w:val="002F0770"/>
    <w:rsid w:val="002F10E1"/>
    <w:rsid w:val="002F1124"/>
    <w:rsid w:val="002F2AB1"/>
    <w:rsid w:val="002F2E6F"/>
    <w:rsid w:val="002F38FA"/>
    <w:rsid w:val="002F3C91"/>
    <w:rsid w:val="002F3E37"/>
    <w:rsid w:val="002F4D87"/>
    <w:rsid w:val="002F4DCA"/>
    <w:rsid w:val="002F4E9D"/>
    <w:rsid w:val="002F5DA2"/>
    <w:rsid w:val="002F5DFF"/>
    <w:rsid w:val="003000A7"/>
    <w:rsid w:val="00302354"/>
    <w:rsid w:val="003027FA"/>
    <w:rsid w:val="0030515F"/>
    <w:rsid w:val="00306010"/>
    <w:rsid w:val="00306DB4"/>
    <w:rsid w:val="00307DCA"/>
    <w:rsid w:val="003106DE"/>
    <w:rsid w:val="00311591"/>
    <w:rsid w:val="00312B3A"/>
    <w:rsid w:val="00312DAF"/>
    <w:rsid w:val="00313BEB"/>
    <w:rsid w:val="00315650"/>
    <w:rsid w:val="00315CBB"/>
    <w:rsid w:val="00315DC0"/>
    <w:rsid w:val="00315F15"/>
    <w:rsid w:val="0032018B"/>
    <w:rsid w:val="00321E64"/>
    <w:rsid w:val="00322903"/>
    <w:rsid w:val="003239CF"/>
    <w:rsid w:val="0032511B"/>
    <w:rsid w:val="00325BAF"/>
    <w:rsid w:val="003328A0"/>
    <w:rsid w:val="00333CBF"/>
    <w:rsid w:val="00334FF3"/>
    <w:rsid w:val="003364A2"/>
    <w:rsid w:val="00337E28"/>
    <w:rsid w:val="003423E4"/>
    <w:rsid w:val="00342420"/>
    <w:rsid w:val="00342902"/>
    <w:rsid w:val="00342AE1"/>
    <w:rsid w:val="00344C96"/>
    <w:rsid w:val="00344CFC"/>
    <w:rsid w:val="00344F27"/>
    <w:rsid w:val="0034523C"/>
    <w:rsid w:val="00346D10"/>
    <w:rsid w:val="003470BE"/>
    <w:rsid w:val="00347228"/>
    <w:rsid w:val="003473E5"/>
    <w:rsid w:val="00347707"/>
    <w:rsid w:val="003506FC"/>
    <w:rsid w:val="00350DBB"/>
    <w:rsid w:val="00351B8A"/>
    <w:rsid w:val="0035318B"/>
    <w:rsid w:val="0035324F"/>
    <w:rsid w:val="003534DA"/>
    <w:rsid w:val="00355FA2"/>
    <w:rsid w:val="003572E6"/>
    <w:rsid w:val="00360076"/>
    <w:rsid w:val="0036252A"/>
    <w:rsid w:val="003636AE"/>
    <w:rsid w:val="00363933"/>
    <w:rsid w:val="00364F4F"/>
    <w:rsid w:val="003652BA"/>
    <w:rsid w:val="0036577E"/>
    <w:rsid w:val="003662A3"/>
    <w:rsid w:val="00370151"/>
    <w:rsid w:val="00370F9D"/>
    <w:rsid w:val="00370FA6"/>
    <w:rsid w:val="00372D4D"/>
    <w:rsid w:val="00372F1C"/>
    <w:rsid w:val="00373FF4"/>
    <w:rsid w:val="0037412E"/>
    <w:rsid w:val="003743E7"/>
    <w:rsid w:val="003746A1"/>
    <w:rsid w:val="00374FC7"/>
    <w:rsid w:val="0037595F"/>
    <w:rsid w:val="00375A71"/>
    <w:rsid w:val="00376300"/>
    <w:rsid w:val="00376C7E"/>
    <w:rsid w:val="00376F3B"/>
    <w:rsid w:val="0037737F"/>
    <w:rsid w:val="00377F57"/>
    <w:rsid w:val="00383088"/>
    <w:rsid w:val="00385E49"/>
    <w:rsid w:val="00386B16"/>
    <w:rsid w:val="00387592"/>
    <w:rsid w:val="00387FCA"/>
    <w:rsid w:val="0039151B"/>
    <w:rsid w:val="00392A06"/>
    <w:rsid w:val="00392A1C"/>
    <w:rsid w:val="00392B1B"/>
    <w:rsid w:val="00393ABB"/>
    <w:rsid w:val="003946AF"/>
    <w:rsid w:val="00394E98"/>
    <w:rsid w:val="00397D35"/>
    <w:rsid w:val="003A030B"/>
    <w:rsid w:val="003A08D5"/>
    <w:rsid w:val="003A1582"/>
    <w:rsid w:val="003A21D9"/>
    <w:rsid w:val="003A2961"/>
    <w:rsid w:val="003A331A"/>
    <w:rsid w:val="003A4CDE"/>
    <w:rsid w:val="003A786C"/>
    <w:rsid w:val="003B1F2B"/>
    <w:rsid w:val="003B1FF3"/>
    <w:rsid w:val="003B2C9B"/>
    <w:rsid w:val="003B3448"/>
    <w:rsid w:val="003B3861"/>
    <w:rsid w:val="003B43C0"/>
    <w:rsid w:val="003B556B"/>
    <w:rsid w:val="003B6023"/>
    <w:rsid w:val="003B673E"/>
    <w:rsid w:val="003C0E50"/>
    <w:rsid w:val="003C26C6"/>
    <w:rsid w:val="003C3214"/>
    <w:rsid w:val="003C42FB"/>
    <w:rsid w:val="003C6CB9"/>
    <w:rsid w:val="003C7B9C"/>
    <w:rsid w:val="003D0C39"/>
    <w:rsid w:val="003D1B82"/>
    <w:rsid w:val="003D2C48"/>
    <w:rsid w:val="003D3E73"/>
    <w:rsid w:val="003D5DD3"/>
    <w:rsid w:val="003D6032"/>
    <w:rsid w:val="003D7461"/>
    <w:rsid w:val="003D74FD"/>
    <w:rsid w:val="003E1D44"/>
    <w:rsid w:val="003E2665"/>
    <w:rsid w:val="003E3434"/>
    <w:rsid w:val="003E64AA"/>
    <w:rsid w:val="003E70FF"/>
    <w:rsid w:val="003F02AD"/>
    <w:rsid w:val="003F0443"/>
    <w:rsid w:val="003F1834"/>
    <w:rsid w:val="003F4FD9"/>
    <w:rsid w:val="003F5059"/>
    <w:rsid w:val="003F61C8"/>
    <w:rsid w:val="003F6200"/>
    <w:rsid w:val="003F73C1"/>
    <w:rsid w:val="00400FC4"/>
    <w:rsid w:val="00401991"/>
    <w:rsid w:val="00401DF8"/>
    <w:rsid w:val="004056BE"/>
    <w:rsid w:val="0040583B"/>
    <w:rsid w:val="00405D5F"/>
    <w:rsid w:val="0040649C"/>
    <w:rsid w:val="004124D9"/>
    <w:rsid w:val="00413779"/>
    <w:rsid w:val="00413D66"/>
    <w:rsid w:val="004141BB"/>
    <w:rsid w:val="00414D1D"/>
    <w:rsid w:val="00414D67"/>
    <w:rsid w:val="00415637"/>
    <w:rsid w:val="00416334"/>
    <w:rsid w:val="004179C3"/>
    <w:rsid w:val="00417A76"/>
    <w:rsid w:val="00417D2C"/>
    <w:rsid w:val="00417F1E"/>
    <w:rsid w:val="0042022B"/>
    <w:rsid w:val="00420FD6"/>
    <w:rsid w:val="00420FE3"/>
    <w:rsid w:val="004237BC"/>
    <w:rsid w:val="0042728A"/>
    <w:rsid w:val="004315C1"/>
    <w:rsid w:val="00431A4A"/>
    <w:rsid w:val="00433219"/>
    <w:rsid w:val="004363DD"/>
    <w:rsid w:val="00440848"/>
    <w:rsid w:val="0044195D"/>
    <w:rsid w:val="00443622"/>
    <w:rsid w:val="004440DA"/>
    <w:rsid w:val="00444381"/>
    <w:rsid w:val="00444CA7"/>
    <w:rsid w:val="004450E1"/>
    <w:rsid w:val="00445A7C"/>
    <w:rsid w:val="00445EE0"/>
    <w:rsid w:val="00446B6D"/>
    <w:rsid w:val="00446CCC"/>
    <w:rsid w:val="00447020"/>
    <w:rsid w:val="0045070D"/>
    <w:rsid w:val="00452496"/>
    <w:rsid w:val="00453C25"/>
    <w:rsid w:val="00454B86"/>
    <w:rsid w:val="00455097"/>
    <w:rsid w:val="00455239"/>
    <w:rsid w:val="0046069D"/>
    <w:rsid w:val="004606FF"/>
    <w:rsid w:val="0046072E"/>
    <w:rsid w:val="00462806"/>
    <w:rsid w:val="0046289A"/>
    <w:rsid w:val="00462A3F"/>
    <w:rsid w:val="00462A84"/>
    <w:rsid w:val="00464B07"/>
    <w:rsid w:val="00464BF2"/>
    <w:rsid w:val="00465E27"/>
    <w:rsid w:val="00467A27"/>
    <w:rsid w:val="00467EE3"/>
    <w:rsid w:val="004707F1"/>
    <w:rsid w:val="004713C9"/>
    <w:rsid w:val="00472BDF"/>
    <w:rsid w:val="00473439"/>
    <w:rsid w:val="0047402D"/>
    <w:rsid w:val="00476F1D"/>
    <w:rsid w:val="00480176"/>
    <w:rsid w:val="00480D29"/>
    <w:rsid w:val="00481DC4"/>
    <w:rsid w:val="00482168"/>
    <w:rsid w:val="004830BA"/>
    <w:rsid w:val="004853DC"/>
    <w:rsid w:val="0048578A"/>
    <w:rsid w:val="004858CF"/>
    <w:rsid w:val="00485995"/>
    <w:rsid w:val="004867D9"/>
    <w:rsid w:val="00486B47"/>
    <w:rsid w:val="004913F4"/>
    <w:rsid w:val="00491534"/>
    <w:rsid w:val="00493AAE"/>
    <w:rsid w:val="00493F39"/>
    <w:rsid w:val="00493F89"/>
    <w:rsid w:val="00494366"/>
    <w:rsid w:val="00494AA1"/>
    <w:rsid w:val="00495953"/>
    <w:rsid w:val="00495A64"/>
    <w:rsid w:val="00497819"/>
    <w:rsid w:val="00497EEE"/>
    <w:rsid w:val="004A2C31"/>
    <w:rsid w:val="004A3CA6"/>
    <w:rsid w:val="004A3D0C"/>
    <w:rsid w:val="004A4722"/>
    <w:rsid w:val="004A492D"/>
    <w:rsid w:val="004A4B79"/>
    <w:rsid w:val="004B099D"/>
    <w:rsid w:val="004B119E"/>
    <w:rsid w:val="004B4AB9"/>
    <w:rsid w:val="004B634F"/>
    <w:rsid w:val="004C18AE"/>
    <w:rsid w:val="004C692B"/>
    <w:rsid w:val="004C78B4"/>
    <w:rsid w:val="004D052A"/>
    <w:rsid w:val="004D11C9"/>
    <w:rsid w:val="004D312C"/>
    <w:rsid w:val="004D351B"/>
    <w:rsid w:val="004D38E4"/>
    <w:rsid w:val="004D4F0B"/>
    <w:rsid w:val="004D4FF1"/>
    <w:rsid w:val="004E0A86"/>
    <w:rsid w:val="004E38FC"/>
    <w:rsid w:val="004E3D1A"/>
    <w:rsid w:val="004E4254"/>
    <w:rsid w:val="004E4D01"/>
    <w:rsid w:val="004E513E"/>
    <w:rsid w:val="004E51C3"/>
    <w:rsid w:val="004E65B4"/>
    <w:rsid w:val="004E7C5A"/>
    <w:rsid w:val="004F0342"/>
    <w:rsid w:val="004F0B61"/>
    <w:rsid w:val="004F0D78"/>
    <w:rsid w:val="004F178C"/>
    <w:rsid w:val="004F1E04"/>
    <w:rsid w:val="004F2278"/>
    <w:rsid w:val="004F43D6"/>
    <w:rsid w:val="004F4835"/>
    <w:rsid w:val="004F5089"/>
    <w:rsid w:val="004F73E3"/>
    <w:rsid w:val="00500156"/>
    <w:rsid w:val="005002DA"/>
    <w:rsid w:val="00501A13"/>
    <w:rsid w:val="005021A6"/>
    <w:rsid w:val="005034E1"/>
    <w:rsid w:val="0050422F"/>
    <w:rsid w:val="00505956"/>
    <w:rsid w:val="00505CDB"/>
    <w:rsid w:val="005061F6"/>
    <w:rsid w:val="00506AD7"/>
    <w:rsid w:val="00506BB5"/>
    <w:rsid w:val="005079B5"/>
    <w:rsid w:val="00511C41"/>
    <w:rsid w:val="005122B0"/>
    <w:rsid w:val="005135C9"/>
    <w:rsid w:val="0051476C"/>
    <w:rsid w:val="00514D5E"/>
    <w:rsid w:val="00516B13"/>
    <w:rsid w:val="00516BE8"/>
    <w:rsid w:val="00516E80"/>
    <w:rsid w:val="00517A7A"/>
    <w:rsid w:val="00522570"/>
    <w:rsid w:val="00523508"/>
    <w:rsid w:val="00523D2F"/>
    <w:rsid w:val="0052430A"/>
    <w:rsid w:val="00526838"/>
    <w:rsid w:val="0053108A"/>
    <w:rsid w:val="00531726"/>
    <w:rsid w:val="005320AB"/>
    <w:rsid w:val="005327EE"/>
    <w:rsid w:val="00532802"/>
    <w:rsid w:val="00534738"/>
    <w:rsid w:val="00534A7B"/>
    <w:rsid w:val="00534FBA"/>
    <w:rsid w:val="00540FD7"/>
    <w:rsid w:val="00541BE9"/>
    <w:rsid w:val="00542388"/>
    <w:rsid w:val="00545CB7"/>
    <w:rsid w:val="005465FD"/>
    <w:rsid w:val="005474D6"/>
    <w:rsid w:val="005479D5"/>
    <w:rsid w:val="0055024D"/>
    <w:rsid w:val="0055034E"/>
    <w:rsid w:val="00550F1C"/>
    <w:rsid w:val="00550FB0"/>
    <w:rsid w:val="005510BF"/>
    <w:rsid w:val="00551F27"/>
    <w:rsid w:val="005528BF"/>
    <w:rsid w:val="00552BE6"/>
    <w:rsid w:val="005532EB"/>
    <w:rsid w:val="005538B5"/>
    <w:rsid w:val="00553932"/>
    <w:rsid w:val="005552A6"/>
    <w:rsid w:val="00555CAA"/>
    <w:rsid w:val="00557A74"/>
    <w:rsid w:val="005602C5"/>
    <w:rsid w:val="0056068C"/>
    <w:rsid w:val="00561712"/>
    <w:rsid w:val="00562CFD"/>
    <w:rsid w:val="0056599B"/>
    <w:rsid w:val="00565C90"/>
    <w:rsid w:val="00570D04"/>
    <w:rsid w:val="0057181E"/>
    <w:rsid w:val="0057268B"/>
    <w:rsid w:val="00572E36"/>
    <w:rsid w:val="00573230"/>
    <w:rsid w:val="00573403"/>
    <w:rsid w:val="005739F7"/>
    <w:rsid w:val="0057419E"/>
    <w:rsid w:val="005748C7"/>
    <w:rsid w:val="00574A83"/>
    <w:rsid w:val="0057506A"/>
    <w:rsid w:val="005767B2"/>
    <w:rsid w:val="00577E8E"/>
    <w:rsid w:val="00580A22"/>
    <w:rsid w:val="00582AC4"/>
    <w:rsid w:val="00585227"/>
    <w:rsid w:val="00585879"/>
    <w:rsid w:val="00587BE7"/>
    <w:rsid w:val="00590100"/>
    <w:rsid w:val="0059099D"/>
    <w:rsid w:val="005928A2"/>
    <w:rsid w:val="005949A6"/>
    <w:rsid w:val="0059520D"/>
    <w:rsid w:val="0059675A"/>
    <w:rsid w:val="00596C09"/>
    <w:rsid w:val="00596F6C"/>
    <w:rsid w:val="005A0199"/>
    <w:rsid w:val="005A0F06"/>
    <w:rsid w:val="005A104E"/>
    <w:rsid w:val="005A31AF"/>
    <w:rsid w:val="005A35CE"/>
    <w:rsid w:val="005A41F0"/>
    <w:rsid w:val="005A668E"/>
    <w:rsid w:val="005A6930"/>
    <w:rsid w:val="005B2699"/>
    <w:rsid w:val="005B2B97"/>
    <w:rsid w:val="005B47F9"/>
    <w:rsid w:val="005B6649"/>
    <w:rsid w:val="005B6683"/>
    <w:rsid w:val="005B75BE"/>
    <w:rsid w:val="005B7AA7"/>
    <w:rsid w:val="005C2816"/>
    <w:rsid w:val="005C2E2B"/>
    <w:rsid w:val="005C35C8"/>
    <w:rsid w:val="005C395B"/>
    <w:rsid w:val="005C5B26"/>
    <w:rsid w:val="005C5D24"/>
    <w:rsid w:val="005C5FEC"/>
    <w:rsid w:val="005D08BB"/>
    <w:rsid w:val="005D145B"/>
    <w:rsid w:val="005D5F3B"/>
    <w:rsid w:val="005D610A"/>
    <w:rsid w:val="005D6781"/>
    <w:rsid w:val="005D67CF"/>
    <w:rsid w:val="005E0A9D"/>
    <w:rsid w:val="005E0BBB"/>
    <w:rsid w:val="005E1E44"/>
    <w:rsid w:val="005E2D4A"/>
    <w:rsid w:val="005E3347"/>
    <w:rsid w:val="005E3D35"/>
    <w:rsid w:val="005E4186"/>
    <w:rsid w:val="005E49D9"/>
    <w:rsid w:val="005E4DA7"/>
    <w:rsid w:val="005E5494"/>
    <w:rsid w:val="005E5A56"/>
    <w:rsid w:val="005E5FF1"/>
    <w:rsid w:val="005F024A"/>
    <w:rsid w:val="005F0501"/>
    <w:rsid w:val="005F25C4"/>
    <w:rsid w:val="005F31C8"/>
    <w:rsid w:val="005F4AA5"/>
    <w:rsid w:val="005F5CB1"/>
    <w:rsid w:val="005F6310"/>
    <w:rsid w:val="005F6762"/>
    <w:rsid w:val="005F7FB4"/>
    <w:rsid w:val="00600124"/>
    <w:rsid w:val="0060068C"/>
    <w:rsid w:val="00600694"/>
    <w:rsid w:val="00600DA1"/>
    <w:rsid w:val="00601763"/>
    <w:rsid w:val="006020F7"/>
    <w:rsid w:val="00602526"/>
    <w:rsid w:val="00603C28"/>
    <w:rsid w:val="00603DFF"/>
    <w:rsid w:val="00605283"/>
    <w:rsid w:val="006069D5"/>
    <w:rsid w:val="00607AFD"/>
    <w:rsid w:val="00607D86"/>
    <w:rsid w:val="00607FF1"/>
    <w:rsid w:val="006106F1"/>
    <w:rsid w:val="00610B42"/>
    <w:rsid w:val="00611DB7"/>
    <w:rsid w:val="006127D8"/>
    <w:rsid w:val="00612FBB"/>
    <w:rsid w:val="00613883"/>
    <w:rsid w:val="0061566A"/>
    <w:rsid w:val="00616085"/>
    <w:rsid w:val="0061715B"/>
    <w:rsid w:val="00617A66"/>
    <w:rsid w:val="00620216"/>
    <w:rsid w:val="006205E5"/>
    <w:rsid w:val="00620F13"/>
    <w:rsid w:val="00621B4D"/>
    <w:rsid w:val="0062271E"/>
    <w:rsid w:val="00622ED6"/>
    <w:rsid w:val="00624525"/>
    <w:rsid w:val="00624901"/>
    <w:rsid w:val="00624EC4"/>
    <w:rsid w:val="00625818"/>
    <w:rsid w:val="00625C8B"/>
    <w:rsid w:val="00625DA2"/>
    <w:rsid w:val="0062608B"/>
    <w:rsid w:val="00626CF1"/>
    <w:rsid w:val="0062739C"/>
    <w:rsid w:val="006273E9"/>
    <w:rsid w:val="006278F5"/>
    <w:rsid w:val="006313D8"/>
    <w:rsid w:val="006322F0"/>
    <w:rsid w:val="00633952"/>
    <w:rsid w:val="00633C56"/>
    <w:rsid w:val="006348D0"/>
    <w:rsid w:val="00634ED8"/>
    <w:rsid w:val="0064001E"/>
    <w:rsid w:val="0064064E"/>
    <w:rsid w:val="00641BA3"/>
    <w:rsid w:val="006426F4"/>
    <w:rsid w:val="0064329D"/>
    <w:rsid w:val="006455CA"/>
    <w:rsid w:val="0065050C"/>
    <w:rsid w:val="0065129C"/>
    <w:rsid w:val="00652958"/>
    <w:rsid w:val="006546C3"/>
    <w:rsid w:val="006549A8"/>
    <w:rsid w:val="0065576D"/>
    <w:rsid w:val="00660CC9"/>
    <w:rsid w:val="00662D5F"/>
    <w:rsid w:val="00663225"/>
    <w:rsid w:val="00663851"/>
    <w:rsid w:val="00663ADB"/>
    <w:rsid w:val="00664A35"/>
    <w:rsid w:val="006661D1"/>
    <w:rsid w:val="006669D1"/>
    <w:rsid w:val="00666AB4"/>
    <w:rsid w:val="00666C12"/>
    <w:rsid w:val="00667443"/>
    <w:rsid w:val="00671025"/>
    <w:rsid w:val="00672206"/>
    <w:rsid w:val="00672948"/>
    <w:rsid w:val="00673F89"/>
    <w:rsid w:val="006748CC"/>
    <w:rsid w:val="00674BF2"/>
    <w:rsid w:val="00674D12"/>
    <w:rsid w:val="0067570C"/>
    <w:rsid w:val="006768B8"/>
    <w:rsid w:val="0068087D"/>
    <w:rsid w:val="006814B4"/>
    <w:rsid w:val="00681E3B"/>
    <w:rsid w:val="00682772"/>
    <w:rsid w:val="006831B8"/>
    <w:rsid w:val="006832AE"/>
    <w:rsid w:val="0068386D"/>
    <w:rsid w:val="00683DB9"/>
    <w:rsid w:val="00685041"/>
    <w:rsid w:val="00686794"/>
    <w:rsid w:val="00687C69"/>
    <w:rsid w:val="00691D88"/>
    <w:rsid w:val="00692EF8"/>
    <w:rsid w:val="0069327D"/>
    <w:rsid w:val="006954C9"/>
    <w:rsid w:val="006960CE"/>
    <w:rsid w:val="006973C4"/>
    <w:rsid w:val="00697465"/>
    <w:rsid w:val="0069773C"/>
    <w:rsid w:val="006979AE"/>
    <w:rsid w:val="006A018F"/>
    <w:rsid w:val="006A0214"/>
    <w:rsid w:val="006A13C0"/>
    <w:rsid w:val="006A1906"/>
    <w:rsid w:val="006A4331"/>
    <w:rsid w:val="006A5E6B"/>
    <w:rsid w:val="006A671F"/>
    <w:rsid w:val="006A70E3"/>
    <w:rsid w:val="006A7AAB"/>
    <w:rsid w:val="006B0466"/>
    <w:rsid w:val="006B173D"/>
    <w:rsid w:val="006B188C"/>
    <w:rsid w:val="006B1A31"/>
    <w:rsid w:val="006B2D4A"/>
    <w:rsid w:val="006B2EAE"/>
    <w:rsid w:val="006B3DD4"/>
    <w:rsid w:val="006B5DA1"/>
    <w:rsid w:val="006C1426"/>
    <w:rsid w:val="006C19D6"/>
    <w:rsid w:val="006C2B49"/>
    <w:rsid w:val="006C2E88"/>
    <w:rsid w:val="006C34D8"/>
    <w:rsid w:val="006C3A72"/>
    <w:rsid w:val="006C3BC5"/>
    <w:rsid w:val="006C4272"/>
    <w:rsid w:val="006C46D8"/>
    <w:rsid w:val="006C4C8D"/>
    <w:rsid w:val="006C6749"/>
    <w:rsid w:val="006C69C1"/>
    <w:rsid w:val="006C71C0"/>
    <w:rsid w:val="006D0236"/>
    <w:rsid w:val="006D0728"/>
    <w:rsid w:val="006D1003"/>
    <w:rsid w:val="006D1A2C"/>
    <w:rsid w:val="006D1A5B"/>
    <w:rsid w:val="006D1DEF"/>
    <w:rsid w:val="006D28AC"/>
    <w:rsid w:val="006D3703"/>
    <w:rsid w:val="006D5A0A"/>
    <w:rsid w:val="006D609A"/>
    <w:rsid w:val="006E07B7"/>
    <w:rsid w:val="006E119A"/>
    <w:rsid w:val="006E17B1"/>
    <w:rsid w:val="006E3945"/>
    <w:rsid w:val="006E4712"/>
    <w:rsid w:val="006E52DA"/>
    <w:rsid w:val="006E5552"/>
    <w:rsid w:val="006E753C"/>
    <w:rsid w:val="006F0FCD"/>
    <w:rsid w:val="006F28C2"/>
    <w:rsid w:val="006F30E4"/>
    <w:rsid w:val="006F3D14"/>
    <w:rsid w:val="006F45AB"/>
    <w:rsid w:val="006F4E77"/>
    <w:rsid w:val="00700C1E"/>
    <w:rsid w:val="00702C0A"/>
    <w:rsid w:val="00704E10"/>
    <w:rsid w:val="00707CC4"/>
    <w:rsid w:val="0071059D"/>
    <w:rsid w:val="007115C5"/>
    <w:rsid w:val="0071432A"/>
    <w:rsid w:val="00714C0D"/>
    <w:rsid w:val="00715420"/>
    <w:rsid w:val="007161FD"/>
    <w:rsid w:val="0072006E"/>
    <w:rsid w:val="007200EA"/>
    <w:rsid w:val="00720CB2"/>
    <w:rsid w:val="00721D5C"/>
    <w:rsid w:val="0072203F"/>
    <w:rsid w:val="0072225F"/>
    <w:rsid w:val="0072375C"/>
    <w:rsid w:val="00723AA9"/>
    <w:rsid w:val="0072607B"/>
    <w:rsid w:val="007278D3"/>
    <w:rsid w:val="007300E5"/>
    <w:rsid w:val="00731820"/>
    <w:rsid w:val="00733465"/>
    <w:rsid w:val="00733868"/>
    <w:rsid w:val="00735542"/>
    <w:rsid w:val="00736DFD"/>
    <w:rsid w:val="007378C6"/>
    <w:rsid w:val="00740354"/>
    <w:rsid w:val="007412AD"/>
    <w:rsid w:val="00742075"/>
    <w:rsid w:val="00743657"/>
    <w:rsid w:val="00743E78"/>
    <w:rsid w:val="007442F0"/>
    <w:rsid w:val="00744493"/>
    <w:rsid w:val="00744CC8"/>
    <w:rsid w:val="007474FE"/>
    <w:rsid w:val="007541A4"/>
    <w:rsid w:val="00754320"/>
    <w:rsid w:val="007547AF"/>
    <w:rsid w:val="00754B89"/>
    <w:rsid w:val="0075545F"/>
    <w:rsid w:val="00757560"/>
    <w:rsid w:val="00757A89"/>
    <w:rsid w:val="00760A31"/>
    <w:rsid w:val="00762020"/>
    <w:rsid w:val="0076205E"/>
    <w:rsid w:val="0076221C"/>
    <w:rsid w:val="007632B2"/>
    <w:rsid w:val="0076348A"/>
    <w:rsid w:val="00763AE3"/>
    <w:rsid w:val="00766C18"/>
    <w:rsid w:val="007677D0"/>
    <w:rsid w:val="0077084B"/>
    <w:rsid w:val="00772272"/>
    <w:rsid w:val="00774781"/>
    <w:rsid w:val="00774BCD"/>
    <w:rsid w:val="00775632"/>
    <w:rsid w:val="007759B7"/>
    <w:rsid w:val="0077611F"/>
    <w:rsid w:val="007765EE"/>
    <w:rsid w:val="00780292"/>
    <w:rsid w:val="00780903"/>
    <w:rsid w:val="00780A93"/>
    <w:rsid w:val="0078144C"/>
    <w:rsid w:val="007824A9"/>
    <w:rsid w:val="00782CBB"/>
    <w:rsid w:val="0078319E"/>
    <w:rsid w:val="00783CD6"/>
    <w:rsid w:val="0078424F"/>
    <w:rsid w:val="00786E7F"/>
    <w:rsid w:val="007904E0"/>
    <w:rsid w:val="00790991"/>
    <w:rsid w:val="00791FC6"/>
    <w:rsid w:val="00792544"/>
    <w:rsid w:val="0079407E"/>
    <w:rsid w:val="007943C6"/>
    <w:rsid w:val="0079460C"/>
    <w:rsid w:val="007946CB"/>
    <w:rsid w:val="00794751"/>
    <w:rsid w:val="007960DF"/>
    <w:rsid w:val="00797B3E"/>
    <w:rsid w:val="00797DD5"/>
    <w:rsid w:val="007A01D8"/>
    <w:rsid w:val="007A084D"/>
    <w:rsid w:val="007A0AAD"/>
    <w:rsid w:val="007A3642"/>
    <w:rsid w:val="007A6599"/>
    <w:rsid w:val="007A7234"/>
    <w:rsid w:val="007A795C"/>
    <w:rsid w:val="007B1290"/>
    <w:rsid w:val="007B464E"/>
    <w:rsid w:val="007B4B1A"/>
    <w:rsid w:val="007B4B87"/>
    <w:rsid w:val="007B5086"/>
    <w:rsid w:val="007B5545"/>
    <w:rsid w:val="007B577E"/>
    <w:rsid w:val="007B630B"/>
    <w:rsid w:val="007B6C1A"/>
    <w:rsid w:val="007B7734"/>
    <w:rsid w:val="007C0920"/>
    <w:rsid w:val="007C1A2F"/>
    <w:rsid w:val="007C1C0A"/>
    <w:rsid w:val="007C29BB"/>
    <w:rsid w:val="007C3311"/>
    <w:rsid w:val="007C6086"/>
    <w:rsid w:val="007C7C97"/>
    <w:rsid w:val="007D055D"/>
    <w:rsid w:val="007D0BE3"/>
    <w:rsid w:val="007D0CD0"/>
    <w:rsid w:val="007D2463"/>
    <w:rsid w:val="007D2E8D"/>
    <w:rsid w:val="007D5AAD"/>
    <w:rsid w:val="007D6649"/>
    <w:rsid w:val="007D760B"/>
    <w:rsid w:val="007D78DD"/>
    <w:rsid w:val="007D7A45"/>
    <w:rsid w:val="007E1279"/>
    <w:rsid w:val="007E16AE"/>
    <w:rsid w:val="007E1955"/>
    <w:rsid w:val="007E2543"/>
    <w:rsid w:val="007E2F44"/>
    <w:rsid w:val="007E332D"/>
    <w:rsid w:val="007E3524"/>
    <w:rsid w:val="007E36AC"/>
    <w:rsid w:val="007E3DF8"/>
    <w:rsid w:val="007E4A1D"/>
    <w:rsid w:val="007E5DEC"/>
    <w:rsid w:val="007E617C"/>
    <w:rsid w:val="007F0D18"/>
    <w:rsid w:val="007F52D2"/>
    <w:rsid w:val="007F716D"/>
    <w:rsid w:val="007F763E"/>
    <w:rsid w:val="008005A2"/>
    <w:rsid w:val="00800C2E"/>
    <w:rsid w:val="0080277D"/>
    <w:rsid w:val="00802EA9"/>
    <w:rsid w:val="008055DC"/>
    <w:rsid w:val="00806A89"/>
    <w:rsid w:val="008072EE"/>
    <w:rsid w:val="0081027A"/>
    <w:rsid w:val="00810B67"/>
    <w:rsid w:val="00811EAD"/>
    <w:rsid w:val="00816AD0"/>
    <w:rsid w:val="00816FAD"/>
    <w:rsid w:val="00817ABE"/>
    <w:rsid w:val="00821217"/>
    <w:rsid w:val="00822442"/>
    <w:rsid w:val="00823377"/>
    <w:rsid w:val="00824EB9"/>
    <w:rsid w:val="0082609B"/>
    <w:rsid w:val="00826355"/>
    <w:rsid w:val="00827BFE"/>
    <w:rsid w:val="00831019"/>
    <w:rsid w:val="008313CD"/>
    <w:rsid w:val="00832DE6"/>
    <w:rsid w:val="00833F2E"/>
    <w:rsid w:val="00835019"/>
    <w:rsid w:val="008350E4"/>
    <w:rsid w:val="00835185"/>
    <w:rsid w:val="00836C44"/>
    <w:rsid w:val="00836E16"/>
    <w:rsid w:val="00836EC2"/>
    <w:rsid w:val="00840DD6"/>
    <w:rsid w:val="00841DB4"/>
    <w:rsid w:val="00842531"/>
    <w:rsid w:val="00845AE8"/>
    <w:rsid w:val="00853C78"/>
    <w:rsid w:val="008547B7"/>
    <w:rsid w:val="00861BC2"/>
    <w:rsid w:val="00863B2A"/>
    <w:rsid w:val="008640F2"/>
    <w:rsid w:val="00864752"/>
    <w:rsid w:val="008656A6"/>
    <w:rsid w:val="00865A49"/>
    <w:rsid w:val="008669E6"/>
    <w:rsid w:val="008678D7"/>
    <w:rsid w:val="00867BCF"/>
    <w:rsid w:val="00867F90"/>
    <w:rsid w:val="00870136"/>
    <w:rsid w:val="0087192B"/>
    <w:rsid w:val="00872009"/>
    <w:rsid w:val="008731A5"/>
    <w:rsid w:val="00873B2D"/>
    <w:rsid w:val="00873BB6"/>
    <w:rsid w:val="00873C00"/>
    <w:rsid w:val="0087504C"/>
    <w:rsid w:val="0087522B"/>
    <w:rsid w:val="0087616F"/>
    <w:rsid w:val="008767E3"/>
    <w:rsid w:val="00876995"/>
    <w:rsid w:val="00877250"/>
    <w:rsid w:val="00877635"/>
    <w:rsid w:val="00877C4D"/>
    <w:rsid w:val="008800C2"/>
    <w:rsid w:val="00880C46"/>
    <w:rsid w:val="008827D7"/>
    <w:rsid w:val="0088372D"/>
    <w:rsid w:val="008845B5"/>
    <w:rsid w:val="00885281"/>
    <w:rsid w:val="00885DDB"/>
    <w:rsid w:val="00886219"/>
    <w:rsid w:val="008865C0"/>
    <w:rsid w:val="008870D4"/>
    <w:rsid w:val="00887C41"/>
    <w:rsid w:val="008905F6"/>
    <w:rsid w:val="0089076C"/>
    <w:rsid w:val="00891311"/>
    <w:rsid w:val="00891A9A"/>
    <w:rsid w:val="00893409"/>
    <w:rsid w:val="00893D70"/>
    <w:rsid w:val="00894A51"/>
    <w:rsid w:val="00895F9A"/>
    <w:rsid w:val="00897436"/>
    <w:rsid w:val="008A1568"/>
    <w:rsid w:val="008A1A13"/>
    <w:rsid w:val="008A2127"/>
    <w:rsid w:val="008A29C4"/>
    <w:rsid w:val="008A4156"/>
    <w:rsid w:val="008A588D"/>
    <w:rsid w:val="008A6005"/>
    <w:rsid w:val="008B170C"/>
    <w:rsid w:val="008B1FA3"/>
    <w:rsid w:val="008B323B"/>
    <w:rsid w:val="008B51EB"/>
    <w:rsid w:val="008B5D75"/>
    <w:rsid w:val="008C050C"/>
    <w:rsid w:val="008C12FC"/>
    <w:rsid w:val="008C13DC"/>
    <w:rsid w:val="008C21F0"/>
    <w:rsid w:val="008C2307"/>
    <w:rsid w:val="008C263A"/>
    <w:rsid w:val="008C287E"/>
    <w:rsid w:val="008C36EE"/>
    <w:rsid w:val="008C38BE"/>
    <w:rsid w:val="008C4351"/>
    <w:rsid w:val="008C4720"/>
    <w:rsid w:val="008C4A9D"/>
    <w:rsid w:val="008C62BF"/>
    <w:rsid w:val="008D15A0"/>
    <w:rsid w:val="008D21AB"/>
    <w:rsid w:val="008D42B7"/>
    <w:rsid w:val="008D5DE9"/>
    <w:rsid w:val="008D7CC3"/>
    <w:rsid w:val="008E1743"/>
    <w:rsid w:val="008E1DE6"/>
    <w:rsid w:val="008E5724"/>
    <w:rsid w:val="008E5EB0"/>
    <w:rsid w:val="008E6038"/>
    <w:rsid w:val="008E660C"/>
    <w:rsid w:val="008E71E5"/>
    <w:rsid w:val="008F0A69"/>
    <w:rsid w:val="008F1750"/>
    <w:rsid w:val="008F1796"/>
    <w:rsid w:val="008F2178"/>
    <w:rsid w:val="008F291C"/>
    <w:rsid w:val="008F322B"/>
    <w:rsid w:val="008F459C"/>
    <w:rsid w:val="008F4615"/>
    <w:rsid w:val="008F7367"/>
    <w:rsid w:val="0090140E"/>
    <w:rsid w:val="009018D0"/>
    <w:rsid w:val="009021DB"/>
    <w:rsid w:val="009045F5"/>
    <w:rsid w:val="00904A13"/>
    <w:rsid w:val="00905D1C"/>
    <w:rsid w:val="00910182"/>
    <w:rsid w:val="009105F3"/>
    <w:rsid w:val="00910984"/>
    <w:rsid w:val="00912868"/>
    <w:rsid w:val="00912EFE"/>
    <w:rsid w:val="00913627"/>
    <w:rsid w:val="00913E6F"/>
    <w:rsid w:val="00914669"/>
    <w:rsid w:val="00914DE6"/>
    <w:rsid w:val="00915366"/>
    <w:rsid w:val="00915C46"/>
    <w:rsid w:val="00916494"/>
    <w:rsid w:val="009174C1"/>
    <w:rsid w:val="00917FE5"/>
    <w:rsid w:val="00924DC2"/>
    <w:rsid w:val="0092692A"/>
    <w:rsid w:val="00926938"/>
    <w:rsid w:val="009278C3"/>
    <w:rsid w:val="00927D8F"/>
    <w:rsid w:val="009329A3"/>
    <w:rsid w:val="00932E6C"/>
    <w:rsid w:val="00932E81"/>
    <w:rsid w:val="009331AD"/>
    <w:rsid w:val="00933693"/>
    <w:rsid w:val="00934571"/>
    <w:rsid w:val="009356B2"/>
    <w:rsid w:val="00937A96"/>
    <w:rsid w:val="00940023"/>
    <w:rsid w:val="00941013"/>
    <w:rsid w:val="00942EFE"/>
    <w:rsid w:val="00943315"/>
    <w:rsid w:val="00943CC6"/>
    <w:rsid w:val="0094495E"/>
    <w:rsid w:val="00946B65"/>
    <w:rsid w:val="00946EF4"/>
    <w:rsid w:val="00947CE7"/>
    <w:rsid w:val="00950B8F"/>
    <w:rsid w:val="00950E1F"/>
    <w:rsid w:val="0095279C"/>
    <w:rsid w:val="009528AE"/>
    <w:rsid w:val="00953926"/>
    <w:rsid w:val="00954A6F"/>
    <w:rsid w:val="00956265"/>
    <w:rsid w:val="00957262"/>
    <w:rsid w:val="00961771"/>
    <w:rsid w:val="0096241E"/>
    <w:rsid w:val="009628B8"/>
    <w:rsid w:val="00963437"/>
    <w:rsid w:val="00964120"/>
    <w:rsid w:val="00965B0C"/>
    <w:rsid w:val="00965DCB"/>
    <w:rsid w:val="009663E7"/>
    <w:rsid w:val="00966A1D"/>
    <w:rsid w:val="00967B81"/>
    <w:rsid w:val="00971EC1"/>
    <w:rsid w:val="00972461"/>
    <w:rsid w:val="009731A8"/>
    <w:rsid w:val="0097360B"/>
    <w:rsid w:val="009746AD"/>
    <w:rsid w:val="00974F90"/>
    <w:rsid w:val="0097592C"/>
    <w:rsid w:val="00976F02"/>
    <w:rsid w:val="00980F93"/>
    <w:rsid w:val="009814E6"/>
    <w:rsid w:val="00981DD4"/>
    <w:rsid w:val="0098410B"/>
    <w:rsid w:val="009861AE"/>
    <w:rsid w:val="0098689C"/>
    <w:rsid w:val="00986A9A"/>
    <w:rsid w:val="009875F9"/>
    <w:rsid w:val="00987BE3"/>
    <w:rsid w:val="009909C9"/>
    <w:rsid w:val="0099188E"/>
    <w:rsid w:val="00992542"/>
    <w:rsid w:val="009926D4"/>
    <w:rsid w:val="00992D53"/>
    <w:rsid w:val="00992D8A"/>
    <w:rsid w:val="00993AAC"/>
    <w:rsid w:val="00994B6D"/>
    <w:rsid w:val="009962D0"/>
    <w:rsid w:val="00996A82"/>
    <w:rsid w:val="009A003B"/>
    <w:rsid w:val="009A0309"/>
    <w:rsid w:val="009A0322"/>
    <w:rsid w:val="009A0C44"/>
    <w:rsid w:val="009A3616"/>
    <w:rsid w:val="009A37BC"/>
    <w:rsid w:val="009A3BF2"/>
    <w:rsid w:val="009A40D3"/>
    <w:rsid w:val="009A4853"/>
    <w:rsid w:val="009A5CA1"/>
    <w:rsid w:val="009A70F6"/>
    <w:rsid w:val="009A7262"/>
    <w:rsid w:val="009A7491"/>
    <w:rsid w:val="009B1472"/>
    <w:rsid w:val="009B6129"/>
    <w:rsid w:val="009B6201"/>
    <w:rsid w:val="009B654A"/>
    <w:rsid w:val="009B77C6"/>
    <w:rsid w:val="009B7EAD"/>
    <w:rsid w:val="009C2B44"/>
    <w:rsid w:val="009C2D05"/>
    <w:rsid w:val="009C2D6D"/>
    <w:rsid w:val="009C66E4"/>
    <w:rsid w:val="009C6C21"/>
    <w:rsid w:val="009C7296"/>
    <w:rsid w:val="009C7F0B"/>
    <w:rsid w:val="009D05BD"/>
    <w:rsid w:val="009D05BE"/>
    <w:rsid w:val="009D2113"/>
    <w:rsid w:val="009D2584"/>
    <w:rsid w:val="009D4652"/>
    <w:rsid w:val="009D4873"/>
    <w:rsid w:val="009D4BF1"/>
    <w:rsid w:val="009D5121"/>
    <w:rsid w:val="009D6046"/>
    <w:rsid w:val="009D721A"/>
    <w:rsid w:val="009D741C"/>
    <w:rsid w:val="009D74A6"/>
    <w:rsid w:val="009D7969"/>
    <w:rsid w:val="009E1E9D"/>
    <w:rsid w:val="009E346E"/>
    <w:rsid w:val="009E35FB"/>
    <w:rsid w:val="009E4A74"/>
    <w:rsid w:val="009E4C4F"/>
    <w:rsid w:val="009E5410"/>
    <w:rsid w:val="009E58C3"/>
    <w:rsid w:val="009E58E3"/>
    <w:rsid w:val="009E5F68"/>
    <w:rsid w:val="009E6DFE"/>
    <w:rsid w:val="009F1163"/>
    <w:rsid w:val="009F33FA"/>
    <w:rsid w:val="009F3C04"/>
    <w:rsid w:val="009F5759"/>
    <w:rsid w:val="009F5EC7"/>
    <w:rsid w:val="00A005B1"/>
    <w:rsid w:val="00A03467"/>
    <w:rsid w:val="00A0599F"/>
    <w:rsid w:val="00A06197"/>
    <w:rsid w:val="00A06632"/>
    <w:rsid w:val="00A11969"/>
    <w:rsid w:val="00A13547"/>
    <w:rsid w:val="00A153CD"/>
    <w:rsid w:val="00A159F7"/>
    <w:rsid w:val="00A1642A"/>
    <w:rsid w:val="00A16ABD"/>
    <w:rsid w:val="00A238DC"/>
    <w:rsid w:val="00A25FAF"/>
    <w:rsid w:val="00A2644C"/>
    <w:rsid w:val="00A27804"/>
    <w:rsid w:val="00A302C7"/>
    <w:rsid w:val="00A308C2"/>
    <w:rsid w:val="00A311D5"/>
    <w:rsid w:val="00A3420C"/>
    <w:rsid w:val="00A3476F"/>
    <w:rsid w:val="00A366D5"/>
    <w:rsid w:val="00A368CE"/>
    <w:rsid w:val="00A371CC"/>
    <w:rsid w:val="00A376C9"/>
    <w:rsid w:val="00A443D3"/>
    <w:rsid w:val="00A4457B"/>
    <w:rsid w:val="00A451DD"/>
    <w:rsid w:val="00A46BF7"/>
    <w:rsid w:val="00A47882"/>
    <w:rsid w:val="00A47E41"/>
    <w:rsid w:val="00A510D9"/>
    <w:rsid w:val="00A52570"/>
    <w:rsid w:val="00A5496E"/>
    <w:rsid w:val="00A54E1C"/>
    <w:rsid w:val="00A560BC"/>
    <w:rsid w:val="00A6082D"/>
    <w:rsid w:val="00A60F64"/>
    <w:rsid w:val="00A624C8"/>
    <w:rsid w:val="00A624E5"/>
    <w:rsid w:val="00A627FC"/>
    <w:rsid w:val="00A63C05"/>
    <w:rsid w:val="00A65959"/>
    <w:rsid w:val="00A71B56"/>
    <w:rsid w:val="00A71F5F"/>
    <w:rsid w:val="00A72470"/>
    <w:rsid w:val="00A72E0E"/>
    <w:rsid w:val="00A7325C"/>
    <w:rsid w:val="00A75744"/>
    <w:rsid w:val="00A75EF0"/>
    <w:rsid w:val="00A76614"/>
    <w:rsid w:val="00A77565"/>
    <w:rsid w:val="00A77EF0"/>
    <w:rsid w:val="00A77FB0"/>
    <w:rsid w:val="00A80278"/>
    <w:rsid w:val="00A83B17"/>
    <w:rsid w:val="00A84768"/>
    <w:rsid w:val="00A84DB1"/>
    <w:rsid w:val="00A84FBD"/>
    <w:rsid w:val="00A865B6"/>
    <w:rsid w:val="00A86D47"/>
    <w:rsid w:val="00A90F10"/>
    <w:rsid w:val="00A9270A"/>
    <w:rsid w:val="00A9280D"/>
    <w:rsid w:val="00A92A7E"/>
    <w:rsid w:val="00A94EC5"/>
    <w:rsid w:val="00A9674C"/>
    <w:rsid w:val="00A96B4A"/>
    <w:rsid w:val="00AA19D2"/>
    <w:rsid w:val="00AA3E39"/>
    <w:rsid w:val="00AA688B"/>
    <w:rsid w:val="00AA7479"/>
    <w:rsid w:val="00AA7A49"/>
    <w:rsid w:val="00AA7D67"/>
    <w:rsid w:val="00AB0BD0"/>
    <w:rsid w:val="00AB135B"/>
    <w:rsid w:val="00AB1503"/>
    <w:rsid w:val="00AB331A"/>
    <w:rsid w:val="00AB4147"/>
    <w:rsid w:val="00AB6261"/>
    <w:rsid w:val="00AB67E8"/>
    <w:rsid w:val="00AB6897"/>
    <w:rsid w:val="00AB766F"/>
    <w:rsid w:val="00AC0BD8"/>
    <w:rsid w:val="00AC0F04"/>
    <w:rsid w:val="00AC1AE4"/>
    <w:rsid w:val="00AC340E"/>
    <w:rsid w:val="00AC4BCD"/>
    <w:rsid w:val="00AC6692"/>
    <w:rsid w:val="00AC6F68"/>
    <w:rsid w:val="00AC7C41"/>
    <w:rsid w:val="00AD0E60"/>
    <w:rsid w:val="00AD126F"/>
    <w:rsid w:val="00AD27BE"/>
    <w:rsid w:val="00AD2F26"/>
    <w:rsid w:val="00AD3CA4"/>
    <w:rsid w:val="00AD44A5"/>
    <w:rsid w:val="00AD4706"/>
    <w:rsid w:val="00AD4A0E"/>
    <w:rsid w:val="00AD7CB2"/>
    <w:rsid w:val="00AE059B"/>
    <w:rsid w:val="00AE1194"/>
    <w:rsid w:val="00AE1AB4"/>
    <w:rsid w:val="00AE25DE"/>
    <w:rsid w:val="00AE47CA"/>
    <w:rsid w:val="00AE4D95"/>
    <w:rsid w:val="00AE51E8"/>
    <w:rsid w:val="00AE558E"/>
    <w:rsid w:val="00AE713F"/>
    <w:rsid w:val="00AE7B07"/>
    <w:rsid w:val="00AF0CBC"/>
    <w:rsid w:val="00AF125A"/>
    <w:rsid w:val="00AF14D6"/>
    <w:rsid w:val="00AF19CE"/>
    <w:rsid w:val="00AF28C5"/>
    <w:rsid w:val="00AF5595"/>
    <w:rsid w:val="00AF638F"/>
    <w:rsid w:val="00AF65F8"/>
    <w:rsid w:val="00AF68D6"/>
    <w:rsid w:val="00AF6BDD"/>
    <w:rsid w:val="00AF702D"/>
    <w:rsid w:val="00AF72B6"/>
    <w:rsid w:val="00AF78AF"/>
    <w:rsid w:val="00B00C24"/>
    <w:rsid w:val="00B03C54"/>
    <w:rsid w:val="00B04B47"/>
    <w:rsid w:val="00B0577E"/>
    <w:rsid w:val="00B05D65"/>
    <w:rsid w:val="00B0774E"/>
    <w:rsid w:val="00B07E91"/>
    <w:rsid w:val="00B07F5D"/>
    <w:rsid w:val="00B101C8"/>
    <w:rsid w:val="00B110C8"/>
    <w:rsid w:val="00B1179F"/>
    <w:rsid w:val="00B12005"/>
    <w:rsid w:val="00B125D3"/>
    <w:rsid w:val="00B128DD"/>
    <w:rsid w:val="00B12B29"/>
    <w:rsid w:val="00B14F2E"/>
    <w:rsid w:val="00B15A02"/>
    <w:rsid w:val="00B15BCF"/>
    <w:rsid w:val="00B164D4"/>
    <w:rsid w:val="00B168CC"/>
    <w:rsid w:val="00B17127"/>
    <w:rsid w:val="00B17C91"/>
    <w:rsid w:val="00B20672"/>
    <w:rsid w:val="00B2137E"/>
    <w:rsid w:val="00B22459"/>
    <w:rsid w:val="00B225B1"/>
    <w:rsid w:val="00B22B44"/>
    <w:rsid w:val="00B22FA4"/>
    <w:rsid w:val="00B2365B"/>
    <w:rsid w:val="00B24372"/>
    <w:rsid w:val="00B24968"/>
    <w:rsid w:val="00B25DAD"/>
    <w:rsid w:val="00B26320"/>
    <w:rsid w:val="00B2710C"/>
    <w:rsid w:val="00B30481"/>
    <w:rsid w:val="00B321B8"/>
    <w:rsid w:val="00B32526"/>
    <w:rsid w:val="00B32D77"/>
    <w:rsid w:val="00B33A16"/>
    <w:rsid w:val="00B3446E"/>
    <w:rsid w:val="00B349B4"/>
    <w:rsid w:val="00B349F0"/>
    <w:rsid w:val="00B35E04"/>
    <w:rsid w:val="00B3790C"/>
    <w:rsid w:val="00B37B38"/>
    <w:rsid w:val="00B37FAD"/>
    <w:rsid w:val="00B40B3C"/>
    <w:rsid w:val="00B43A5C"/>
    <w:rsid w:val="00B4553D"/>
    <w:rsid w:val="00B45782"/>
    <w:rsid w:val="00B47F56"/>
    <w:rsid w:val="00B50FB1"/>
    <w:rsid w:val="00B5234D"/>
    <w:rsid w:val="00B52833"/>
    <w:rsid w:val="00B5371C"/>
    <w:rsid w:val="00B5382B"/>
    <w:rsid w:val="00B54F3C"/>
    <w:rsid w:val="00B551EA"/>
    <w:rsid w:val="00B5545E"/>
    <w:rsid w:val="00B560DA"/>
    <w:rsid w:val="00B561EE"/>
    <w:rsid w:val="00B56EF9"/>
    <w:rsid w:val="00B56FF6"/>
    <w:rsid w:val="00B6295A"/>
    <w:rsid w:val="00B62B46"/>
    <w:rsid w:val="00B66DE6"/>
    <w:rsid w:val="00B67563"/>
    <w:rsid w:val="00B67EDF"/>
    <w:rsid w:val="00B709A3"/>
    <w:rsid w:val="00B71B18"/>
    <w:rsid w:val="00B71BB8"/>
    <w:rsid w:val="00B71E5D"/>
    <w:rsid w:val="00B73226"/>
    <w:rsid w:val="00B73748"/>
    <w:rsid w:val="00B75258"/>
    <w:rsid w:val="00B7555F"/>
    <w:rsid w:val="00B75A33"/>
    <w:rsid w:val="00B76926"/>
    <w:rsid w:val="00B76BD3"/>
    <w:rsid w:val="00B776A0"/>
    <w:rsid w:val="00B77EE3"/>
    <w:rsid w:val="00B8053F"/>
    <w:rsid w:val="00B81275"/>
    <w:rsid w:val="00B81924"/>
    <w:rsid w:val="00B82658"/>
    <w:rsid w:val="00B82F06"/>
    <w:rsid w:val="00B83A53"/>
    <w:rsid w:val="00B83D98"/>
    <w:rsid w:val="00B84658"/>
    <w:rsid w:val="00B847ED"/>
    <w:rsid w:val="00B8571E"/>
    <w:rsid w:val="00B85942"/>
    <w:rsid w:val="00B85FAD"/>
    <w:rsid w:val="00B9257D"/>
    <w:rsid w:val="00B94E72"/>
    <w:rsid w:val="00B9680E"/>
    <w:rsid w:val="00B96C38"/>
    <w:rsid w:val="00B9739F"/>
    <w:rsid w:val="00B97BD2"/>
    <w:rsid w:val="00BA1BEA"/>
    <w:rsid w:val="00BA46C7"/>
    <w:rsid w:val="00BA4CEB"/>
    <w:rsid w:val="00BA632C"/>
    <w:rsid w:val="00BA72AD"/>
    <w:rsid w:val="00BA7C6F"/>
    <w:rsid w:val="00BB01AE"/>
    <w:rsid w:val="00BB06F2"/>
    <w:rsid w:val="00BB0D31"/>
    <w:rsid w:val="00BB4B9F"/>
    <w:rsid w:val="00BB5C92"/>
    <w:rsid w:val="00BB60E5"/>
    <w:rsid w:val="00BB6C25"/>
    <w:rsid w:val="00BB6D6A"/>
    <w:rsid w:val="00BB6EDC"/>
    <w:rsid w:val="00BC040A"/>
    <w:rsid w:val="00BC0513"/>
    <w:rsid w:val="00BC058A"/>
    <w:rsid w:val="00BC460E"/>
    <w:rsid w:val="00BC4B3E"/>
    <w:rsid w:val="00BC525F"/>
    <w:rsid w:val="00BC59C1"/>
    <w:rsid w:val="00BC68A5"/>
    <w:rsid w:val="00BC7154"/>
    <w:rsid w:val="00BD37CD"/>
    <w:rsid w:val="00BD39E7"/>
    <w:rsid w:val="00BD4269"/>
    <w:rsid w:val="00BD6C0F"/>
    <w:rsid w:val="00BD7E6E"/>
    <w:rsid w:val="00BE0021"/>
    <w:rsid w:val="00BE1BF7"/>
    <w:rsid w:val="00BE247B"/>
    <w:rsid w:val="00BE2BBB"/>
    <w:rsid w:val="00BE4D76"/>
    <w:rsid w:val="00BE5B2F"/>
    <w:rsid w:val="00BE64EA"/>
    <w:rsid w:val="00BF050E"/>
    <w:rsid w:val="00BF05D8"/>
    <w:rsid w:val="00BF0DC3"/>
    <w:rsid w:val="00BF0E5C"/>
    <w:rsid w:val="00BF19AE"/>
    <w:rsid w:val="00BF22B7"/>
    <w:rsid w:val="00BF24CC"/>
    <w:rsid w:val="00BF27BD"/>
    <w:rsid w:val="00BF29EF"/>
    <w:rsid w:val="00BF2D5C"/>
    <w:rsid w:val="00BF3684"/>
    <w:rsid w:val="00BF4029"/>
    <w:rsid w:val="00BF5F84"/>
    <w:rsid w:val="00BF6839"/>
    <w:rsid w:val="00BF6A86"/>
    <w:rsid w:val="00BF78DE"/>
    <w:rsid w:val="00BF7BEB"/>
    <w:rsid w:val="00BF7DB7"/>
    <w:rsid w:val="00C01567"/>
    <w:rsid w:val="00C01DF0"/>
    <w:rsid w:val="00C02385"/>
    <w:rsid w:val="00C02BBF"/>
    <w:rsid w:val="00C03049"/>
    <w:rsid w:val="00C049E8"/>
    <w:rsid w:val="00C0725B"/>
    <w:rsid w:val="00C07506"/>
    <w:rsid w:val="00C07DE1"/>
    <w:rsid w:val="00C10707"/>
    <w:rsid w:val="00C10AB0"/>
    <w:rsid w:val="00C11BE2"/>
    <w:rsid w:val="00C125F0"/>
    <w:rsid w:val="00C128CB"/>
    <w:rsid w:val="00C132A7"/>
    <w:rsid w:val="00C13434"/>
    <w:rsid w:val="00C15CBA"/>
    <w:rsid w:val="00C171F7"/>
    <w:rsid w:val="00C17E82"/>
    <w:rsid w:val="00C2003F"/>
    <w:rsid w:val="00C20E1C"/>
    <w:rsid w:val="00C222CC"/>
    <w:rsid w:val="00C22BAC"/>
    <w:rsid w:val="00C22F35"/>
    <w:rsid w:val="00C245CA"/>
    <w:rsid w:val="00C248A3"/>
    <w:rsid w:val="00C2620E"/>
    <w:rsid w:val="00C26226"/>
    <w:rsid w:val="00C3297A"/>
    <w:rsid w:val="00C331E6"/>
    <w:rsid w:val="00C33FD1"/>
    <w:rsid w:val="00C33FF8"/>
    <w:rsid w:val="00C345C2"/>
    <w:rsid w:val="00C36C96"/>
    <w:rsid w:val="00C37018"/>
    <w:rsid w:val="00C404E8"/>
    <w:rsid w:val="00C41209"/>
    <w:rsid w:val="00C41305"/>
    <w:rsid w:val="00C4395C"/>
    <w:rsid w:val="00C47535"/>
    <w:rsid w:val="00C47B62"/>
    <w:rsid w:val="00C50682"/>
    <w:rsid w:val="00C508F3"/>
    <w:rsid w:val="00C50A80"/>
    <w:rsid w:val="00C50F73"/>
    <w:rsid w:val="00C527EE"/>
    <w:rsid w:val="00C52BE3"/>
    <w:rsid w:val="00C532C7"/>
    <w:rsid w:val="00C53829"/>
    <w:rsid w:val="00C540E1"/>
    <w:rsid w:val="00C54261"/>
    <w:rsid w:val="00C54C6E"/>
    <w:rsid w:val="00C54F72"/>
    <w:rsid w:val="00C574E0"/>
    <w:rsid w:val="00C57920"/>
    <w:rsid w:val="00C57C77"/>
    <w:rsid w:val="00C6014B"/>
    <w:rsid w:val="00C61082"/>
    <w:rsid w:val="00C617F7"/>
    <w:rsid w:val="00C621E6"/>
    <w:rsid w:val="00C634B1"/>
    <w:rsid w:val="00C63B75"/>
    <w:rsid w:val="00C648E9"/>
    <w:rsid w:val="00C64F8C"/>
    <w:rsid w:val="00C65562"/>
    <w:rsid w:val="00C672E4"/>
    <w:rsid w:val="00C679EC"/>
    <w:rsid w:val="00C7068A"/>
    <w:rsid w:val="00C71D93"/>
    <w:rsid w:val="00C72C32"/>
    <w:rsid w:val="00C7480D"/>
    <w:rsid w:val="00C74886"/>
    <w:rsid w:val="00C74951"/>
    <w:rsid w:val="00C8040B"/>
    <w:rsid w:val="00C80BC6"/>
    <w:rsid w:val="00C82759"/>
    <w:rsid w:val="00C82B10"/>
    <w:rsid w:val="00C851FE"/>
    <w:rsid w:val="00C86118"/>
    <w:rsid w:val="00C87C98"/>
    <w:rsid w:val="00C93A00"/>
    <w:rsid w:val="00C942B6"/>
    <w:rsid w:val="00C9475C"/>
    <w:rsid w:val="00C96B9C"/>
    <w:rsid w:val="00C97276"/>
    <w:rsid w:val="00C975BE"/>
    <w:rsid w:val="00CA0070"/>
    <w:rsid w:val="00CA0731"/>
    <w:rsid w:val="00CA0D24"/>
    <w:rsid w:val="00CA0E73"/>
    <w:rsid w:val="00CA1489"/>
    <w:rsid w:val="00CA3B1B"/>
    <w:rsid w:val="00CA3D81"/>
    <w:rsid w:val="00CA4BDB"/>
    <w:rsid w:val="00CA650D"/>
    <w:rsid w:val="00CA666B"/>
    <w:rsid w:val="00CB0292"/>
    <w:rsid w:val="00CB0478"/>
    <w:rsid w:val="00CB1679"/>
    <w:rsid w:val="00CB4620"/>
    <w:rsid w:val="00CB5161"/>
    <w:rsid w:val="00CB517D"/>
    <w:rsid w:val="00CB560E"/>
    <w:rsid w:val="00CB7528"/>
    <w:rsid w:val="00CC12CC"/>
    <w:rsid w:val="00CC13C7"/>
    <w:rsid w:val="00CC19E2"/>
    <w:rsid w:val="00CC1ADA"/>
    <w:rsid w:val="00CC1FB1"/>
    <w:rsid w:val="00CC24AF"/>
    <w:rsid w:val="00CC3631"/>
    <w:rsid w:val="00CC3753"/>
    <w:rsid w:val="00CC453C"/>
    <w:rsid w:val="00CC4E79"/>
    <w:rsid w:val="00CC698A"/>
    <w:rsid w:val="00CC6B18"/>
    <w:rsid w:val="00CD0955"/>
    <w:rsid w:val="00CD0C2E"/>
    <w:rsid w:val="00CD3E2C"/>
    <w:rsid w:val="00CD46C8"/>
    <w:rsid w:val="00CD4C02"/>
    <w:rsid w:val="00CD4F1E"/>
    <w:rsid w:val="00CD6A10"/>
    <w:rsid w:val="00CD736D"/>
    <w:rsid w:val="00CE1909"/>
    <w:rsid w:val="00CE19E1"/>
    <w:rsid w:val="00CE29CD"/>
    <w:rsid w:val="00CE2BE1"/>
    <w:rsid w:val="00CE403B"/>
    <w:rsid w:val="00CE48D8"/>
    <w:rsid w:val="00CE4DA7"/>
    <w:rsid w:val="00CE5850"/>
    <w:rsid w:val="00CE601C"/>
    <w:rsid w:val="00CE7340"/>
    <w:rsid w:val="00CF1C8E"/>
    <w:rsid w:val="00CF2702"/>
    <w:rsid w:val="00CF3116"/>
    <w:rsid w:val="00CF36C5"/>
    <w:rsid w:val="00CF4035"/>
    <w:rsid w:val="00CF4411"/>
    <w:rsid w:val="00CF4990"/>
    <w:rsid w:val="00CF4C0B"/>
    <w:rsid w:val="00CF5515"/>
    <w:rsid w:val="00CF747E"/>
    <w:rsid w:val="00CF7D32"/>
    <w:rsid w:val="00D01278"/>
    <w:rsid w:val="00D01B67"/>
    <w:rsid w:val="00D01EEF"/>
    <w:rsid w:val="00D040D5"/>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17BFA"/>
    <w:rsid w:val="00D20BD4"/>
    <w:rsid w:val="00D217C8"/>
    <w:rsid w:val="00D21C9D"/>
    <w:rsid w:val="00D2219B"/>
    <w:rsid w:val="00D228E8"/>
    <w:rsid w:val="00D23E33"/>
    <w:rsid w:val="00D264AC"/>
    <w:rsid w:val="00D27926"/>
    <w:rsid w:val="00D30165"/>
    <w:rsid w:val="00D303DE"/>
    <w:rsid w:val="00D30921"/>
    <w:rsid w:val="00D32029"/>
    <w:rsid w:val="00D32385"/>
    <w:rsid w:val="00D33537"/>
    <w:rsid w:val="00D34DDF"/>
    <w:rsid w:val="00D40B9C"/>
    <w:rsid w:val="00D413B4"/>
    <w:rsid w:val="00D4197B"/>
    <w:rsid w:val="00D424EC"/>
    <w:rsid w:val="00D43402"/>
    <w:rsid w:val="00D45BA8"/>
    <w:rsid w:val="00D46071"/>
    <w:rsid w:val="00D46E4E"/>
    <w:rsid w:val="00D50031"/>
    <w:rsid w:val="00D50EBA"/>
    <w:rsid w:val="00D51A1D"/>
    <w:rsid w:val="00D51D5B"/>
    <w:rsid w:val="00D55702"/>
    <w:rsid w:val="00D56952"/>
    <w:rsid w:val="00D60DE8"/>
    <w:rsid w:val="00D63CF7"/>
    <w:rsid w:val="00D64600"/>
    <w:rsid w:val="00D65A0E"/>
    <w:rsid w:val="00D70502"/>
    <w:rsid w:val="00D71BC0"/>
    <w:rsid w:val="00D80130"/>
    <w:rsid w:val="00D8051D"/>
    <w:rsid w:val="00D80B52"/>
    <w:rsid w:val="00D80E7F"/>
    <w:rsid w:val="00D8146C"/>
    <w:rsid w:val="00D83741"/>
    <w:rsid w:val="00D839CD"/>
    <w:rsid w:val="00D85222"/>
    <w:rsid w:val="00D854A9"/>
    <w:rsid w:val="00D85934"/>
    <w:rsid w:val="00D8673C"/>
    <w:rsid w:val="00D867FD"/>
    <w:rsid w:val="00D87C2F"/>
    <w:rsid w:val="00D904E9"/>
    <w:rsid w:val="00D90804"/>
    <w:rsid w:val="00D90ABD"/>
    <w:rsid w:val="00D9282C"/>
    <w:rsid w:val="00D93BF1"/>
    <w:rsid w:val="00D945F8"/>
    <w:rsid w:val="00D9591B"/>
    <w:rsid w:val="00D95C53"/>
    <w:rsid w:val="00D96D88"/>
    <w:rsid w:val="00DA10A4"/>
    <w:rsid w:val="00DA23FE"/>
    <w:rsid w:val="00DA2C99"/>
    <w:rsid w:val="00DA30AA"/>
    <w:rsid w:val="00DA4B0F"/>
    <w:rsid w:val="00DA584B"/>
    <w:rsid w:val="00DA6133"/>
    <w:rsid w:val="00DA6917"/>
    <w:rsid w:val="00DA6B05"/>
    <w:rsid w:val="00DB0AC1"/>
    <w:rsid w:val="00DB0D6C"/>
    <w:rsid w:val="00DB3AE1"/>
    <w:rsid w:val="00DB3D26"/>
    <w:rsid w:val="00DB4D16"/>
    <w:rsid w:val="00DC0FC2"/>
    <w:rsid w:val="00DC1A50"/>
    <w:rsid w:val="00DC33A7"/>
    <w:rsid w:val="00DC3B68"/>
    <w:rsid w:val="00DC3EB3"/>
    <w:rsid w:val="00DC416B"/>
    <w:rsid w:val="00DC4369"/>
    <w:rsid w:val="00DC5ED7"/>
    <w:rsid w:val="00DC5F01"/>
    <w:rsid w:val="00DC63CC"/>
    <w:rsid w:val="00DD10C3"/>
    <w:rsid w:val="00DD12F0"/>
    <w:rsid w:val="00DD1A4C"/>
    <w:rsid w:val="00DD326B"/>
    <w:rsid w:val="00DD559B"/>
    <w:rsid w:val="00DD59ED"/>
    <w:rsid w:val="00DD608C"/>
    <w:rsid w:val="00DD618D"/>
    <w:rsid w:val="00DD798E"/>
    <w:rsid w:val="00DE0D22"/>
    <w:rsid w:val="00DE0F42"/>
    <w:rsid w:val="00DE1C7F"/>
    <w:rsid w:val="00DE2BA2"/>
    <w:rsid w:val="00DE61B5"/>
    <w:rsid w:val="00DE7209"/>
    <w:rsid w:val="00DE72EF"/>
    <w:rsid w:val="00DF07DF"/>
    <w:rsid w:val="00DF0D49"/>
    <w:rsid w:val="00DF1DB0"/>
    <w:rsid w:val="00DF3B20"/>
    <w:rsid w:val="00DF4060"/>
    <w:rsid w:val="00DF41CD"/>
    <w:rsid w:val="00DF43C1"/>
    <w:rsid w:val="00DF4EA7"/>
    <w:rsid w:val="00DF5EE2"/>
    <w:rsid w:val="00DF67EC"/>
    <w:rsid w:val="00E002BD"/>
    <w:rsid w:val="00E003A3"/>
    <w:rsid w:val="00E02904"/>
    <w:rsid w:val="00E03AFC"/>
    <w:rsid w:val="00E04D3B"/>
    <w:rsid w:val="00E054B9"/>
    <w:rsid w:val="00E0611F"/>
    <w:rsid w:val="00E063B1"/>
    <w:rsid w:val="00E06829"/>
    <w:rsid w:val="00E07F70"/>
    <w:rsid w:val="00E1089D"/>
    <w:rsid w:val="00E125EF"/>
    <w:rsid w:val="00E13D15"/>
    <w:rsid w:val="00E13D55"/>
    <w:rsid w:val="00E14357"/>
    <w:rsid w:val="00E14524"/>
    <w:rsid w:val="00E15365"/>
    <w:rsid w:val="00E1699F"/>
    <w:rsid w:val="00E171F8"/>
    <w:rsid w:val="00E2156A"/>
    <w:rsid w:val="00E22A4E"/>
    <w:rsid w:val="00E23769"/>
    <w:rsid w:val="00E24AC1"/>
    <w:rsid w:val="00E24BFA"/>
    <w:rsid w:val="00E256B4"/>
    <w:rsid w:val="00E27653"/>
    <w:rsid w:val="00E27DF9"/>
    <w:rsid w:val="00E30402"/>
    <w:rsid w:val="00E30FA6"/>
    <w:rsid w:val="00E3379E"/>
    <w:rsid w:val="00E343D6"/>
    <w:rsid w:val="00E3502F"/>
    <w:rsid w:val="00E3527B"/>
    <w:rsid w:val="00E36701"/>
    <w:rsid w:val="00E36BF1"/>
    <w:rsid w:val="00E407C6"/>
    <w:rsid w:val="00E40BE0"/>
    <w:rsid w:val="00E44C54"/>
    <w:rsid w:val="00E45FEF"/>
    <w:rsid w:val="00E463BF"/>
    <w:rsid w:val="00E46903"/>
    <w:rsid w:val="00E46B05"/>
    <w:rsid w:val="00E475EF"/>
    <w:rsid w:val="00E477EA"/>
    <w:rsid w:val="00E5055A"/>
    <w:rsid w:val="00E508AC"/>
    <w:rsid w:val="00E51706"/>
    <w:rsid w:val="00E51E1F"/>
    <w:rsid w:val="00E556F5"/>
    <w:rsid w:val="00E5583F"/>
    <w:rsid w:val="00E55AF3"/>
    <w:rsid w:val="00E56294"/>
    <w:rsid w:val="00E57997"/>
    <w:rsid w:val="00E57BB7"/>
    <w:rsid w:val="00E600DF"/>
    <w:rsid w:val="00E604EF"/>
    <w:rsid w:val="00E61DFE"/>
    <w:rsid w:val="00E6267F"/>
    <w:rsid w:val="00E6423E"/>
    <w:rsid w:val="00E645BC"/>
    <w:rsid w:val="00E646DA"/>
    <w:rsid w:val="00E647DF"/>
    <w:rsid w:val="00E64B0B"/>
    <w:rsid w:val="00E659F2"/>
    <w:rsid w:val="00E662BD"/>
    <w:rsid w:val="00E6643F"/>
    <w:rsid w:val="00E66664"/>
    <w:rsid w:val="00E666F2"/>
    <w:rsid w:val="00E66F9B"/>
    <w:rsid w:val="00E67E21"/>
    <w:rsid w:val="00E707D8"/>
    <w:rsid w:val="00E71432"/>
    <w:rsid w:val="00E72DB0"/>
    <w:rsid w:val="00E73A1F"/>
    <w:rsid w:val="00E7482B"/>
    <w:rsid w:val="00E74883"/>
    <w:rsid w:val="00E757D0"/>
    <w:rsid w:val="00E75D3B"/>
    <w:rsid w:val="00E76CAA"/>
    <w:rsid w:val="00E772B9"/>
    <w:rsid w:val="00E8110C"/>
    <w:rsid w:val="00E815ED"/>
    <w:rsid w:val="00E8261E"/>
    <w:rsid w:val="00E82814"/>
    <w:rsid w:val="00E82874"/>
    <w:rsid w:val="00E82EDA"/>
    <w:rsid w:val="00E848B7"/>
    <w:rsid w:val="00E8727C"/>
    <w:rsid w:val="00E90930"/>
    <w:rsid w:val="00E91528"/>
    <w:rsid w:val="00E91BD9"/>
    <w:rsid w:val="00E91FA1"/>
    <w:rsid w:val="00E940AF"/>
    <w:rsid w:val="00E94356"/>
    <w:rsid w:val="00E977D8"/>
    <w:rsid w:val="00EA0DFC"/>
    <w:rsid w:val="00EA1259"/>
    <w:rsid w:val="00EA203C"/>
    <w:rsid w:val="00EA3661"/>
    <w:rsid w:val="00EA42B8"/>
    <w:rsid w:val="00EA4F76"/>
    <w:rsid w:val="00EA5647"/>
    <w:rsid w:val="00EA7B47"/>
    <w:rsid w:val="00EB3CC2"/>
    <w:rsid w:val="00EB4C72"/>
    <w:rsid w:val="00EB5606"/>
    <w:rsid w:val="00EB5BA7"/>
    <w:rsid w:val="00EB6417"/>
    <w:rsid w:val="00EB6D20"/>
    <w:rsid w:val="00EB778C"/>
    <w:rsid w:val="00EB7822"/>
    <w:rsid w:val="00EC098E"/>
    <w:rsid w:val="00EC149A"/>
    <w:rsid w:val="00EC3D80"/>
    <w:rsid w:val="00EC6749"/>
    <w:rsid w:val="00EC6ABD"/>
    <w:rsid w:val="00EC765C"/>
    <w:rsid w:val="00EC7CEE"/>
    <w:rsid w:val="00EC7F9C"/>
    <w:rsid w:val="00ED07AD"/>
    <w:rsid w:val="00ED12B3"/>
    <w:rsid w:val="00ED155F"/>
    <w:rsid w:val="00ED231F"/>
    <w:rsid w:val="00ED2D78"/>
    <w:rsid w:val="00ED3E53"/>
    <w:rsid w:val="00ED6722"/>
    <w:rsid w:val="00EE02FF"/>
    <w:rsid w:val="00EE4D2B"/>
    <w:rsid w:val="00EE6239"/>
    <w:rsid w:val="00EE749A"/>
    <w:rsid w:val="00EE7A52"/>
    <w:rsid w:val="00EF1439"/>
    <w:rsid w:val="00EF29B8"/>
    <w:rsid w:val="00EF2CA5"/>
    <w:rsid w:val="00EF315A"/>
    <w:rsid w:val="00EF44D4"/>
    <w:rsid w:val="00EF461E"/>
    <w:rsid w:val="00EF4A6A"/>
    <w:rsid w:val="00EF4D84"/>
    <w:rsid w:val="00EF5B18"/>
    <w:rsid w:val="00EF5DF5"/>
    <w:rsid w:val="00EF6A23"/>
    <w:rsid w:val="00EF7172"/>
    <w:rsid w:val="00EF78A7"/>
    <w:rsid w:val="00EF7FE6"/>
    <w:rsid w:val="00F00031"/>
    <w:rsid w:val="00F01925"/>
    <w:rsid w:val="00F04719"/>
    <w:rsid w:val="00F05129"/>
    <w:rsid w:val="00F062A8"/>
    <w:rsid w:val="00F103F0"/>
    <w:rsid w:val="00F11CFD"/>
    <w:rsid w:val="00F1212D"/>
    <w:rsid w:val="00F12720"/>
    <w:rsid w:val="00F13FB5"/>
    <w:rsid w:val="00F14202"/>
    <w:rsid w:val="00F14245"/>
    <w:rsid w:val="00F14E3D"/>
    <w:rsid w:val="00F169AB"/>
    <w:rsid w:val="00F20AA8"/>
    <w:rsid w:val="00F21B34"/>
    <w:rsid w:val="00F222FB"/>
    <w:rsid w:val="00F223D9"/>
    <w:rsid w:val="00F22876"/>
    <w:rsid w:val="00F22A81"/>
    <w:rsid w:val="00F22EF3"/>
    <w:rsid w:val="00F234D5"/>
    <w:rsid w:val="00F23C9B"/>
    <w:rsid w:val="00F25E26"/>
    <w:rsid w:val="00F27FFC"/>
    <w:rsid w:val="00F310C6"/>
    <w:rsid w:val="00F32155"/>
    <w:rsid w:val="00F3227C"/>
    <w:rsid w:val="00F337FF"/>
    <w:rsid w:val="00F33AC7"/>
    <w:rsid w:val="00F3448B"/>
    <w:rsid w:val="00F355B9"/>
    <w:rsid w:val="00F35E1E"/>
    <w:rsid w:val="00F36B25"/>
    <w:rsid w:val="00F373E5"/>
    <w:rsid w:val="00F3792B"/>
    <w:rsid w:val="00F40297"/>
    <w:rsid w:val="00F406F0"/>
    <w:rsid w:val="00F43B80"/>
    <w:rsid w:val="00F43FD5"/>
    <w:rsid w:val="00F44474"/>
    <w:rsid w:val="00F44527"/>
    <w:rsid w:val="00F460B6"/>
    <w:rsid w:val="00F51DAB"/>
    <w:rsid w:val="00F53985"/>
    <w:rsid w:val="00F55C95"/>
    <w:rsid w:val="00F56F11"/>
    <w:rsid w:val="00F57CC6"/>
    <w:rsid w:val="00F617B7"/>
    <w:rsid w:val="00F62975"/>
    <w:rsid w:val="00F62F69"/>
    <w:rsid w:val="00F63C3D"/>
    <w:rsid w:val="00F63D93"/>
    <w:rsid w:val="00F654DC"/>
    <w:rsid w:val="00F66029"/>
    <w:rsid w:val="00F66332"/>
    <w:rsid w:val="00F66AAC"/>
    <w:rsid w:val="00F66C75"/>
    <w:rsid w:val="00F677B3"/>
    <w:rsid w:val="00F72814"/>
    <w:rsid w:val="00F72D22"/>
    <w:rsid w:val="00F736C1"/>
    <w:rsid w:val="00F73808"/>
    <w:rsid w:val="00F73863"/>
    <w:rsid w:val="00F75706"/>
    <w:rsid w:val="00F7628E"/>
    <w:rsid w:val="00F77B52"/>
    <w:rsid w:val="00F77EB9"/>
    <w:rsid w:val="00F77F1D"/>
    <w:rsid w:val="00F80001"/>
    <w:rsid w:val="00F800FC"/>
    <w:rsid w:val="00F804B4"/>
    <w:rsid w:val="00F8229D"/>
    <w:rsid w:val="00F852B0"/>
    <w:rsid w:val="00F858AF"/>
    <w:rsid w:val="00F86A9B"/>
    <w:rsid w:val="00F87507"/>
    <w:rsid w:val="00F90467"/>
    <w:rsid w:val="00F92460"/>
    <w:rsid w:val="00F92C6F"/>
    <w:rsid w:val="00F93A42"/>
    <w:rsid w:val="00F954AD"/>
    <w:rsid w:val="00F95939"/>
    <w:rsid w:val="00F9667F"/>
    <w:rsid w:val="00F977CE"/>
    <w:rsid w:val="00F97BA5"/>
    <w:rsid w:val="00F97C05"/>
    <w:rsid w:val="00FA04FE"/>
    <w:rsid w:val="00FA20AF"/>
    <w:rsid w:val="00FA30DB"/>
    <w:rsid w:val="00FA3DE1"/>
    <w:rsid w:val="00FA456B"/>
    <w:rsid w:val="00FA697A"/>
    <w:rsid w:val="00FB2F27"/>
    <w:rsid w:val="00FB550A"/>
    <w:rsid w:val="00FB5AE4"/>
    <w:rsid w:val="00FB6638"/>
    <w:rsid w:val="00FB6FBF"/>
    <w:rsid w:val="00FB7199"/>
    <w:rsid w:val="00FC0955"/>
    <w:rsid w:val="00FC1CC9"/>
    <w:rsid w:val="00FC26E2"/>
    <w:rsid w:val="00FC28D9"/>
    <w:rsid w:val="00FC3968"/>
    <w:rsid w:val="00FC4FC7"/>
    <w:rsid w:val="00FC5C56"/>
    <w:rsid w:val="00FC7CC7"/>
    <w:rsid w:val="00FC7FA3"/>
    <w:rsid w:val="00FD0085"/>
    <w:rsid w:val="00FD05AE"/>
    <w:rsid w:val="00FD0BD1"/>
    <w:rsid w:val="00FD22F5"/>
    <w:rsid w:val="00FD25B0"/>
    <w:rsid w:val="00FD286E"/>
    <w:rsid w:val="00FD3550"/>
    <w:rsid w:val="00FD57C2"/>
    <w:rsid w:val="00FD57DA"/>
    <w:rsid w:val="00FD6ACE"/>
    <w:rsid w:val="00FD7182"/>
    <w:rsid w:val="00FD7AF0"/>
    <w:rsid w:val="00FE0089"/>
    <w:rsid w:val="00FE117D"/>
    <w:rsid w:val="00FE1B0D"/>
    <w:rsid w:val="00FE4214"/>
    <w:rsid w:val="00FE4C15"/>
    <w:rsid w:val="00FE7982"/>
    <w:rsid w:val="00FF0957"/>
    <w:rsid w:val="00FF0B91"/>
    <w:rsid w:val="00FF0D8C"/>
    <w:rsid w:val="00FF23B4"/>
    <w:rsid w:val="00FF27AF"/>
    <w:rsid w:val="00FF40DD"/>
    <w:rsid w:val="00FF40EF"/>
    <w:rsid w:val="00FF57F9"/>
    <w:rsid w:val="00FF6027"/>
    <w:rsid w:val="00FF62AD"/>
    <w:rsid w:val="00FF67ED"/>
    <w:rsid w:val="00FF7587"/>
    <w:rsid w:val="00FF77CE"/>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829"/>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 w:type="character" w:styleId="Strong">
    <w:name w:val="Strong"/>
    <w:basedOn w:val="DefaultParagraphFont"/>
    <w:uiPriority w:val="22"/>
    <w:qFormat/>
    <w:rsid w:val="00B12005"/>
    <w:rPr>
      <w:b/>
      <w:bCs/>
    </w:rPr>
  </w:style>
  <w:style w:type="character" w:styleId="UnresolvedMention">
    <w:name w:val="Unresolved Mention"/>
    <w:basedOn w:val="DefaultParagraphFont"/>
    <w:uiPriority w:val="99"/>
    <w:semiHidden/>
    <w:unhideWhenUsed/>
    <w:rsid w:val="00772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cghr-toronto/"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penmortality.org/"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DA57E-5E1A-DB4E-88D1-75A5620DC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38</Pages>
  <Words>58524</Words>
  <Characters>333590</Characters>
  <Application>Microsoft Office Word</Application>
  <DocSecurity>0</DocSecurity>
  <Lines>2779</Lines>
  <Paragraphs>782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Richard Wen</cp:lastModifiedBy>
  <cp:revision>20</cp:revision>
  <dcterms:created xsi:type="dcterms:W3CDTF">2025-11-02T03:17:00Z</dcterms:created>
  <dcterms:modified xsi:type="dcterms:W3CDTF">2025-12-06T04:58:00Z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id="2mhBjnOD"/&gt;&lt;style id="http://www.zotero.org/styles/bmc-medicine" hasBibliography="1" bibliographyStyleHasBeenSet="1"/&gt;&lt;prefs&gt;&lt;pref name="fieldType" value="Field"/&gt;&lt;pref name="dontAskDelayCitation</vt:lpwstr>
  </property>
  <property fmtid="{D5CDD505-2E9C-101B-9397-08002B2CF9AE}" pid="3" name="ZOTERO_PREF_2">
    <vt:lpwstr>Updates" value="true"/&gt;&lt;/prefs&gt;&lt;/data&gt;</vt:lpwstr>
  </property>
</Properties>
</file>