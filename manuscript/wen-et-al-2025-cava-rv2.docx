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AD4706" w:rsidP="009A3616">
      <w:pPr>
        <w:pStyle w:val="Title"/>
        <w:spacing w:after="280"/>
      </w:pPr>
      <w:r w:rsidRPr="00E90930">
        <w:t>Computer Assisted Verbal Autopsy: Comparing</w:t>
      </w:r>
    </w:p>
    <w:p w14:paraId="2ED293E4" w14:textId="77777777" w:rsidR="00CD3E2C" w:rsidRPr="00E90930" w:rsidRDefault="00AD4706" w:rsidP="009A3616">
      <w:pPr>
        <w:pStyle w:val="Title"/>
        <w:spacing w:after="280"/>
      </w:pPr>
      <w:r w:rsidRPr="00E90930">
        <w:t>Large Language Models to Physicians for</w:t>
      </w:r>
    </w:p>
    <w:p w14:paraId="5F8066DF" w14:textId="77777777" w:rsidR="00CD3E2C" w:rsidRPr="00E90930" w:rsidRDefault="00AD4706" w:rsidP="009A3616">
      <w:pPr>
        <w:pStyle w:val="Title"/>
        <w:spacing w:after="280"/>
      </w:pPr>
      <w:r w:rsidRPr="00E90930">
        <w:t>Assigning Causes to 6939 Deaths in Sierra Leone</w:t>
      </w:r>
    </w:p>
    <w:p w14:paraId="5BF75912" w14:textId="77777777" w:rsidR="00CD3E2C" w:rsidRPr="00E90930" w:rsidRDefault="00AD4706" w:rsidP="009A3616">
      <w:pPr>
        <w:pStyle w:val="Title"/>
        <w:spacing w:after="280"/>
      </w:pPr>
      <w:r w:rsidRPr="00E90930">
        <w:t>from 2019-2022</w:t>
      </w:r>
    </w:p>
    <w:p w14:paraId="3B20DC22" w14:textId="6A41D87C" w:rsidR="00CD3E2C" w:rsidRPr="003B6023" w:rsidRDefault="00AD4706" w:rsidP="009A3616">
      <w:pPr>
        <w:pStyle w:val="Author"/>
      </w:pPr>
      <w:r w:rsidRPr="003B6023">
        <w:t>Richard Wen</w:t>
      </w:r>
      <w:r w:rsidRPr="003B6023">
        <w:rPr>
          <w:vertAlign w:val="superscript"/>
        </w:rPr>
        <w:t>1</w:t>
      </w:r>
      <w:r w:rsidR="00AB4147" w:rsidRPr="003B6023">
        <w:rPr>
          <w:vertAlign w:val="superscript"/>
        </w:rPr>
        <w:t>*</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AD4706" w:rsidP="009A3616">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AD4706" w:rsidP="009A3616">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AD4706" w:rsidP="009A3616">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AD4706" w:rsidP="009A3616">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3D8F883C" w:rsidR="00CD3E2C" w:rsidRPr="00F617B7" w:rsidRDefault="00AD4706" w:rsidP="009A3616">
      <w:pPr>
        <w:pStyle w:val="Affiliation"/>
        <w:spacing w:after="360"/>
      </w:pPr>
      <w:r w:rsidRPr="00F617B7">
        <w:rPr>
          <w:vertAlign w:val="superscript"/>
        </w:rPr>
        <w:t>2</w:t>
      </w:r>
      <w:r w:rsidR="00AA3E39">
        <w:t>College of Medical Sciences</w:t>
      </w:r>
      <w:r w:rsidRPr="00F617B7">
        <w:t>, Njala University, Bo, Sierra Leone.</w:t>
      </w:r>
    </w:p>
    <w:p w14:paraId="56730A00" w14:textId="19E853E4" w:rsidR="00CD3E2C" w:rsidRPr="00CC3753" w:rsidRDefault="00AD4706" w:rsidP="009A3616">
      <w:pPr>
        <w:pStyle w:val="Email"/>
      </w:pPr>
      <w:r w:rsidRPr="00CC3753">
        <w:t xml:space="preserve">*Corresponding author(s). E-mail(s): </w:t>
      </w:r>
      <w:hyperlink r:id="rId8" w:history="1">
        <w:r w:rsidR="00772272" w:rsidRPr="00922B40">
          <w:rPr>
            <w:rStyle w:val="Hyperlink"/>
          </w:rPr>
          <w:t>rwen@torontomu.ca</w:t>
        </w:r>
      </w:hyperlink>
      <w:r w:rsidR="00772272">
        <w:t xml:space="preserve">; </w:t>
      </w:r>
      <w:r w:rsidR="00285132" w:rsidRPr="00CC3753">
        <w:t>prabhat.jha@utoronto.ca</w:t>
      </w:r>
      <w:r w:rsidRPr="00CC3753">
        <w:t>;</w:t>
      </w:r>
    </w:p>
    <w:p w14:paraId="1B3B9EDC" w14:textId="01B42F69" w:rsidR="00CD3E2C" w:rsidRPr="00CC3753" w:rsidRDefault="00AD4706" w:rsidP="009A3616">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prabhat.jha@utoronto.ca; r</w:t>
      </w:r>
      <w:r w:rsidR="00D55702">
        <w:t>.ansumana</w:t>
      </w:r>
      <w:r w:rsidRPr="00CC3753">
        <w:t>@</w:t>
      </w:r>
      <w:r w:rsidR="00D55702">
        <w:t>njala.edu.sl</w:t>
      </w:r>
      <w:r w:rsidRPr="00CC3753">
        <w:t>;</w:t>
      </w:r>
    </w:p>
    <w:p w14:paraId="594A12D2" w14:textId="2D565957" w:rsidR="00CD3E2C" w:rsidRPr="00516E80" w:rsidRDefault="00AD4706" w:rsidP="00FE4214">
      <w:pPr>
        <w:pStyle w:val="Heading1"/>
        <w:numPr>
          <w:ilvl w:val="0"/>
          <w:numId w:val="0"/>
        </w:numPr>
        <w:jc w:val="center"/>
      </w:pPr>
      <w:r w:rsidRPr="00516E80">
        <w:t>Abstract</w:t>
      </w:r>
    </w:p>
    <w:p w14:paraId="09C0E546" w14:textId="2BD33F00" w:rsidR="00CD3E2C" w:rsidRDefault="00AD4706" w:rsidP="00153510">
      <w:pPr>
        <w:spacing w:after="0" w:line="240" w:lineRule="auto"/>
      </w:pPr>
      <w:r>
        <w:rPr>
          <w:b/>
          <w:sz w:val="18"/>
        </w:rPr>
        <w:t xml:space="preserve">Background: </w:t>
      </w:r>
      <w:r>
        <w:rPr>
          <w:sz w:val="18"/>
        </w:rPr>
        <w:t xml:space="preserve">Verbal autopsies (VAs) collect information on deaths </w:t>
      </w:r>
      <w:r w:rsidR="006455CA">
        <w:rPr>
          <w:sz w:val="18"/>
        </w:rPr>
        <w:t xml:space="preserve">in low and middle-income countries </w:t>
      </w:r>
      <w:r>
        <w:rPr>
          <w:sz w:val="18"/>
        </w:rPr>
        <w:t xml:space="preserve">occurring outside healthcare </w:t>
      </w:r>
      <w:r w:rsidR="006455CA">
        <w:rPr>
          <w:sz w:val="18"/>
        </w:rPr>
        <w:t xml:space="preserve">facilities </w:t>
      </w:r>
      <w:r>
        <w:rPr>
          <w:sz w:val="18"/>
        </w:rPr>
        <w:t>to estimate causes of death (CODs) for use in epidemiological or planning studies. Physician coding of VAs focused on the narrative of deaths and past symptoms is current best practice. Large language models (LLM) such as GPT-</w:t>
      </w:r>
      <w:r w:rsidR="0072006E">
        <w:rPr>
          <w:sz w:val="18"/>
        </w:rPr>
        <w:t>5</w:t>
      </w:r>
      <w:r>
        <w:rPr>
          <w:sz w:val="18"/>
        </w:rPr>
        <w:t xml:space="preserve"> </w:t>
      </w:r>
      <w:r w:rsidR="006455CA">
        <w:rPr>
          <w:sz w:val="18"/>
        </w:rPr>
        <w:t>enable possible use of the narrative portion of VAs to assign CODs. However, there are few if any robust comparisons of LLMs to physician coding.</w:t>
      </w:r>
    </w:p>
    <w:p w14:paraId="7F686DAD" w14:textId="397D46ED" w:rsidR="00B73748" w:rsidRDefault="00AD4706" w:rsidP="00153510">
      <w:pPr>
        <w:spacing w:after="0" w:line="240" w:lineRule="auto"/>
        <w:rPr>
          <w:sz w:val="18"/>
        </w:rPr>
      </w:pPr>
      <w:r>
        <w:rPr>
          <w:b/>
          <w:sz w:val="18"/>
        </w:rPr>
        <w:t xml:space="preserve">Methods: </w:t>
      </w:r>
      <w:r>
        <w:rPr>
          <w:sz w:val="18"/>
        </w:rPr>
        <w:t xml:space="preserve">We analyzed 6,939 VA records from </w:t>
      </w:r>
      <w:r w:rsidR="006455CA">
        <w:rPr>
          <w:sz w:val="18"/>
        </w:rPr>
        <w:t xml:space="preserve">a random sample of deaths in </w:t>
      </w:r>
      <w:r>
        <w:rPr>
          <w:sz w:val="18"/>
        </w:rPr>
        <w:t xml:space="preserve">Sierra Leone (2019–2022) to compare </w:t>
      </w:r>
      <w:r w:rsidR="004D4FF1">
        <w:rPr>
          <w:sz w:val="18"/>
        </w:rPr>
        <w:t xml:space="preserve">five </w:t>
      </w:r>
      <w:r>
        <w:rPr>
          <w:sz w:val="18"/>
        </w:rPr>
        <w:t>models: t</w:t>
      </w:r>
      <w:r w:rsidR="008F322B">
        <w:rPr>
          <w:sz w:val="18"/>
        </w:rPr>
        <w:t>hree</w:t>
      </w:r>
      <w:r>
        <w:rPr>
          <w:sz w:val="18"/>
        </w:rPr>
        <w:t xml:space="preserve"> LLMs (GPT-3.5, GPT-4</w:t>
      </w:r>
      <w:r w:rsidR="008F322B">
        <w:rPr>
          <w:sz w:val="18"/>
        </w:rPr>
        <w:t>, GPT-5</w:t>
      </w:r>
      <w:r>
        <w:rPr>
          <w:sz w:val="18"/>
        </w:rPr>
        <w:t xml:space="preserve">) and two </w:t>
      </w:r>
      <w:r w:rsidR="006455CA">
        <w:rPr>
          <w:sz w:val="18"/>
        </w:rPr>
        <w:t xml:space="preserve">based on </w:t>
      </w:r>
      <w:r>
        <w:rPr>
          <w:sz w:val="18"/>
        </w:rPr>
        <w:t>symptom algorithm</w:t>
      </w:r>
      <w:r w:rsidR="006455CA">
        <w:rPr>
          <w:sz w:val="18"/>
        </w:rPr>
        <w:t>s (</w:t>
      </w:r>
      <w:r>
        <w:rPr>
          <w:sz w:val="18"/>
        </w:rPr>
        <w:t>InterVA-5, InSilicoVA</w:t>
      </w:r>
      <w:r w:rsidR="006455CA">
        <w:rPr>
          <w:sz w:val="18"/>
        </w:rPr>
        <w:t>)</w:t>
      </w:r>
      <w:r>
        <w:rPr>
          <w:sz w:val="18"/>
        </w:rPr>
        <w:t xml:space="preserve">, against physician-assigned CODs. GPT models used narratives, whereas InterVA-5 and InSilicoVA relied on questionnaires. CODs were grouped into 19, 10, and 7 categories for adult, child, and neonatal deaths. </w:t>
      </w:r>
      <w:r w:rsidR="006455CA">
        <w:rPr>
          <w:sz w:val="18"/>
        </w:rPr>
        <w:t>We used c</w:t>
      </w:r>
      <w:r>
        <w:rPr>
          <w:sz w:val="18"/>
        </w:rPr>
        <w:t xml:space="preserve">ause </w:t>
      </w:r>
      <w:r w:rsidR="006455CA">
        <w:rPr>
          <w:sz w:val="18"/>
        </w:rPr>
        <w:t>s</w:t>
      </w:r>
      <w:r>
        <w:rPr>
          <w:sz w:val="18"/>
        </w:rPr>
        <w:t xml:space="preserve">pecific </w:t>
      </w:r>
      <w:r w:rsidR="006455CA">
        <w:rPr>
          <w:sz w:val="18"/>
        </w:rPr>
        <w:t>m</w:t>
      </w:r>
      <w:r>
        <w:rPr>
          <w:sz w:val="18"/>
        </w:rPr>
        <w:t xml:space="preserve">ortality </w:t>
      </w:r>
      <w:r w:rsidR="006455CA">
        <w:rPr>
          <w:sz w:val="18"/>
        </w:rPr>
        <w:t>f</w:t>
      </w:r>
      <w:r>
        <w:rPr>
          <w:sz w:val="18"/>
        </w:rPr>
        <w:t>raction (CSMF)</w:t>
      </w:r>
      <w:r w:rsidR="005474D6">
        <w:rPr>
          <w:sz w:val="18"/>
        </w:rPr>
        <w:t xml:space="preserve"> </w:t>
      </w:r>
      <w:r>
        <w:rPr>
          <w:sz w:val="18"/>
        </w:rPr>
        <w:t xml:space="preserve">accuracy and </w:t>
      </w:r>
      <w:r w:rsidR="006455CA">
        <w:rPr>
          <w:sz w:val="18"/>
        </w:rPr>
        <w:t>p</w:t>
      </w:r>
      <w:r>
        <w:rPr>
          <w:sz w:val="18"/>
        </w:rPr>
        <w:t xml:space="preserve">artial </w:t>
      </w:r>
      <w:r w:rsidR="006455CA">
        <w:rPr>
          <w:sz w:val="18"/>
        </w:rPr>
        <w:t>c</w:t>
      </w:r>
      <w:r>
        <w:rPr>
          <w:sz w:val="18"/>
        </w:rPr>
        <w:t xml:space="preserve">hance </w:t>
      </w:r>
      <w:r w:rsidR="006455CA">
        <w:rPr>
          <w:sz w:val="18"/>
        </w:rPr>
        <w:t>c</w:t>
      </w:r>
      <w:r>
        <w:rPr>
          <w:sz w:val="18"/>
        </w:rPr>
        <w:t xml:space="preserve">orrected </w:t>
      </w:r>
      <w:r w:rsidR="006455CA">
        <w:rPr>
          <w:sz w:val="18"/>
        </w:rPr>
        <w:t>c</w:t>
      </w:r>
      <w:r>
        <w:rPr>
          <w:sz w:val="18"/>
        </w:rPr>
        <w:t xml:space="preserve">oncordance (PCCC) to assess population and </w:t>
      </w:r>
      <w:r w:rsidR="00F66029">
        <w:rPr>
          <w:sz w:val="18"/>
        </w:rPr>
        <w:t>individual-level</w:t>
      </w:r>
      <w:r>
        <w:rPr>
          <w:sz w:val="18"/>
        </w:rPr>
        <w:t xml:space="preserve"> agreement</w:t>
      </w:r>
      <w:r w:rsidR="00EA42B8">
        <w:rPr>
          <w:sz w:val="18"/>
        </w:rPr>
        <w:t xml:space="preserve"> </w:t>
      </w:r>
      <w:r w:rsidR="006455CA">
        <w:rPr>
          <w:sz w:val="18"/>
        </w:rPr>
        <w:t>respectively</w:t>
      </w:r>
      <w:r w:rsidR="00EA42B8">
        <w:rPr>
          <w:sz w:val="18"/>
        </w:rPr>
        <w:t>,</w:t>
      </w:r>
      <w:r w:rsidR="006455CA">
        <w:rPr>
          <w:sz w:val="18"/>
        </w:rPr>
        <w:t xml:space="preserve"> compared to the standard of </w:t>
      </w:r>
      <w:r>
        <w:rPr>
          <w:sz w:val="18"/>
        </w:rPr>
        <w:t>physician coding</w:t>
      </w:r>
      <w:r w:rsidR="006455CA">
        <w:rPr>
          <w:sz w:val="18"/>
        </w:rPr>
        <w:t>. We stratified analyses by age group as CODs vary among neonates, children and adults</w:t>
      </w:r>
      <w:r>
        <w:rPr>
          <w:sz w:val="18"/>
        </w:rPr>
        <w:t>.</w:t>
      </w:r>
    </w:p>
    <w:p w14:paraId="48285FE2" w14:textId="55CE73E8" w:rsidR="00CD3E2C" w:rsidRDefault="00AD4706" w:rsidP="00153510">
      <w:pPr>
        <w:spacing w:after="0" w:line="240" w:lineRule="auto"/>
      </w:pPr>
      <w:r>
        <w:rPr>
          <w:b/>
          <w:sz w:val="18"/>
        </w:rPr>
        <w:t xml:space="preserve">Results: </w:t>
      </w:r>
      <w:r w:rsidR="00B56FF6">
        <w:rPr>
          <w:sz w:val="18"/>
        </w:rPr>
        <w:t>Overall, G</w:t>
      </w:r>
      <w:r>
        <w:rPr>
          <w:sz w:val="18"/>
        </w:rPr>
        <w:t>PT-</w:t>
      </w:r>
      <w:r w:rsidR="00FA04FE">
        <w:rPr>
          <w:sz w:val="18"/>
        </w:rPr>
        <w:t>5</w:t>
      </w:r>
      <w:r>
        <w:rPr>
          <w:sz w:val="18"/>
        </w:rPr>
        <w:t xml:space="preserve"> outperformed all models (PCCC=0.</w:t>
      </w:r>
      <w:r w:rsidR="00FA04FE">
        <w:rPr>
          <w:sz w:val="18"/>
        </w:rPr>
        <w:t>7</w:t>
      </w:r>
      <w:r>
        <w:rPr>
          <w:sz w:val="18"/>
        </w:rPr>
        <w:t>1), followed by</w:t>
      </w:r>
      <w:r w:rsidR="00FA04FE">
        <w:rPr>
          <w:sz w:val="18"/>
        </w:rPr>
        <w:t xml:space="preserve"> GPT-4 (0.61),</w:t>
      </w:r>
      <w:r>
        <w:rPr>
          <w:sz w:val="18"/>
        </w:rPr>
        <w:t xml:space="preserve"> GPT-3.5 (0.56)</w:t>
      </w:r>
      <w:r w:rsidR="00FA04FE">
        <w:rPr>
          <w:sz w:val="18"/>
        </w:rPr>
        <w:t>,</w:t>
      </w:r>
      <w:r w:rsidR="001072D9">
        <w:rPr>
          <w:sz w:val="18"/>
        </w:rPr>
        <w:t xml:space="preserve"> </w:t>
      </w:r>
      <w:r>
        <w:rPr>
          <w:sz w:val="18"/>
        </w:rPr>
        <w:t>InSilicoVA</w:t>
      </w:r>
      <w:r w:rsidR="00F77EB9">
        <w:rPr>
          <w:sz w:val="18"/>
        </w:rPr>
        <w:t xml:space="preserve"> (0.44</w:t>
      </w:r>
      <w:r w:rsidR="0046289A">
        <w:rPr>
          <w:sz w:val="18"/>
        </w:rPr>
        <w:t>)</w:t>
      </w:r>
      <w:r w:rsidR="00116AD0">
        <w:rPr>
          <w:sz w:val="18"/>
        </w:rPr>
        <w:t>,</w:t>
      </w:r>
      <w:r w:rsidR="005479D5">
        <w:rPr>
          <w:sz w:val="18"/>
        </w:rPr>
        <w:t xml:space="preserve"> and </w:t>
      </w:r>
      <w:r>
        <w:rPr>
          <w:sz w:val="18"/>
        </w:rPr>
        <w:t>InterVA-5 (0.44). GPT-</w:t>
      </w:r>
      <w:r w:rsidR="00912EFE">
        <w:rPr>
          <w:sz w:val="18"/>
        </w:rPr>
        <w:t>5</w:t>
      </w:r>
      <w:r>
        <w:rPr>
          <w:sz w:val="18"/>
        </w:rPr>
        <w:t xml:space="preserve"> achieved the highest </w:t>
      </w:r>
      <w:r w:rsidR="004B4AB9">
        <w:rPr>
          <w:sz w:val="18"/>
        </w:rPr>
        <w:t>performance</w:t>
      </w:r>
      <w:r>
        <w:rPr>
          <w:sz w:val="18"/>
        </w:rPr>
        <w:t xml:space="preserve"> for adult</w:t>
      </w:r>
      <w:r w:rsidR="004B4AB9">
        <w:rPr>
          <w:sz w:val="18"/>
        </w:rPr>
        <w:t xml:space="preserve"> (0.6</w:t>
      </w:r>
      <w:r w:rsidR="0087616F">
        <w:rPr>
          <w:sz w:val="18"/>
        </w:rPr>
        <w:t>8</w:t>
      </w:r>
      <w:r w:rsidR="004B4AB9">
        <w:rPr>
          <w:sz w:val="18"/>
        </w:rPr>
        <w:t>)</w:t>
      </w:r>
      <w:r w:rsidR="00912EFE">
        <w:rPr>
          <w:sz w:val="18"/>
        </w:rPr>
        <w:t>, child (0.7</w:t>
      </w:r>
      <w:r w:rsidR="00F1212D">
        <w:rPr>
          <w:sz w:val="18"/>
        </w:rPr>
        <w:t>1</w:t>
      </w:r>
      <w:r w:rsidR="00912EFE">
        <w:rPr>
          <w:sz w:val="18"/>
        </w:rPr>
        <w:t xml:space="preserve">), </w:t>
      </w:r>
      <w:r w:rsidR="0001271A">
        <w:rPr>
          <w:sz w:val="18"/>
        </w:rPr>
        <w:t xml:space="preserve">and </w:t>
      </w:r>
      <w:r>
        <w:rPr>
          <w:sz w:val="18"/>
        </w:rPr>
        <w:t>neonatal (0.</w:t>
      </w:r>
      <w:r w:rsidR="00912EFE">
        <w:rPr>
          <w:sz w:val="18"/>
        </w:rPr>
        <w:t>65</w:t>
      </w:r>
      <w:r>
        <w:rPr>
          <w:sz w:val="18"/>
        </w:rPr>
        <w:t>)</w:t>
      </w:r>
      <w:r w:rsidR="00912EFE">
        <w:rPr>
          <w:sz w:val="18"/>
        </w:rPr>
        <w:t xml:space="preserve"> deaths. </w:t>
      </w:r>
      <w:r>
        <w:rPr>
          <w:sz w:val="18"/>
        </w:rPr>
        <w:t>Across ages, performance increased from 1 month to 14 years and declined from 15 to 69</w:t>
      </w:r>
      <w:r w:rsidR="00DC4369">
        <w:rPr>
          <w:sz w:val="18"/>
        </w:rPr>
        <w:t xml:space="preserve"> years</w:t>
      </w:r>
      <w:r w:rsidR="00D23E33">
        <w:rPr>
          <w:sz w:val="18"/>
        </w:rPr>
        <w:t xml:space="preserve">. </w:t>
      </w:r>
      <w:r w:rsidR="00286CB7">
        <w:rPr>
          <w:sz w:val="18"/>
        </w:rPr>
        <w:t xml:space="preserve">GPT-5, </w:t>
      </w:r>
      <w:r>
        <w:rPr>
          <w:sz w:val="18"/>
        </w:rPr>
        <w:t>GPT</w:t>
      </w:r>
      <w:r w:rsidR="00E600DF">
        <w:rPr>
          <w:sz w:val="18"/>
        </w:rPr>
        <w:t>-</w:t>
      </w:r>
      <w:r>
        <w:rPr>
          <w:sz w:val="18"/>
        </w:rPr>
        <w:t>4, GPT-3.5, and InSilicoVA achieved the highest PCCC in 1</w:t>
      </w:r>
      <w:r w:rsidR="00177545">
        <w:rPr>
          <w:sz w:val="18"/>
        </w:rPr>
        <w:t>4</w:t>
      </w:r>
      <w:r>
        <w:rPr>
          <w:sz w:val="18"/>
        </w:rPr>
        <w:t xml:space="preserve">, </w:t>
      </w:r>
      <w:r w:rsidR="00177545">
        <w:rPr>
          <w:sz w:val="18"/>
        </w:rPr>
        <w:t>7</w:t>
      </w:r>
      <w:r>
        <w:rPr>
          <w:sz w:val="18"/>
        </w:rPr>
        <w:t>,</w:t>
      </w:r>
      <w:r w:rsidR="00CC1FB1">
        <w:rPr>
          <w:sz w:val="18"/>
        </w:rPr>
        <w:t xml:space="preserve"> 7,</w:t>
      </w:r>
      <w:r>
        <w:rPr>
          <w:sz w:val="18"/>
        </w:rPr>
        <w:t xml:space="preserve"> and </w:t>
      </w:r>
      <w:r w:rsidR="00CC1FB1">
        <w:rPr>
          <w:sz w:val="18"/>
        </w:rPr>
        <w:t>2</w:t>
      </w:r>
      <w:r>
        <w:rPr>
          <w:sz w:val="18"/>
        </w:rPr>
        <w:t xml:space="preserve"> of the 30 CODs, respectively. At the population level,</w:t>
      </w:r>
      <w:r w:rsidR="008E6038">
        <w:rPr>
          <w:sz w:val="18"/>
        </w:rPr>
        <w:t xml:space="preserve"> GPT-5 achieved the highest CSMF accuracy (0.9), while</w:t>
      </w:r>
      <w:r>
        <w:rPr>
          <w:sz w:val="18"/>
        </w:rPr>
        <w:t xml:space="preserve"> all</w:t>
      </w:r>
      <w:r w:rsidR="008E6038">
        <w:rPr>
          <w:sz w:val="18"/>
        </w:rPr>
        <w:t xml:space="preserve"> other</w:t>
      </w:r>
      <w:r>
        <w:rPr>
          <w:sz w:val="18"/>
        </w:rPr>
        <w:t xml:space="preserve"> models </w:t>
      </w:r>
      <w:r w:rsidR="00943CC6">
        <w:rPr>
          <w:sz w:val="18"/>
        </w:rPr>
        <w:t>had comparable performance</w:t>
      </w:r>
      <w:r>
        <w:rPr>
          <w:sz w:val="18"/>
        </w:rPr>
        <w:t xml:space="preserve"> (0.74–0.79).</w:t>
      </w:r>
    </w:p>
    <w:p w14:paraId="05474F45" w14:textId="71CEA16C" w:rsidR="00B85942" w:rsidRDefault="00AD4706" w:rsidP="009A3616">
      <w:pPr>
        <w:spacing w:after="160" w:line="240" w:lineRule="auto"/>
      </w:pPr>
      <w:r>
        <w:rPr>
          <w:b/>
          <w:sz w:val="18"/>
        </w:rPr>
        <w:t>Conclusion</w:t>
      </w:r>
      <w:r w:rsidR="00223181">
        <w:rPr>
          <w:b/>
          <w:sz w:val="18"/>
        </w:rPr>
        <w:t>s</w:t>
      </w:r>
      <w:r>
        <w:rPr>
          <w:b/>
          <w:sz w:val="18"/>
        </w:rPr>
        <w:t xml:space="preserve">: </w:t>
      </w:r>
      <w:r>
        <w:rPr>
          <w:sz w:val="18"/>
        </w:rPr>
        <w:t xml:space="preserve">GPT models and InSilicoVA showed greater performance for specific CODs at the </w:t>
      </w:r>
      <w:r w:rsidR="00F66029">
        <w:rPr>
          <w:sz w:val="18"/>
        </w:rPr>
        <w:t>individual-level</w:t>
      </w:r>
      <w:r>
        <w:rPr>
          <w:sz w:val="18"/>
        </w:rPr>
        <w:t xml:space="preserve">. GPT models demonstrated improvements over InterVA-5 and InSilicoVA models. This study provides foundational evidence </w:t>
      </w:r>
      <w:r w:rsidR="006127D8">
        <w:rPr>
          <w:sz w:val="18"/>
        </w:rPr>
        <w:t>for</w:t>
      </w:r>
      <w:r w:rsidR="006455CA">
        <w:rPr>
          <w:sz w:val="18"/>
        </w:rPr>
        <w:t xml:space="preserve"> </w:t>
      </w:r>
      <w:r>
        <w:rPr>
          <w:sz w:val="18"/>
        </w:rPr>
        <w:t>integrat</w:t>
      </w:r>
      <w:r w:rsidR="006127D8">
        <w:rPr>
          <w:sz w:val="18"/>
        </w:rPr>
        <w:t>ing</w:t>
      </w:r>
      <w:r w:rsidR="006455CA">
        <w:rPr>
          <w:sz w:val="18"/>
        </w:rPr>
        <w:t xml:space="preserve"> LLM and algorithmic </w:t>
      </w:r>
      <w:r>
        <w:rPr>
          <w:sz w:val="18"/>
        </w:rPr>
        <w:t xml:space="preserve">models </w:t>
      </w:r>
      <w:r w:rsidR="006455CA">
        <w:rPr>
          <w:sz w:val="18"/>
        </w:rPr>
        <w:t>with</w:t>
      </w:r>
      <w:r>
        <w:rPr>
          <w:sz w:val="18"/>
        </w:rPr>
        <w:t xml:space="preserve"> physician </w:t>
      </w:r>
      <w:r w:rsidR="006455CA">
        <w:rPr>
          <w:sz w:val="18"/>
        </w:rPr>
        <w:t>coding to improve the quality of VA data.</w:t>
      </w:r>
    </w:p>
    <w:p w14:paraId="049FEFA9" w14:textId="76110059" w:rsidR="00CD3E2C" w:rsidRDefault="00AD4706" w:rsidP="009A3616">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AD4706" w:rsidP="009A3616">
      <w:pPr>
        <w:pStyle w:val="Heading1"/>
      </w:pPr>
      <w:r w:rsidRPr="00516E80">
        <w:lastRenderedPageBreak/>
        <w:t>Background</w:t>
      </w:r>
    </w:p>
    <w:p w14:paraId="3AEEDCA3" w14:textId="45AD79F4" w:rsidR="00744CC8" w:rsidRDefault="00AD4706" w:rsidP="009A3616">
      <w:r>
        <w:t xml:space="preserve">Reliable mortality counts and accurate Cause of Death (COD) data are essential for guiding public health policy and reducing premature mortality </w:t>
      </w:r>
      <w:r w:rsidR="0042022B" w:rsidRPr="0042022B">
        <w:fldChar w:fldCharType="begin"/>
      </w:r>
      <w:r w:rsidR="00FF0B1D">
        <w:instrText xml:space="preserve"> ADDIN ZOTERO_ITEM CSL_CITATION {"citationID":"00000003","properties":{"unsorted":false,"formattedCitation":"[1\\uc0\\u8211{}4]","plainCitation":"[1–4]","noteIndex":0},"citationItems":[{"id":2507,"uris":["http://zotero.org/users/6749620/items/8VXYAXCP"],"itemData":{"id":2507,"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2509,"uris":["http://zotero.org/users/6749620/items/D76BN6HD"],"itemData":{"id":2509,"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2510,"uris":["http://zotero.org/users/6749620/items/PC2529UF"],"itemData":{"id":2510,"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2516,"uris":["http://zotero.org/users/6749620/items/J6A63Q8Z"],"itemData":{"id":2516,"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FF0B1D" w:rsidRPr="00FF0B1D">
        <w:rPr>
          <w:rFonts w:eastAsiaTheme="minorEastAsia" w:cs="Times New Roman"/>
          <w:kern w:val="0"/>
          <w:lang w:val="en-US"/>
        </w:rPr>
        <w:t>[1–4]</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FF0B1D">
        <w:instrText xml:space="preserve"> ADDIN ZOTERO_ITEM CSL_CITATION {"citationID":"00000004","properties":{"unsorted":false,"formattedCitation":"[5]","plainCitation":"[5]","noteIndex":0},"citationItems":[{"id":2488,"uris":["http://zotero.org/users/6749620/items/4FJWSNWD"],"itemData":{"id":2488,"type":"report","source":"Google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FF0B1D">
        <w:rPr>
          <w:rFonts w:eastAsiaTheme="minorEastAsia" w:cs="Times New Roman"/>
          <w:kern w:val="0"/>
          <w:lang w:val="en-US"/>
        </w:rPr>
        <w:t>[5]</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FF0B1D">
        <w:instrText xml:space="preserve"> ADDIN ZOTERO_ITEM CSL_CITATION {"citationID":"00000005","properties":{"unsorted":false,"formattedCitation":"[6\\uc0\\u8211{}9]","plainCitation":"[6–9]","noteIndex":0},"citationItems":[{"id":2497,"uris":["http://zotero.org/users/6749620/items/74BDJWML"],"itemData":{"id":2497,"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D."}],"issued":{"date-parts":[["2017",1,1]]},"citation-key":"desavignyIntegratingCommunitybasedVerbal2017"},"prefix":""},{"id":2500,"uris":["http://zotero.org/users/6749620/items/99DJCIT5"],"itemData":{"id":2500,"type":"article-journal","abstract":"Introduction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2504,"uris":["http://zotero.org/users/6749620/items/D75T3X7H"],"itemData":{"id":2504,"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D."}],"issued":{"date-parts":[["2014",9,16]]},"citation-key":"rampatigeSystematicReviewStatistics2014"},"prefix":""},{"id":2520,"uris":["http://zotero.org/users/6749620/items/WWWDITLM"],"itemData":{"id":2520,"type":"article-journal","abstract":"Introduction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FF0B1D" w:rsidRPr="00FF0B1D">
        <w:rPr>
          <w:rFonts w:eastAsiaTheme="minorEastAsia" w:cs="Times New Roman"/>
          <w:kern w:val="0"/>
          <w:lang w:val="en-US"/>
        </w:rPr>
        <w:t>[6–9]</w:t>
      </w:r>
      <w:r w:rsidR="0072375C" w:rsidRPr="0072375C">
        <w:fldChar w:fldCharType="end"/>
      </w:r>
      <w:r>
        <w:t>.</w:t>
      </w:r>
    </w:p>
    <w:p w14:paraId="501CE842" w14:textId="7FA9A4B4" w:rsidR="00744CC8" w:rsidRDefault="00AD4706" w:rsidP="009A3616">
      <w:r w:rsidRPr="009A37BC">
        <w:t xml:space="preserve">VA involves two major components: survey and COD assignment </w:t>
      </w:r>
      <w:r w:rsidR="00F62F69" w:rsidRPr="009A37BC">
        <w:fldChar w:fldCharType="begin"/>
      </w:r>
      <w:r w:rsidR="00FF0B1D">
        <w:instrText xml:space="preserve"> ADDIN ZOTERO_ITEM CSL_CITATION {"citationID":"00000006","properties":{"unsorted":false,"formattedCitation":"[10\\uc0\\u8211{}12]","plainCitation":"[10–12]","noteIndex":0},"citationItems":[{"id":2489,"uris":["http://zotero.org/users/6749620/items/89YFAUUB"],"itemData":{"id":2489,"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2639,"uris":["http://zotero.org/users/6749620/items/AWZLGNR4"],"itemData":{"id":2639,"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FF0B1D" w:rsidRPr="00FF0B1D">
        <w:rPr>
          <w:rFonts w:eastAsiaTheme="minorEastAsia" w:cs="Times New Roman"/>
          <w:kern w:val="0"/>
          <w:lang w:val="en-US"/>
        </w:rPr>
        <w:t>[10–12]</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FF0B1D">
        <w:instrText xml:space="preserve"> ADDIN ZOTERO_ITEM CSL_CITATION {"citationID":"00000007","properties":{"unsorted":false,"formattedCitation":"[13\\uc0\\u8211{}17]","plainCitation":"[13–17]","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FF0B1D" w:rsidRPr="00FF0B1D">
        <w:rPr>
          <w:rFonts w:eastAsiaTheme="minorEastAsia" w:cs="Times New Roman"/>
          <w:kern w:val="0"/>
          <w:lang w:val="en-US"/>
        </w:rPr>
        <w:t>[13–17]</w:t>
      </w:r>
      <w:r w:rsidR="009A37BC" w:rsidRPr="009A37BC">
        <w:fldChar w:fldCharType="end"/>
      </w:r>
      <w:r w:rsidR="009A37BC" w:rsidRPr="009A37BC">
        <w:t xml:space="preserve">. To overcome these limitations, automated </w:t>
      </w:r>
      <w:r w:rsidR="00035BE2">
        <w:t>C</w:t>
      </w:r>
      <w:r w:rsidR="006455CA" w:rsidRPr="009A37BC">
        <w:t xml:space="preserve">omputer </w:t>
      </w:r>
      <w:r w:rsidR="00035BE2">
        <w:t>C</w:t>
      </w:r>
      <w:r w:rsidR="006455CA" w:rsidRPr="009A37BC">
        <w:t xml:space="preserve">oded </w:t>
      </w:r>
      <w:r w:rsidR="00035BE2">
        <w:t>V</w:t>
      </w:r>
      <w:r w:rsidR="006455CA" w:rsidRPr="009A37BC">
        <w:t xml:space="preserve">erbal </w:t>
      </w:r>
      <w:r w:rsidR="00035BE2">
        <w:t>A</w:t>
      </w:r>
      <w:r w:rsidR="006455CA" w:rsidRPr="009A37BC">
        <w:t>utops</w:t>
      </w:r>
      <w:r w:rsidR="009A37BC" w:rsidRPr="009A37BC">
        <w:t xml:space="preserve">y (CCVA) methods such as InterVA </w:t>
      </w:r>
      <w:r w:rsidR="009A37BC" w:rsidRPr="009A37BC">
        <w:fldChar w:fldCharType="begin"/>
      </w:r>
      <w:r w:rsidR="00FF0B1D">
        <w:instrText xml:space="preserve"> ADDIN ZOTERO_ITEM CSL_CITATION {"citationID":"00000008","properties":{"unsorted":false,"formattedCitation":"[18]","plainCitation":"[18]","noteIndex":0},"citationItems":[{"id":2581,"uris":["http://zotero.org/users/6749620/items/U3A2VM9I"],"itemData":{"id":2581,"type":"article-journal","abstract":"Verbal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FF0B1D">
        <w:rPr>
          <w:rFonts w:eastAsiaTheme="minorEastAsia" w:cs="Times New Roman"/>
          <w:kern w:val="0"/>
          <w:lang w:val="en-US"/>
        </w:rPr>
        <w:t>[18]</w:t>
      </w:r>
      <w:r w:rsidR="009A37BC" w:rsidRPr="009A37BC">
        <w:fldChar w:fldCharType="end"/>
      </w:r>
      <w:r w:rsidR="009A37BC" w:rsidRPr="009A37BC">
        <w:t xml:space="preserve"> and InSilicoVA </w:t>
      </w:r>
      <w:r w:rsidR="009A37BC" w:rsidRPr="009A37BC">
        <w:fldChar w:fldCharType="begin"/>
      </w:r>
      <w:r w:rsidR="00FF0B1D">
        <w:instrText xml:space="preserve"> ADDIN ZOTERO_ITEM CSL_CITATION {"citationID":"00000009","properties":{"unsorted":false,"formattedCitation":"[15]","plainCitation":"[15]","noteIndex":0},"citationItems":[{"id":2641,"uris":["http://zotero.org/users/6749620/items/KVHNNXR8"],"itemData":{"id":2641,"type":"article-journal","abstract":"In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FF0B1D">
        <w:rPr>
          <w:rFonts w:eastAsiaTheme="minorEastAsia" w:cs="Times New Roman"/>
          <w:kern w:val="0"/>
          <w:lang w:val="en-US"/>
        </w:rPr>
        <w:t>[15]</w:t>
      </w:r>
      <w:r w:rsidR="009A37BC" w:rsidRPr="009A37BC">
        <w:fldChar w:fldCharType="end"/>
      </w:r>
      <w:r w:rsidR="009A37BC" w:rsidRPr="009A37BC">
        <w:t xml:space="preserve"> have been developed</w:t>
      </w:r>
      <w:r w:rsidR="005079B5">
        <w:t xml:space="preserve"> and used in many VA studies</w:t>
      </w:r>
      <w:r w:rsidR="009A37BC" w:rsidRPr="009A37BC">
        <w:t xml:space="preserve">. These models offer scalable and reproducible alternatives and have demonstrated comparable performance to physicians at the population level. However, their performance at the </w:t>
      </w:r>
      <w:r w:rsidR="00F66029">
        <w:t>individual-level</w:t>
      </w:r>
      <w:r w:rsidR="009A37BC" w:rsidRPr="009A37BC">
        <w:t xml:space="preserve"> remains limited </w:t>
      </w:r>
      <w:r w:rsidR="009A37BC" w:rsidRPr="009A37BC">
        <w:fldChar w:fldCharType="begin"/>
      </w:r>
      <w:r w:rsidR="00FF0B1D">
        <w:instrText xml:space="preserve"> ADDIN ZOTERO_ITEM CSL_CITATION {"citationID":"00000010","properties":{"unsorted":false,"formattedCitation":"[19\\uc0\\u8211{}23]","plainCitation":"[19–23]","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FF0B1D" w:rsidRPr="00FF0B1D">
        <w:rPr>
          <w:rFonts w:eastAsiaTheme="minorEastAsia" w:cs="Times New Roman"/>
          <w:kern w:val="0"/>
          <w:lang w:val="en-US"/>
        </w:rPr>
        <w:t>[19–23]</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FF0B1D">
        <w:instrText xml:space="preserve"> ADDIN ZOTERO_ITEM CSL_CITATION {"citationID":"00000011","properties":{"unsorted":false,"formattedCitation":"[24\\uc0\\u8211{}26]","plainCitation":"[24–26]","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FF0B1D" w:rsidRPr="00FF0B1D">
        <w:rPr>
          <w:rFonts w:eastAsiaTheme="minorEastAsia" w:cs="Times New Roman"/>
          <w:kern w:val="0"/>
          <w:lang w:val="en-US"/>
        </w:rPr>
        <w:t>[24–26]</w:t>
      </w:r>
      <w:r w:rsidR="009A37BC" w:rsidRPr="009A37BC">
        <w:fldChar w:fldCharType="end"/>
      </w:r>
      <w:r w:rsidR="009A37BC" w:rsidRPr="009A37BC">
        <w:t>.</w:t>
      </w:r>
      <w:r w:rsidR="0069327D">
        <w:t xml:space="preserve"> </w:t>
      </w:r>
      <w:r w:rsidR="00744CC8">
        <w:t>A randomized trial evaluating dual physician coding with current CCVA methods concluded that physician coding was superior</w:t>
      </w:r>
      <w:r w:rsidR="004B119E">
        <w:t xml:space="preserve"> </w:t>
      </w:r>
      <w:r w:rsidR="004B119E">
        <w:fldChar w:fldCharType="begin"/>
      </w:r>
      <w:r w:rsidR="00FF0B1D">
        <w:instrText xml:space="preserve"> ADDIN ZOTERO_ITEM CSL_CITATION {"citationID":"NDJe4LuH","properties":{"formattedCitation":"[19]","plainCitation":"[19]","noteIndex":0},"citationItems":[{"id":2532,"uris":["http://zotero.org/users/6749620/items/SU7YDIGK"],"itemData":{"id":2532,"type":"article-journal","abstract":"Verbal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J."}],"issued":{"date-parts":[["2019",6,27]]},"citation-key":"jhaAutomatedPhysicianAssignment2019"}}],"schema":"https://github.com/citation-style-language/schema/raw/master/csl-citation.json"} </w:instrText>
      </w:r>
      <w:r w:rsidR="004B119E">
        <w:fldChar w:fldCharType="separate"/>
      </w:r>
      <w:r w:rsidR="00FF0B1D">
        <w:rPr>
          <w:rFonts w:eastAsiaTheme="minorEastAsia" w:cs="Times New Roman"/>
          <w:kern w:val="0"/>
          <w:lang w:val="en-US"/>
        </w:rPr>
        <w:t>[19]</w:t>
      </w:r>
      <w:r w:rsidR="004B119E">
        <w:fldChar w:fldCharType="end"/>
      </w:r>
      <w:r w:rsidR="004B119E">
        <w:t>.</w:t>
      </w:r>
    </w:p>
    <w:p w14:paraId="06F42FAE" w14:textId="78C382D8" w:rsidR="00A560BC" w:rsidRDefault="00A560BC" w:rsidP="009A3616">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FF0B1D">
        <w:instrText xml:space="preserve"> ADDIN ZOTERO_ITEM CSL_CITATION {"citationID":"00000012","properties":{"unsorted":false,"formattedCitation":"[27\\uc0\\u8211{}30]","plainCitation":"[27–30]","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00FF0B1D" w:rsidRPr="00FF0B1D">
        <w:rPr>
          <w:rFonts w:eastAsiaTheme="minorEastAsia" w:cs="Times New Roman"/>
          <w:kern w:val="0"/>
          <w:lang w:val="en-US"/>
        </w:rPr>
        <w:t>[27–30]</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FF0B1D">
        <w:instrText xml:space="preserve"> ADDIN ZOTERO_ITEM CSL_CITATION {"citationID":"00000013","properties":{"unsorted":false,"formattedCitation":"[31]","plainCitation":"[31]","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00FF0B1D">
        <w:rPr>
          <w:rFonts w:eastAsiaTheme="minorEastAsia" w:cs="Times New Roman"/>
          <w:kern w:val="0"/>
          <w:lang w:val="en-US"/>
        </w:rPr>
        <w:t>[31]</w:t>
      </w:r>
      <w:r w:rsidRPr="00E90930">
        <w:fldChar w:fldCharType="end"/>
      </w:r>
      <w:r w:rsidRPr="00E90930">
        <w:t xml:space="preserve">. In 2023, ChatGPT-4 was introduced, achieving human-level performance on a range of academic and professional benchmarks </w:t>
      </w:r>
      <w:r w:rsidRPr="00E90930">
        <w:fldChar w:fldCharType="begin"/>
      </w:r>
      <w:r w:rsidR="00FF0B1D">
        <w:instrText xml:space="preserve"> ADDIN ZOTERO_ITEM CSL_CITATION {"citationID":"00000014","properties":{"unsorted":false,"formattedCitation":"[32]","plainCitation":"[32]","noteIndex":0},"citationItems":[{"id":2583,"uris":["http://zotero.org/users/6749620/items/SYRTRJCY"],"itemData":{"id":2583,"type":"article","abstract":"We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00FF0B1D">
        <w:rPr>
          <w:rFonts w:eastAsiaTheme="minorEastAsia" w:cs="Times New Roman"/>
          <w:kern w:val="0"/>
          <w:lang w:val="en-US"/>
        </w:rPr>
        <w:t>[32]</w:t>
      </w:r>
      <w:r w:rsidRPr="00E90930">
        <w:fldChar w:fldCharType="end"/>
      </w:r>
      <w:r w:rsidR="00A77FB0">
        <w:t>. More</w:t>
      </w:r>
      <w:r w:rsidR="009F1163">
        <w:t xml:space="preserve"> recently, GPT-5</w:t>
      </w:r>
      <w:r w:rsidR="007904E0">
        <w:t xml:space="preserve">, </w:t>
      </w:r>
      <w:r w:rsidR="009F1163">
        <w:t xml:space="preserve">introduced in 2025, </w:t>
      </w:r>
      <w:r w:rsidR="007904E0">
        <w:t>has been reported</w:t>
      </w:r>
      <w:r w:rsidR="009F1163">
        <w:t xml:space="preserve"> to </w:t>
      </w:r>
      <w:r w:rsidR="007904E0">
        <w:t>demonstrate</w:t>
      </w:r>
      <w:r w:rsidR="009F1163">
        <w:t xml:space="preserve"> </w:t>
      </w:r>
      <w:r w:rsidR="007904E0">
        <w:t>enhanced</w:t>
      </w:r>
      <w:r w:rsidR="009F1163">
        <w:t xml:space="preserve"> reasoning </w:t>
      </w:r>
      <w:r w:rsidR="007904E0">
        <w:t xml:space="preserve">capabilities </w:t>
      </w:r>
      <w:r w:rsidR="009F1163">
        <w:t>and reduc</w:t>
      </w:r>
      <w:r w:rsidR="007904E0">
        <w:t>ed</w:t>
      </w:r>
      <w:r w:rsidR="009F1163">
        <w:t xml:space="preserve"> </w:t>
      </w:r>
      <w:r w:rsidR="007904E0">
        <w:t>tendency to provide inaccurate o</w:t>
      </w:r>
      <w:r w:rsidR="00BE247B">
        <w:t>r</w:t>
      </w:r>
      <w:r w:rsidR="007904E0">
        <w:t xml:space="preserve"> misleading </w:t>
      </w:r>
      <w:r w:rsidR="00214348">
        <w:t>information</w:t>
      </w:r>
      <w:r w:rsidR="009B1472">
        <w:t xml:space="preserve"> </w:t>
      </w:r>
      <w:r w:rsidR="009B1472">
        <w:fldChar w:fldCharType="begin"/>
      </w:r>
      <w:r w:rsidR="00FF0B1D">
        <w:instrText xml:space="preserve"> ADDIN ZOTERO_ITEM CSL_CITATION {"citationID":"pWQyzQMn","properties":{"formattedCitation":"[33]","plainCitation":"[33]","noteIndex":0},"citationItems":[{"id":3489,"uris":["http://zotero.org/users/6749620/items/C3TUT8IU"],"itemData":{"id":3489,"type":"webpage","abstract":"Our smartest, fastest, most useful model yet, with built-in thinking that puts expert-level intelligence in everyone’s hands.","container-title":"OpenAI","language":"en-US","title":"Introducing GPT-5","URL":"https://openai.com/index/introducing-gpt-5/","author":[{"literal":"OpenAI"}],"accessed":{"date-parts":[["2025",10,19]]},"issued":{"date-parts":[["2025",8,7]]},"citation-key":"openaiIntroducingGPT52025"}}],"schema":"https://github.com/citation-style-language/schema/raw/master/csl-citation.json"} </w:instrText>
      </w:r>
      <w:r w:rsidR="009B1472">
        <w:fldChar w:fldCharType="separate"/>
      </w:r>
      <w:r w:rsidR="00FF0B1D">
        <w:rPr>
          <w:rFonts w:eastAsiaTheme="minorEastAsia" w:cs="Times New Roman"/>
          <w:kern w:val="0"/>
          <w:lang w:val="en-US"/>
        </w:rPr>
        <w:t>[33]</w:t>
      </w:r>
      <w:r w:rsidR="009B1472">
        <w:fldChar w:fldCharType="end"/>
      </w:r>
      <w:r w:rsidR="009F1163">
        <w:t>.</w:t>
      </w:r>
      <w:r w:rsidRPr="00E90930">
        <w:t xml:space="preserve"> Given the underutilization of narrative free text in VA analysis and the capabilities of LLMs in processing such data, </w:t>
      </w:r>
      <w:r w:rsidRPr="00E90930">
        <w:lastRenderedPageBreak/>
        <w:t>we conducted a study using VA records from Sierra Leone (2019–2022) to compare f</w:t>
      </w:r>
      <w:r w:rsidR="009B1472">
        <w:t>ive</w:t>
      </w:r>
      <w:r w:rsidRPr="00E90930">
        <w:t xml:space="preserve"> models</w:t>
      </w:r>
      <w:r w:rsidR="00744CC8">
        <w:t>:</w:t>
      </w:r>
      <w:r w:rsidRPr="00E90930">
        <w:t xml:space="preserve"> </w:t>
      </w:r>
      <w:r w:rsidR="00744CC8">
        <w:t>t</w:t>
      </w:r>
      <w:r w:rsidR="009B1472">
        <w:t>hree</w:t>
      </w:r>
      <w:r w:rsidR="00744CC8">
        <w:t xml:space="preserve"> LLMs (</w:t>
      </w:r>
      <w:r w:rsidRPr="00E90930">
        <w:t>GPT-3.5</w:t>
      </w:r>
      <w:r w:rsidR="009B1472">
        <w:t xml:space="preserve">, </w:t>
      </w:r>
      <w:r w:rsidRPr="00E90930">
        <w:t>GPT-4</w:t>
      </w:r>
      <w:r w:rsidR="009B1472">
        <w:t>, and GPT-5</w:t>
      </w:r>
      <w:r w:rsidR="00744CC8">
        <w:t>) and two algorithms based on symptoms (</w:t>
      </w:r>
      <w:r w:rsidRPr="00E90930">
        <w:t>InterVA-5 and InSilicoVA</w:t>
      </w:r>
      <w:r w:rsidR="00744CC8">
        <w:t>)</w:t>
      </w:r>
      <w:r w:rsidRPr="00E90930">
        <w:t>, against physician</w:t>
      </w:r>
      <w:r>
        <w:t>-assigned CODs. This work aims to evaluate the potential of LLMs in enhancing COD assignment from narrative data in low-resource settings.</w:t>
      </w:r>
    </w:p>
    <w:p w14:paraId="66C1521E" w14:textId="77777777" w:rsidR="00CD3E2C" w:rsidRDefault="00AD4706" w:rsidP="009A3616">
      <w:pPr>
        <w:pStyle w:val="Heading1"/>
      </w:pPr>
      <w:r>
        <w:t>Methods</w:t>
      </w:r>
    </w:p>
    <w:p w14:paraId="1E6B3E30" w14:textId="78729615" w:rsidR="00CD3E2C" w:rsidRDefault="00AD4706" w:rsidP="009A3616">
      <w:r>
        <w:t>This s</w:t>
      </w:r>
      <w:r w:rsidR="00EB778C">
        <w:t>ection</w:t>
      </w:r>
      <w:r>
        <w:t xml:space="preserve"> outlines the methodology used to compare cause of </w:t>
      </w:r>
      <w:r w:rsidRPr="00C245CA">
        <w:t xml:space="preserve">death (COD) assignments from </w:t>
      </w:r>
      <w:r w:rsidR="00D65A0E">
        <w:t>five</w:t>
      </w:r>
      <w:r w:rsidRPr="00C245CA">
        <w:t xml:space="preserve"> models, GPT-3.5, GPT-4,</w:t>
      </w:r>
      <w:r w:rsidR="00444381">
        <w:t xml:space="preserve"> GPT-5,</w:t>
      </w:r>
      <w:r w:rsidRPr="00C245CA">
        <w:t xml:space="preserve"> InterVA-5, and InSilicoVA, with physician-determined CODs, as summarized in Figure 1. The dataset was first filtered to include only records with physician agreement, as described in Section 2.1. Section 2.2 details the input formats and output structures of the </w:t>
      </w:r>
      <w:r w:rsidR="00D65A0E">
        <w:t>five</w:t>
      </w:r>
      <w:r w:rsidRPr="00C245CA">
        <w:t xml:space="preserve">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291A51E5" w:rsidR="00B14F2E" w:rsidRDefault="009528AE" w:rsidP="009A3616">
      <w:pPr>
        <w:spacing w:after="80" w:line="240" w:lineRule="auto"/>
        <w:jc w:val="left"/>
      </w:pPr>
      <w:r>
        <w:rPr>
          <w:noProof/>
          <w:lang w:val="en-US"/>
        </w:rPr>
        <w:drawing>
          <wp:inline distT="0" distB="0" distL="0" distR="0" wp14:anchorId="71C48D76" wp14:editId="4ECA5EA6">
            <wp:extent cx="5566558" cy="3950898"/>
            <wp:effectExtent l="0" t="0" r="0" b="0"/>
            <wp:docPr id="1470704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4798" name="Picture 13"/>
                    <pic:cNvPicPr/>
                  </pic:nvPicPr>
                  <pic:blipFill>
                    <a:blip r:embed="rId9">
                      <a:extLst>
                        <a:ext uri="{28A0092B-C50C-407E-A947-70E740481C1C}">
                          <a14:useLocalDpi xmlns:a14="http://schemas.microsoft.com/office/drawing/2010/main" val="0"/>
                        </a:ext>
                      </a:extLst>
                    </a:blip>
                    <a:stretch>
                      <a:fillRect/>
                    </a:stretch>
                  </pic:blipFill>
                  <pic:spPr>
                    <a:xfrm>
                      <a:off x="0" y="0"/>
                      <a:ext cx="5582731" cy="3962377"/>
                    </a:xfrm>
                    <a:prstGeom prst="rect">
                      <a:avLst/>
                    </a:prstGeom>
                  </pic:spPr>
                </pic:pic>
              </a:graphicData>
            </a:graphic>
          </wp:inline>
        </w:drawing>
      </w:r>
    </w:p>
    <w:p w14:paraId="78B8D3D3" w14:textId="5EF48F73" w:rsidR="00B14F2E" w:rsidRPr="00B561EE" w:rsidRDefault="00B14F2E" w:rsidP="009A3616">
      <w:pPr>
        <w:pStyle w:val="FigureCaption"/>
      </w:pPr>
      <w:r>
        <w:rPr>
          <w:b/>
        </w:rPr>
        <w:t xml:space="preserve">Fig. 1 </w:t>
      </w:r>
      <w:r w:rsidR="000B1C20">
        <w:t xml:space="preserve">Flow </w:t>
      </w:r>
      <w:r w:rsidR="0076205E">
        <w:t>diagram</w:t>
      </w:r>
      <w:r w:rsidR="000B1C20">
        <w:t xml:space="preserve"> for verbal autopsy coding comparison</w:t>
      </w:r>
      <w:r w:rsidR="0076205E">
        <w:t xml:space="preserve"> of 6939 </w:t>
      </w:r>
      <w:r w:rsidR="009B77C6">
        <w:t xml:space="preserve">sample </w:t>
      </w:r>
      <w:r w:rsidR="0076205E">
        <w:t>deaths in Sierra Leone</w:t>
      </w:r>
      <w:r>
        <w:t>.</w:t>
      </w:r>
      <w:r w:rsidR="00D0631A">
        <w:t xml:space="preserve"> Verbal autopsy data containing 11,920 sample deaths were initially collected from in-field surveys, and filtered to </w:t>
      </w:r>
      <w:r w:rsidR="00AD7CB2">
        <w:t>6939</w:t>
      </w:r>
      <w:r w:rsidR="00D0631A">
        <w:t xml:space="preserve"> records where two randomly assigned physicians agreed on the cause of death.</w:t>
      </w:r>
      <w:r w:rsidR="00EA0DFC">
        <w:t xml:space="preserve"> </w:t>
      </w:r>
      <w:r w:rsidR="00D264AC">
        <w:t xml:space="preserve">Five </w:t>
      </w:r>
      <w:r w:rsidR="00EA0DFC">
        <w:t>computer models GPT-3.5, GPT-4,</w:t>
      </w:r>
      <w:r w:rsidR="003662A3">
        <w:t xml:space="preserve"> GPT-5,</w:t>
      </w:r>
      <w:r w:rsidR="00EA0DFC">
        <w:t xml:space="preserve"> InterVA-5, and InSilicoVA were </w:t>
      </w:r>
      <w:r w:rsidR="009B6129">
        <w:t>compared to physicians using standardized CGHR-10 codes, and evaluated using individual PCCC and population CSMF accuracy metrics.</w:t>
      </w:r>
    </w:p>
    <w:p w14:paraId="133D860A" w14:textId="77777777" w:rsidR="00CD3E2C" w:rsidRPr="00E45FEF" w:rsidRDefault="00AD4706" w:rsidP="009A3616">
      <w:pPr>
        <w:pStyle w:val="Heading2"/>
      </w:pPr>
      <w:r w:rsidRPr="00E45FEF">
        <w:lastRenderedPageBreak/>
        <w:t>Verbal Autopsy (VA) Data</w:t>
      </w:r>
    </w:p>
    <w:p w14:paraId="29B419B0" w14:textId="6B69836A" w:rsidR="00744CC8" w:rsidRDefault="00E646DA" w:rsidP="009A3616">
      <w:r>
        <w:t>A total of 11,920 verbal autopsy (VA) records were obtained from the HEAL-SL study,</w:t>
      </w:r>
      <w:r w:rsidR="00744CC8">
        <w:t xml:space="preserve"> a nationally representative survey covering about 5% of the homes in Sierra Leone, and collected from about 660 small sampling units</w:t>
      </w:r>
      <w:r w:rsidR="00A6082D">
        <w:t xml:space="preserve"> </w:t>
      </w:r>
      <w:r w:rsidR="00A6082D">
        <w:fldChar w:fldCharType="begin"/>
      </w:r>
      <w:r w:rsidR="00FF0B1D">
        <w:instrText xml:space="preserve"> ADDIN ZOTERO_ITEM CSL_CITATION {"citationID":"00000015","properties":{"unsorted":false,"formattedCitation":"[34, 35]","plainCitation":"[34, 35]","noteIndex":0},"citationItems":[{"id":2580,"uris":["http://zotero.org/users/6749620/items/LB3E3IVG"],"itemData":{"id":2580,"type":"webpage","title":"Healthy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rsidR="00A6082D">
        <w:fldChar w:fldCharType="separate"/>
      </w:r>
      <w:r w:rsidR="00FF0B1D">
        <w:rPr>
          <w:rFonts w:eastAsiaTheme="minorEastAsia" w:cs="Times New Roman"/>
          <w:kern w:val="0"/>
          <w:lang w:val="en-US"/>
        </w:rPr>
        <w:t>[34, 35]</w:t>
      </w:r>
      <w:r w:rsidR="00A6082D">
        <w:fldChar w:fldCharType="end"/>
      </w:r>
      <w:r w:rsidR="00744CC8">
        <w:t>.</w:t>
      </w:r>
      <w:r w:rsidR="005C35C8">
        <w:t xml:space="preserve"> </w:t>
      </w:r>
      <w:r w:rsidR="00744CC8">
        <w:t>HEAL-SL employs</w:t>
      </w:r>
      <w:r>
        <w:t xml:space="preserve"> dual-coded </w:t>
      </w:r>
      <w:r w:rsidR="007F716D">
        <w:t>E</w:t>
      </w:r>
      <w:r w:rsidR="00744CC8">
        <w:t xml:space="preserve">lectronic </w:t>
      </w:r>
      <w:r w:rsidR="007F716D">
        <w:t>V</w:t>
      </w:r>
      <w:r w:rsidR="00744CC8">
        <w:t xml:space="preserve">erbal </w:t>
      </w:r>
      <w:r w:rsidR="007F716D">
        <w:t>A</w:t>
      </w:r>
      <w:r w:rsidR="00744CC8">
        <w:t xml:space="preserve">utopsy </w:t>
      </w:r>
      <w:r>
        <w:t xml:space="preserve">(EVA). Each record was independently reviewed by two randomly selected physicians, who assigned COD codes based on the International Classification of Diseases, 10th Revision (ICD-10) </w:t>
      </w:r>
      <w:r>
        <w:fldChar w:fldCharType="begin"/>
      </w:r>
      <w:r w:rsidR="00FF0B1D">
        <w:instrText xml:space="preserve"> ADDIN ZOTERO_ITEM CSL_CITATION {"citationID":"00000016","properties":{"unsorted":false,"formattedCitation":"[36]","plainCitation":"[36]","noteIndex":0},"citationItems":[{"id":2594,"uris":["http://zotero.org/users/6749620/items/QEF8EMZ7"],"itemData":{"id":2594,"type":"report","note":"5th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FF0B1D">
        <w:rPr>
          <w:rFonts w:eastAsiaTheme="minorEastAsia" w:cs="Times New Roman"/>
          <w:kern w:val="0"/>
          <w:lang w:val="en-US"/>
        </w:rPr>
        <w:t>[36]</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FF0B1D">
        <w:instrText xml:space="preserve"> ADDIN ZOTERO_ITEM CSL_CITATION {"citationID":"00000017","properties":{"unsorted":false,"formattedCitation":"[37]","plainCitation":"[37]","noteIndex":0},"citationItems":[{"id":2593,"uris":["http://zotero.org/users/6749620/items/LHVJ27QL"],"itemData":{"id":2593,"type":"article-journal","abstract":"Verbal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FF0B1D">
        <w:rPr>
          <w:rFonts w:eastAsiaTheme="minorEastAsia" w:cs="Times New Roman"/>
          <w:kern w:val="0"/>
          <w:lang w:val="en-US"/>
        </w:rPr>
        <w:t>[37]</w:t>
      </w:r>
      <w:r>
        <w:fldChar w:fldCharType="end"/>
      </w:r>
      <w:r>
        <w:t xml:space="preserve"> (see Additional File 1). If both codes fell within the same CMEA-10 group, the record was considered in agreement. Disagreements entered a reconciliation phase, where each physician </w:t>
      </w:r>
      <w:r w:rsidR="00744CC8">
        <w:t xml:space="preserve">(blinded to the other physician’s identity) </w:t>
      </w:r>
      <w:r>
        <w:t>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0013665E" w:rsidR="00CD3E2C" w:rsidRPr="00F53985" w:rsidRDefault="00CE29CD" w:rsidP="009A3616">
      <w:r w:rsidRPr="00CE29CD">
        <w:t xml:space="preserve">To ensure comparability with physician coding, only records with </w:t>
      </w:r>
      <w:r w:rsidR="00744CC8">
        <w:t xml:space="preserve">initial </w:t>
      </w:r>
      <w:r w:rsidRPr="00CE29CD">
        <w:t xml:space="preserve">physician agreement were used in this study, as such cases provide higher </w:t>
      </w:r>
      <w:r w:rsidRPr="00F53985">
        <w:t xml:space="preserve">confidence in the COD assignment </w:t>
      </w:r>
      <w:r w:rsidRPr="00F53985">
        <w:fldChar w:fldCharType="begin"/>
      </w:r>
      <w:r w:rsidR="00FF0B1D">
        <w:instrText xml:space="preserve"> ADDIN ZOTERO_ITEM CSL_CITATION {"citationID":"00000018","properties":{"unsorted":false,"formattedCitation":"[16, 38, 39]","plainCitation":"[16, 38, 39]","noteIndex":0},"citationItems":[{"id":2616,"uris":["http://zotero.org/users/6749620/items/6I5UBQYW"],"itemData":{"id":2616,"type":"article-journal","abstract":"The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2614,"uris":["http://zotero.org/users/6749620/items/5GNDAK2F"],"itemData":{"id":2614,"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00FF0B1D">
        <w:rPr>
          <w:rFonts w:eastAsiaTheme="minorEastAsia" w:cs="Times New Roman"/>
          <w:kern w:val="0"/>
          <w:lang w:val="en-US"/>
        </w:rPr>
        <w:t>[16, 38, 39]</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AD4706" w:rsidP="009A3616">
      <w:pPr>
        <w:pStyle w:val="Heading2"/>
      </w:pPr>
      <w:r>
        <w:t>Modelling</w:t>
      </w:r>
    </w:p>
    <w:p w14:paraId="507377CD" w14:textId="736E543B" w:rsidR="00744CC8" w:rsidRDefault="0000648D" w:rsidP="009A3616">
      <w:r>
        <w:t>F</w:t>
      </w:r>
      <w:r w:rsidR="00010764">
        <w:t>ive</w:t>
      </w:r>
      <w:r>
        <w:t xml:space="preserve"> computational models were used to assign causes of death (CODs) for each of the 6,939 physician-agreed verbal autopsy (VA) records: </w:t>
      </w:r>
      <w:r w:rsidR="003F4FD9">
        <w:t xml:space="preserve">GPT-5, </w:t>
      </w:r>
      <w:r>
        <w:t>GPT-3.5, GPT-4, InterVA-5, and InSilicoVA. InterVA-5 and InSilicoVA are widely used statistical models within the OpenVA framework for COD assignment in VA</w:t>
      </w:r>
      <w:r w:rsidRPr="004867D9">
        <w:t xml:space="preserve">s </w:t>
      </w:r>
      <w:r w:rsidRPr="004867D9">
        <w:fldChar w:fldCharType="begin"/>
      </w:r>
      <w:r w:rsidR="00FF0B1D">
        <w:instrText xml:space="preserve"> ADDIN ZOTERO_ITEM CSL_CITATION {"citationID":"00000019","properties":{"unsorted":false,"formattedCitation":"[11, 19, 20, 22, 23, 40\\uc0\\u8211{}42]","plainCitation":"[11, 19, 20, 22, 23, 40–42]","noteIndex":0},"citationItems":[{"id":2640,"uris":["http://zotero.org/users/6749620/items/S3QHNWMV"],"itemData":{"id":2640,"type":"article-journal","abstract":"Monitoring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00FF0B1D" w:rsidRPr="00FF0B1D">
        <w:rPr>
          <w:rFonts w:eastAsiaTheme="minorEastAsia" w:cs="Times New Roman"/>
          <w:kern w:val="0"/>
          <w:lang w:val="en-US"/>
        </w:rPr>
        <w:t>[11, 19, 20, 22, 23, 40–42]</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w:t>
      </w:r>
      <w:r>
        <w:lastRenderedPageBreak/>
        <w:t xml:space="preserve">probability </w:t>
      </w:r>
      <w:r>
        <w:fldChar w:fldCharType="begin"/>
      </w:r>
      <w:r w:rsidR="00FF0B1D">
        <w:instrText xml:space="preserve"> ADDIN ZOTERO_ITEM CSL_CITATION {"citationID":"00000020","properties":{"unsorted":false,"formattedCitation":"[18, 43, 44]","plainCitation":"[18, 43, 44]","noteIndex":0},"citationItems":[{"id":2581,"uris":["http://zotero.org/users/6749620/items/U3A2VM9I"],"itemData":{"id":2581,"type":"article-journal","abstract":"Verbal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2631,"uris":["http://zotero.org/users/6749620/items/7DZG2DMM"],"itemData":{"id":2631,"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2629,"uris":["http://zotero.org/users/6749620/items/XPGAXQ8A"],"itemData":{"id":2629,"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FF0B1D">
        <w:rPr>
          <w:rFonts w:eastAsiaTheme="minorEastAsia" w:cs="Times New Roman"/>
          <w:kern w:val="0"/>
          <w:lang w:val="en-US"/>
        </w:rPr>
        <w:t>[18, 43, 44]</w:t>
      </w:r>
      <w:r>
        <w:fldChar w:fldCharType="end"/>
      </w:r>
      <w:r>
        <w:t xml:space="preserve">. InSilicoVA extends this approach by incorporating a hierarchical Bayesian framework and Markov Chain Monte </w:t>
      </w:r>
      <w:r w:rsidR="00A83B17">
        <w:t>C</w:t>
      </w:r>
      <w:r>
        <w:t xml:space="preserve">arlo </w:t>
      </w:r>
      <w:r w:rsidRPr="004867D9">
        <w:t xml:space="preserve">methods </w:t>
      </w:r>
      <w:r w:rsidRPr="004867D9">
        <w:fldChar w:fldCharType="begin"/>
      </w:r>
      <w:r w:rsidR="00FF0B1D">
        <w:instrText xml:space="preserve"> ADDIN ZOTERO_ITEM CSL_CITATION {"citationID":"00000021","properties":{"unsorted":false,"formattedCitation":"[45\\uc0\\u8211{}47]","plainCitation":"[45–47]","noteIndex":0},"citationItems":[{"id":2628,"uris":["http://zotero.org/users/6749620/items/ZY9LCWF4"],"itemData":{"id":2628,"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2626,"uris":["http://zotero.org/users/6749620/items/FZ7J4956"],"itemData":{"id":2626,"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2625,"uris":["http://zotero.org/users/6749620/items/YHEZNWGL"],"itemData":{"id":2625,"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00FF0B1D" w:rsidRPr="00FF0B1D">
        <w:rPr>
          <w:rFonts w:eastAsiaTheme="minorEastAsia" w:cs="Times New Roman"/>
          <w:kern w:val="0"/>
          <w:lang w:val="en-US"/>
        </w:rPr>
        <w:t>[45–47]</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FF0B1D">
        <w:instrText xml:space="preserve"> ADDIN ZOTERO_ITEM CSL_CITATION {"citationID":"00000022","properties":{"unsorted":false,"formattedCitation":"[15]","plainCitation":"[15]","noteIndex":0},"citationItems":[{"id":2641,"uris":["http://zotero.org/users/6749620/items/KVHNNXR8"],"itemData":{"id":2641,"type":"article-journal","abstract":"In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00FF0B1D">
        <w:rPr>
          <w:rFonts w:eastAsiaTheme="minorEastAsia" w:cs="Times New Roman"/>
          <w:kern w:val="0"/>
          <w:lang w:val="en-US"/>
        </w:rPr>
        <w:t>[15]</w:t>
      </w:r>
      <w:r w:rsidRPr="004867D9">
        <w:fldChar w:fldCharType="end"/>
      </w:r>
      <w:r w:rsidRPr="004867D9">
        <w:t>.</w:t>
      </w:r>
      <w:r w:rsidR="004867D9">
        <w:t xml:space="preserve"> </w:t>
      </w:r>
      <w:r w:rsidRPr="004867D9">
        <w:t xml:space="preserve">GPT-3.5 </w:t>
      </w:r>
      <w:r w:rsidRPr="004867D9">
        <w:fldChar w:fldCharType="begin"/>
      </w:r>
      <w:r w:rsidR="00FF0B1D">
        <w:instrText xml:space="preserve"> ADDIN ZOTERO_ITEM CSL_CITATION {"citationID":"00000023","properties":{"unsorted":false,"formattedCitation":"[48]","plainCitation":"[48]","noteIndex":0},"citationItems":[{"id":2601,"uris":["http://zotero.org/users/6749620/items/LYXMXVNJ"],"itemData":{"id":2601,"type":"article","abstract":"Recent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00FF0B1D">
        <w:rPr>
          <w:rFonts w:eastAsiaTheme="minorEastAsia" w:cs="Times New Roman"/>
          <w:kern w:val="0"/>
          <w:lang w:val="en-US"/>
        </w:rPr>
        <w:t>[48]</w:t>
      </w:r>
      <w:r w:rsidRPr="004867D9">
        <w:fldChar w:fldCharType="end"/>
      </w:r>
      <w:r w:rsidR="00B94E72">
        <w:t>,</w:t>
      </w:r>
      <w:r w:rsidRPr="004867D9">
        <w:t xml:space="preserve"> GPT-4 </w:t>
      </w:r>
      <w:r w:rsidRPr="004867D9">
        <w:fldChar w:fldCharType="begin"/>
      </w:r>
      <w:r w:rsidR="00FF0B1D">
        <w:instrText xml:space="preserve"> ADDIN ZOTERO_ITEM CSL_CITATION {"citationID":"00000024","properties":{"unsorted":false,"formattedCitation":"[32]","plainCitation":"[32]","noteIndex":0},"citationItems":[{"id":2583,"uris":["http://zotero.org/users/6749620/items/SYRTRJCY"],"itemData":{"id":2583,"type":"article","abstract":"We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00FF0B1D">
        <w:rPr>
          <w:rFonts w:eastAsiaTheme="minorEastAsia" w:cs="Times New Roman"/>
          <w:kern w:val="0"/>
          <w:lang w:val="en-US"/>
        </w:rPr>
        <w:t>[32]</w:t>
      </w:r>
      <w:r w:rsidRPr="004867D9">
        <w:fldChar w:fldCharType="end"/>
      </w:r>
      <w:r w:rsidR="003F5059">
        <w:t>, and GPT-5</w:t>
      </w:r>
      <w:r w:rsidR="00873B2D">
        <w:t xml:space="preserve"> </w:t>
      </w:r>
      <w:r w:rsidR="00873B2D">
        <w:fldChar w:fldCharType="begin"/>
      </w:r>
      <w:r w:rsidR="00FF0B1D">
        <w:instrText xml:space="preserve"> ADDIN ZOTERO_ITEM CSL_CITATION {"citationID":"RAerDTdA","properties":{"formattedCitation":"[33]","plainCitation":"[33]","noteIndex":0},"citationItems":[{"id":3489,"uris":["http://zotero.org/users/6749620/items/C3TUT8IU"],"itemData":{"id":3489,"type":"webpage","abstract":"Our smartest, fastest, most useful model yet, with built-in thinking that puts expert-level intelligence in everyone’s hands.","container-title":"OpenAI","language":"en-US","title":"Introducing GPT-5","URL":"https://openai.com/index/introducing-gpt-5/","author":[{"literal":"OpenAI"}],"accessed":{"date-parts":[["2025",10,19]]},"issued":{"date-parts":[["2025",8,7]]},"citation-key":"openaiIntroducingGPT52025"}}],"schema":"https://github.com/citation-style-language/schema/raw/master/csl-citation.json"} </w:instrText>
      </w:r>
      <w:r w:rsidR="00873B2D">
        <w:fldChar w:fldCharType="separate"/>
      </w:r>
      <w:r w:rsidR="00FF0B1D">
        <w:rPr>
          <w:rFonts w:eastAsiaTheme="minorEastAsia" w:cs="Times New Roman"/>
          <w:kern w:val="0"/>
          <w:lang w:val="en-US"/>
        </w:rPr>
        <w:t>[33]</w:t>
      </w:r>
      <w:r w:rsidR="00873B2D">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FF0B1D">
        <w:instrText xml:space="preserve"> ADDIN ZOTERO_ITEM CSL_CITATION {"citationID":"00000025","properties":{"unsorted":false,"formattedCitation":"[49]","plainCitation":"[49]","noteIndex":0},"citationItems":[{"id":2632,"uris":["http://zotero.org/users/6749620/items/QYXXNITP"],"itemData":{"id":2632,"type":"paper-conference","abstract":"The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00FF0B1D">
        <w:rPr>
          <w:rFonts w:eastAsiaTheme="minorEastAsia" w:cs="Times New Roman"/>
          <w:kern w:val="0"/>
          <w:lang w:val="en-US"/>
        </w:rPr>
        <w:t>[49]</w:t>
      </w:r>
      <w:r w:rsidRPr="004867D9">
        <w:fldChar w:fldCharType="end"/>
      </w:r>
      <w:r w:rsidRPr="004867D9">
        <w:t xml:space="preserve">. These models are trained using reinforcement learning from human feedback </w:t>
      </w:r>
      <w:r w:rsidRPr="004867D9">
        <w:fldChar w:fldCharType="begin"/>
      </w:r>
      <w:r w:rsidR="00FF0B1D">
        <w:instrText xml:space="preserve"> ADDIN ZOTERO_ITEM CSL_CITATION {"citationID":"00000026","properties":{"unsorted":false,"formattedCitation":"[50\\uc0\\u8211{}53]","plainCitation":"[50–53]","noteIndex":0},"citationItems":[{"id":2634,"uris":["http://zotero.org/users/6749620/items/XKDEIGIX"],"itemData":{"id":2634,"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2635,"uris":["http://zotero.org/users/6749620/items/4TPFCBZM"],"itemData":{"id":2635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2636,"uris":["http://zotero.org/users/6749620/items/W5MPIUK6"],"itemData":{"id":2636,"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F."}],"issued":{"date-parts":[["2020"]]},"citation-key":"stiennonLearningSummarizeHuman2020"},"prefix":""},{"id":2633,"uris":["http://zotero.org/users/6749620/items/74GC3JTC"],"itemData":{"id":2633,"type":"article-journal","abstract":"Reinforcement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00FF0B1D" w:rsidRPr="00FF0B1D">
        <w:rPr>
          <w:rFonts w:eastAsiaTheme="minorEastAsia" w:cs="Times New Roman"/>
          <w:kern w:val="0"/>
          <w:lang w:val="en-US"/>
        </w:rPr>
        <w:t>[50–53]</w:t>
      </w:r>
      <w:r w:rsidRPr="004867D9">
        <w:fldChar w:fldCharType="end"/>
      </w:r>
      <w:r w:rsidRPr="004867D9">
        <w:t xml:space="preserve">, enabling them to follow natural language instructions </w:t>
      </w:r>
      <w:r w:rsidR="007A3642">
        <w:t>while</w:t>
      </w:r>
      <w:r w:rsidRPr="004867D9">
        <w:t xml:space="preserve"> generat</w:t>
      </w:r>
      <w:r w:rsidR="007A3642">
        <w:t>ing</w:t>
      </w:r>
      <w:r w:rsidRPr="004867D9">
        <w:t xml:space="preserve"> human-level responses. GPT-4 </w:t>
      </w:r>
      <w:r w:rsidR="00A94EC5">
        <w:t>demonstrated</w:t>
      </w:r>
      <w:r w:rsidRPr="004867D9">
        <w:t xml:space="preserve"> improvements over GPT-3.5, i</w:t>
      </w:r>
      <w:r>
        <w:t>ncluding more recent training data, enhanced reasoning capabilities, and multimodal input-output functionality (</w:t>
      </w:r>
      <w:r w:rsidR="003E1D44">
        <w:t xml:space="preserve">e.g., </w:t>
      </w:r>
      <w:r>
        <w:t xml:space="preserve">text, image, voice) </w:t>
      </w:r>
      <w:r>
        <w:fldChar w:fldCharType="begin"/>
      </w:r>
      <w:r w:rsidR="00FF0B1D">
        <w:instrText xml:space="preserve"> ADDIN ZOTERO_ITEM CSL_CITATION {"citationID":"00000027","properties":{"unsorted":false,"formattedCitation":"[31]","plainCitation":"[31]","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FF0B1D">
        <w:rPr>
          <w:rFonts w:eastAsiaTheme="minorEastAsia" w:cs="Times New Roman"/>
          <w:kern w:val="0"/>
          <w:lang w:val="en-US"/>
        </w:rPr>
        <w:t>[31]</w:t>
      </w:r>
      <w:r>
        <w:fldChar w:fldCharType="end"/>
      </w:r>
      <w:r w:rsidR="00241FD3">
        <w:t>, while</w:t>
      </w:r>
      <w:r w:rsidR="0057506A">
        <w:t xml:space="preserve"> GPT-5 has been reported </w:t>
      </w:r>
      <w:r w:rsidR="007765EE">
        <w:t>in preliminary studies to</w:t>
      </w:r>
      <w:r w:rsidR="0057506A">
        <w:t xml:space="preserve"> outperform GPT-4 </w:t>
      </w:r>
      <w:r w:rsidR="007765EE">
        <w:t>across multiple evaluation domains</w:t>
      </w:r>
      <w:r w:rsidR="00FB6FBF">
        <w:t xml:space="preserve"> with enhanced reasoning capabilities</w:t>
      </w:r>
      <w:r w:rsidR="000146F3">
        <w:t xml:space="preserve"> and reduced hallucination</w:t>
      </w:r>
      <w:r w:rsidR="0057506A">
        <w:t xml:space="preserve"> </w:t>
      </w:r>
      <w:r w:rsidR="0057506A">
        <w:fldChar w:fldCharType="begin"/>
      </w:r>
      <w:r w:rsidR="00FF0B1D">
        <w:instrText xml:space="preserve"> ADDIN ZOTERO_ITEM CSL_CITATION {"citationID":"iCYuZkLu","properties":{"formattedCitation":"[54\\uc0\\u8211{}56]","plainCitation":"[54–56]","noteIndex":0},"citationItems":[{"id":3487,"uris":["http://zotero.org/users/6749620/items/27IKKQUY"],"itemData":{"id":3487,"type":"article","abstract":"As ChatGPT goes viral, generative AI (AIGC, a.k.a AI-generated content) has made headlines everywhere because of its ability to analyze and create text, images, and beyond. With such overwhelming media coverage, it is almost impossible for us to miss the opportunity to glimpse AIGC from a certain angle. In the era of AI transitioning from pure analysis to creation, it is worth noting that ChatGPT, with its most recent language model GPT-4, is just a tool out of numerous AIGC tasks. Impressed by the capability of the ChatGPT, many people are wondering about its limits: can GPT-5 (or other future GPT variants) help ChatGPT unify all AIGC tasks for diversified content creation? Toward answering this question, a comprehensive review of existing AIGC tasks is needed. As such, our work comes to fill this gap promptly by offering a first look at AIGC, ranging from its techniques to applications. Modern generative AI relies on various technical foundations, ranging from model architecture and self-supervised pretraining to generative modeling methods (like GAN and diffusion models). After introducing the fundamental techniques, this work focuses on the technological development of various AIGC tasks based on their output type, including text, images, videos, 3D content, etc., which depicts the full potential of ChatGPT's future. Moreover, we summarize their significant applications in some mainstream industries, such as education and creativity content. Finally, we discuss the challenges currently faced and present an outlook on how generative AI might evolve in the near future.","DOI":"10.48550/arXiv.2303.11717","note":"arXiv:2303.11717 [cs]","number":"arXiv:2303.11717","publisher":"arXiv","source":"arXiv.org","title":"A Complete Survey on Generative AI (AIGC): Is ChatGPT from GPT-4 to GPT-5 All You Need?","title-short":"A Complete Survey on Generative AI (AIGC)","URL":"http://arxiv.org/abs/2303.11717","author":[{"family":"Zhang","given":"Chaoning"},{"family":"Zhang","given":"Chenshuang"},{"family":"Zheng","given":"Sheng"},{"family":"Qiao","given":"Yu"},{"family":"Li","given":"Chenghao"},{"family":"Zhang","given":"Mengchun"},{"family":"Dam","given":"Sumit Kumar"},{"family":"Thwal","given":"Chu Myaet"},{"family":"Tun","given":"Ye Lin"},{"family":"Huy","given":"Le Luang"},{"family":"kim","given":"Donguk"},{"family":"Bae","given":"Sung-Ho"},{"family":"Lee","given":"Lik-Hang"},{"family":"Yang","given":"Yang"},{"family":"Shen","given":"Heng Tao"},{"family":"Kweon","given":"In So"},{"family":"Hong","given":"Choong Seon"}],"accessed":{"date-parts":[["2025",10,19]]},"issued":{"date-parts":[["2023",3,21]]},"citation-key":"zhangCompleteSurveyGenerative2023"}},{"id":3486,"uris":["http://zotero.org/users/6749620/items/T72S78SC"],"itemData":{"id":3486,"type":"article","abstract":"Recent advances in large language models (LLMs) have enabled general-purpose systems to perform increasingly complex domain-specific reasoning without extensive fine-tuning. In the medical domain, decision-making often requires integrating heterogeneous information sources, including patient narratives, structured data, and medical images. This study positions GPT-5 as a generalist multimodal reasoner for medical decision support and systematically evaluates its zero-shot chain-of-thought reasoning performance on both text-based question answering and visual question answering tasks under a unified protocol. We benchmark GPT-5, GPT-5-mini, GPT-5-nano, and GPT-4o-2024-11-20 against standardized splits of MedQA, MedXpertQA (text and multimodal), MMLU medical subsets, USMLE self-assessment exams, and VQA-RAD. Results show that GPT-5 consistently outperforms all baselines, achieving state-of-the-art accuracy across all QA benchmarks and delivering substantial gains in multimodal reasoning. On MedXpertQA MM, GPT-5 improves reasoning and understanding scores by +29.26% and +26.18% over GPT-4o, respectively, and surpasses pre-licensed human experts by +24.23% in reasoning and +29.40% in understanding. In contrast, GPT-4o remains below human expert performance in most dimensions. A representative case study demonstrates GPT-5's ability to integrate visual and textual cues into a coherent diagnostic reasoning chain, recommending appropriate high-stakes interventions. Our results show that, on these controlled multimodal reasoning benchmarks, GPT-5 moves from human-comparable to above human-expert performance. This improvement may substantially inform the design of future clinical decision-support systems.","DOI":"10.48550/arXiv.2508.08224","note":"arXiv:2508.08224 [cs]","number":"arXiv:2508.08224","publisher":"arXiv","source":"arXiv.org","title":"Capabilities of GPT-5 on Multimodal Medical Reasoning","URL":"http://arxiv.org/abs/2508.08224","author":[{"family":"Wang","given":"Shansong"},{"family":"Hu","given":"Mingzhe"},{"family":"Li","given":"Qiang"},{"family":"Safari","given":"Mojtaba"},{"family":"Yang","given":"Xiaofeng"}],"accessed":{"date-parts":[["2025",10,19]]},"issued":{"date-parts":[["2025",8,13]]},"citation-key":"wangCapabilitiesGPT5Multimodal2025"}},{"id":3485,"uris":["http://zotero.org/users/6749620/items/5R6II6L3"],"itemData":{"id":3485,"type":"article","abstract":"The accelerated evolution of large language models has raised questions about their comparative performance across domains of practical importance. GPT-4 by OpenAI introduced advances in reasoning, multimodality, and task generalization, establishing itself as a valuable tool in education, clinical diagnosis, and academic writing, though it was accompanied by several flaws. Released in August 2025, GPT-5 incorporates a system-of-models architecture designed for task-specific optimization and, based on both anecdotal accounts and emerging evidence from the literature, demonstrates stronger performance than its predecessor in medical contexts. This study provides one of the first systematic comparisons of GPT-4 and GPT-5 using human raters from linguistics and clinical fields. Twenty experts evaluated model-generated outputs across five domains: lesson planning, assignment evaluation, clinical diagnosis, research generation, and ethical reasoning, based on predefined criteria. Mixed-effects models revealed that GPT-5 significantly outperformed GPT-4 in lesson planning, clinical diagnosis, research generation, and ethical reasoning, while both models performed comparably in assignment assessment. The findings highlight the potential of GPT-5 to serve as a context-sensitive and domain-specialized tool, offering tangible benefits for education, clinical practice, and academic research, while also advancing ethical reasoning. These results contribute to one of the earliest empirical evaluations of the evolving capabilities and practical promise of GPT-5.","DOI":"10.48550/arXiv.2508.19259","note":"arXiv:2508.19259 [cs]","number":"arXiv:2508.19259","publisher":"arXiv","source":"arXiv.org","title":"Capabilities of GPT-5 across critical domains: Is it the next breakthrough?","title-short":"Capabilities of GPT-5 across critical domains","URL":"http://arxiv.org/abs/2508.19259","author":[{"family":"Georgiou","given":"Georgios P."}],"accessed":{"date-parts":[["2025",10,19]]},"issued":{"date-parts":[["2025",8,16]]},"citation-key":"georgiouCapabilitiesGPT5Critical2025"}}],"schema":"https://github.com/citation-style-language/schema/raw/master/csl-citation.json"} </w:instrText>
      </w:r>
      <w:r w:rsidR="0057506A">
        <w:fldChar w:fldCharType="separate"/>
      </w:r>
      <w:r w:rsidR="00FF0B1D" w:rsidRPr="00FF0B1D">
        <w:rPr>
          <w:rFonts w:eastAsiaTheme="minorEastAsia" w:cs="Times New Roman"/>
          <w:kern w:val="0"/>
          <w:lang w:val="en-US"/>
        </w:rPr>
        <w:t>[54–56]</w:t>
      </w:r>
      <w:r w:rsidR="0057506A">
        <w:fldChar w:fldCharType="end"/>
      </w:r>
      <w:r w:rsidR="0057506A">
        <w:t>.</w:t>
      </w:r>
    </w:p>
    <w:p w14:paraId="50045C01" w14:textId="388A094C" w:rsidR="00C3297A" w:rsidRPr="000B0F3F" w:rsidRDefault="00AD4706" w:rsidP="009A3616">
      <w:r w:rsidRPr="000B0F3F">
        <w:t>For GPT-3.5</w:t>
      </w:r>
      <w:r w:rsidR="0028558A">
        <w:t xml:space="preserve">, </w:t>
      </w:r>
      <w:r w:rsidRPr="000B0F3F">
        <w:t>GPT-4</w:t>
      </w:r>
      <w:r w:rsidR="0028558A">
        <w:t>, and GPT-5</w:t>
      </w:r>
      <w:r w:rsidRPr="000B0F3F">
        <w:t>, the following user prompt was used to instruct each model to produce COD assignments as ICD-10 codes</w:t>
      </w:r>
      <w:r w:rsidR="00ED6722">
        <w:t xml:space="preserve"> (mirroring physician practice)</w:t>
      </w:r>
      <w:r w:rsidRPr="000B0F3F">
        <w:t xml:space="preserve">,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A6F81D3" w14:textId="1F9F824C" w:rsidR="00744CC8" w:rsidRPr="006B2EAE" w:rsidRDefault="00AD4706" w:rsidP="006B2EAE">
      <w:pPr>
        <w:ind w:left="720"/>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0F5F6923" w:rsidR="00CD3E2C" w:rsidRDefault="00D228E8" w:rsidP="009A3616">
      <w:r w:rsidRPr="00D228E8">
        <w:t xml:space="preserve">InterVA-5 and InSilicoVA used structured questionnaire data, which were converted into OpenVA-compatible format </w:t>
      </w:r>
      <w:r w:rsidRPr="00D228E8">
        <w:fldChar w:fldCharType="begin"/>
      </w:r>
      <w:r w:rsidR="00FF0B1D">
        <w:instrText xml:space="preserve"> ADDIN ZOTERO_ITEM CSL_CITATION {"citationID":"00000028","properties":{"unsorted":false,"formattedCitation":"[42]","plainCitation":"[42]","noteIndex":0},"citationItems":[{"id":2598,"uris":["http://zotero.org/users/6749620/items/9K6D3V3X"],"itemData":{"id":2598,"type":"article-journal","abstract":"Verbal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00FF0B1D">
        <w:rPr>
          <w:rFonts w:eastAsiaTheme="minorEastAsia" w:cs="Times New Roman"/>
          <w:kern w:val="0"/>
          <w:lang w:val="en-US"/>
        </w:rPr>
        <w:t>[42]</w:t>
      </w:r>
      <w:r w:rsidRPr="00D228E8">
        <w:fldChar w:fldCharType="end"/>
      </w:r>
      <w:r w:rsidRPr="00D228E8">
        <w:t xml:space="preserve">. Both models produced COD assignments coded using the WHO 2016 VA standard </w:t>
      </w:r>
      <w:r w:rsidRPr="00D228E8">
        <w:fldChar w:fldCharType="begin"/>
      </w:r>
      <w:r w:rsidR="00FF0B1D">
        <w:instrText xml:space="preserve"> ADDIN ZOTERO_ITEM CSL_CITATION {"citationID":"00000029","properties":{"unsorted":false,"formattedCitation":"[57]","plainCitation":"[57]","noteIndex":0},"citationItems":[{"id":2613,"uris":["http://zotero.org/users/6749620/items/IIYGENXN"],"itemData":{"id":2613,"type":"webpage","abstract":"Publications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00FF0B1D">
        <w:rPr>
          <w:rFonts w:eastAsiaTheme="minorEastAsia" w:cs="Times New Roman"/>
          <w:kern w:val="0"/>
          <w:lang w:val="en-US"/>
        </w:rPr>
        <w:t>[57]</w:t>
      </w:r>
      <w:r w:rsidRPr="00D228E8">
        <w:fldChar w:fldCharType="end"/>
      </w:r>
      <w:r w:rsidRPr="00D228E8">
        <w:t>.</w:t>
      </w:r>
      <w:r w:rsidR="00051273">
        <w:t xml:space="preserve"> The narratives consist of unstructured text describing each death, including reported events, circumstances, and symptoms, recorded by trained verbal autopsy (VA) surveyors through interviews with famil</w:t>
      </w:r>
      <w:r w:rsidR="00876995">
        <w:t>y, next-of-kin, or caregivers</w:t>
      </w:r>
      <w:r w:rsidR="00051273">
        <w:t xml:space="preserve"> of the deceased.</w:t>
      </w:r>
      <w:r w:rsidR="000B16BD">
        <w:t xml:space="preserve"> </w:t>
      </w:r>
      <w:r w:rsidR="00782CBB">
        <w:t>In contrast, the questionnaire contain</w:t>
      </w:r>
      <w:r w:rsidR="002F4D87">
        <w:t>s structured</w:t>
      </w:r>
      <w:r w:rsidR="00190AAD">
        <w:t xml:space="preserve"> </w:t>
      </w:r>
      <w:r w:rsidR="002F4D87">
        <w:t>questions</w:t>
      </w:r>
      <w:r w:rsidR="007824A9">
        <w:t xml:space="preserve"> </w:t>
      </w:r>
      <w:r w:rsidR="00491534">
        <w:t>for</w:t>
      </w:r>
      <w:r w:rsidR="007824A9">
        <w:t xml:space="preserve"> </w:t>
      </w:r>
      <w:r w:rsidR="00491534">
        <w:t>gathering</w:t>
      </w:r>
      <w:r w:rsidR="007824A9">
        <w:t xml:space="preserve"> standardized information from interviewees </w:t>
      </w:r>
      <w:r w:rsidR="00816AD0">
        <w:t>that aid in</w:t>
      </w:r>
      <w:r w:rsidR="007824A9">
        <w:t xml:space="preserve"> determining the COD</w:t>
      </w:r>
      <w:r w:rsidR="00E463BF">
        <w:t>.</w:t>
      </w:r>
      <w:r w:rsidR="00886219">
        <w:t xml:space="preserve"> N</w:t>
      </w:r>
      <w:r w:rsidR="004F5089">
        <w:t xml:space="preserve">arratives </w:t>
      </w:r>
      <w:r w:rsidR="00886219">
        <w:t>provide</w:t>
      </w:r>
      <w:r w:rsidR="004F5089">
        <w:t xml:space="preserve"> </w:t>
      </w:r>
      <w:r w:rsidR="004F5089" w:rsidRPr="009A37BC">
        <w:t xml:space="preserve">additional contextual and </w:t>
      </w:r>
      <w:r w:rsidR="00C37018">
        <w:t>temporal</w:t>
      </w:r>
      <w:r w:rsidR="004F5089" w:rsidRPr="009A37BC">
        <w:t xml:space="preserve"> information</w:t>
      </w:r>
      <w:r w:rsidR="004F5089">
        <w:t xml:space="preserve"> (e.g.</w:t>
      </w:r>
      <w:r w:rsidR="004A3CA6">
        <w:t>,</w:t>
      </w:r>
      <w:r w:rsidR="00204F38">
        <w:t xml:space="preserve"> </w:t>
      </w:r>
      <w:r w:rsidR="006A0214">
        <w:t>event circumstances</w:t>
      </w:r>
      <w:r w:rsidR="00204F38">
        <w:t xml:space="preserve">, </w:t>
      </w:r>
      <w:r w:rsidR="00B77EE3">
        <w:t xml:space="preserve">symptom </w:t>
      </w:r>
      <w:r w:rsidR="00204F38">
        <w:t>chronology, social factors</w:t>
      </w:r>
      <w:r w:rsidR="00B77EE3">
        <w:t>,</w:t>
      </w:r>
      <w:r w:rsidR="00D27926">
        <w:t xml:space="preserve"> health behaviours,</w:t>
      </w:r>
      <w:r w:rsidR="00B77EE3">
        <w:t xml:space="preserve"> semantics</w:t>
      </w:r>
      <w:r w:rsidR="00204F38">
        <w:t>)</w:t>
      </w:r>
      <w:r w:rsidR="00B77EE3">
        <w:t xml:space="preserve"> </w:t>
      </w:r>
      <w:r w:rsidR="004F5089" w:rsidRPr="009A37BC">
        <w:t>that may improve diagnostic accuracy</w:t>
      </w:r>
      <w:r w:rsidR="003A21D9">
        <w:t>,</w:t>
      </w:r>
      <w:r w:rsidR="005E5A56">
        <w:t xml:space="preserve"> often absent from</w:t>
      </w:r>
      <w:r w:rsidR="003A21D9">
        <w:t xml:space="preserve"> questionnaire</w:t>
      </w:r>
      <w:r w:rsidR="00BF05D8">
        <w:t>s</w:t>
      </w:r>
      <w:r w:rsidR="004F5089" w:rsidRPr="009A37BC">
        <w:t xml:space="preserve"> </w:t>
      </w:r>
      <w:r w:rsidR="004F5089" w:rsidRPr="009A37BC">
        <w:fldChar w:fldCharType="begin"/>
      </w:r>
      <w:r w:rsidR="00FF0B1D">
        <w:instrText xml:space="preserve"> ADDIN ZOTERO_ITEM CSL_CITATION {"citationID":"RnRe5qQF","properties":{"unsorted":false,"formattedCitation":"[24\\uc0\\u8211{}26]","plainCitation":"[24–26]","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4F5089" w:rsidRPr="009A37BC">
        <w:fldChar w:fldCharType="separate"/>
      </w:r>
      <w:r w:rsidR="00FF0B1D" w:rsidRPr="00FF0B1D">
        <w:rPr>
          <w:rFonts w:eastAsiaTheme="minorEastAsia" w:cs="Times New Roman"/>
          <w:kern w:val="0"/>
          <w:lang w:val="en-US"/>
        </w:rPr>
        <w:t>[24–26]</w:t>
      </w:r>
      <w:r w:rsidR="004F5089" w:rsidRPr="009A37BC">
        <w:fldChar w:fldCharType="end"/>
      </w:r>
      <w:r w:rsidR="004F5089">
        <w:t>.</w:t>
      </w:r>
      <w:r w:rsidR="00467A27">
        <w:t xml:space="preserve"> Thus, the narratives and question</w:t>
      </w:r>
      <w:r w:rsidR="00A84DB1">
        <w:t>naire</w:t>
      </w:r>
      <w:r w:rsidR="00467A27">
        <w:t xml:space="preserve"> </w:t>
      </w:r>
      <w:r w:rsidR="00C02385">
        <w:t xml:space="preserve">do not contain equivalent information and </w:t>
      </w:r>
      <w:r w:rsidR="00467A27">
        <w:t xml:space="preserve">differ in both </w:t>
      </w:r>
      <w:r w:rsidR="009D4873">
        <w:t>content</w:t>
      </w:r>
      <w:r w:rsidR="00467A27">
        <w:t xml:space="preserve"> and structure, w</w:t>
      </w:r>
      <w:r w:rsidR="00D85222">
        <w:t>it</w:t>
      </w:r>
      <w:r w:rsidR="00D33537">
        <w:t>h</w:t>
      </w:r>
      <w:r w:rsidR="00467A27">
        <w:t xml:space="preserve"> GPT models</w:t>
      </w:r>
      <w:r w:rsidR="00273409">
        <w:t xml:space="preserve"> leverag</w:t>
      </w:r>
      <w:r w:rsidR="00497819">
        <w:t>ing</w:t>
      </w:r>
      <w:r w:rsidR="00273409">
        <w:t xml:space="preserve"> </w:t>
      </w:r>
      <w:r w:rsidR="00FD0085">
        <w:t xml:space="preserve">free-text narratives </w:t>
      </w:r>
      <w:r w:rsidR="00467A27">
        <w:t>and InterVA-5/InSilicoVA</w:t>
      </w:r>
      <w:r w:rsidR="00273409">
        <w:t xml:space="preserve"> rely</w:t>
      </w:r>
      <w:r w:rsidR="00C508F3">
        <w:t>ing primarily</w:t>
      </w:r>
      <w:r w:rsidR="00273409">
        <w:t xml:space="preserve"> on </w:t>
      </w:r>
      <w:r w:rsidR="00C508F3">
        <w:t>questionnaire responses</w:t>
      </w:r>
      <w:r w:rsidR="00C26226">
        <w:t>.</w:t>
      </w:r>
      <w:r w:rsidR="00BF3684">
        <w:t xml:space="preserve"> </w:t>
      </w:r>
      <w:r>
        <w:t xml:space="preserve">To ensure comparability across models, all output CODs were mapped to the CGHR-10 classification system for evaluation relative to physician-assigned CODs. </w:t>
      </w:r>
      <w:r w:rsidR="002C1E69">
        <w:t xml:space="preserve">Parameters for InterVA-5 and InSilicoVA were set to reflect disease assumptions of Sierra </w:t>
      </w:r>
      <w:r w:rsidR="002C1E69">
        <w:lastRenderedPageBreak/>
        <w:t xml:space="preserve">Leone, while parameters for GPT-3.5/4/5 were set to produce more </w:t>
      </w:r>
      <w:r w:rsidR="006C4272">
        <w:t>deterministic</w:t>
      </w:r>
      <w:r w:rsidR="002C1E69">
        <w:t xml:space="preserve"> outputs. </w:t>
      </w:r>
      <w:r>
        <w:t xml:space="preserve">Further details on model input formats, output mappings, and code conversion procedures are provided in </w:t>
      </w:r>
      <w:r w:rsidRPr="00B561EE">
        <w:t>Appendix B.2.</w:t>
      </w:r>
    </w:p>
    <w:p w14:paraId="6DF13BA1" w14:textId="77777777" w:rsidR="00CD3E2C" w:rsidRPr="00542388" w:rsidRDefault="00AD4706" w:rsidP="009A3616">
      <w:pPr>
        <w:pStyle w:val="Heading2"/>
      </w:pPr>
      <w:r w:rsidRPr="00542388">
        <w:t>Performance Evaluation</w:t>
      </w:r>
    </w:p>
    <w:p w14:paraId="6854B63D" w14:textId="25970252" w:rsidR="00CD3E2C" w:rsidRDefault="00AD4706" w:rsidP="009A3616">
      <w:r>
        <w:t xml:space="preserve">Model performance was assessed at both the population and </w:t>
      </w:r>
      <w:r w:rsidR="00F66029">
        <w:t>individual</w:t>
      </w:r>
      <w:r w:rsidR="008E71E5">
        <w:t xml:space="preserve"> </w:t>
      </w:r>
      <w:r w:rsidR="00F66029">
        <w:t>level</w:t>
      </w:r>
      <w:r>
        <w:t xml:space="preserve">s by comparing each model’s CGHR-10 COD assignments to those of physicians for all 6,939 records. </w:t>
      </w:r>
      <w:r w:rsidR="00744CC8">
        <w:t>Cause-</w:t>
      </w:r>
      <w:r w:rsidR="00744CC8" w:rsidRPr="008350E4">
        <w:t>specific mortality fraction</w:t>
      </w:r>
      <w:r w:rsidRPr="008350E4">
        <w:t xml:space="preserve"> (CSMF) accuracy was used to evaluate agreement at the population level</w:t>
      </w:r>
      <w:r w:rsidR="00373FF4">
        <w:t xml:space="preserve"> adjusting for </w:t>
      </w:r>
      <w:r w:rsidR="00212D20">
        <w:t>maximum total error</w:t>
      </w:r>
      <w:r w:rsidR="004141BB">
        <w:t xml:space="preserve"> from the worst model</w:t>
      </w:r>
      <w:r w:rsidRPr="008350E4">
        <w:t xml:space="preserve"> (see Appendix B.3.1), while </w:t>
      </w:r>
      <w:r w:rsidR="00744CC8" w:rsidRPr="008350E4">
        <w:t xml:space="preserve">partial chance corrected concordance </w:t>
      </w:r>
      <w:r w:rsidRPr="008350E4">
        <w:t>(PCCC) was used to assess individual-level agreement</w:t>
      </w:r>
      <w:r w:rsidR="00523508">
        <w:t xml:space="preserve"> adjusting for random chance</w:t>
      </w:r>
      <w:r w:rsidRPr="008350E4">
        <w:t xml:space="preserve"> (see Appendix B.3.2) </w:t>
      </w:r>
      <w:r w:rsidR="00B71BB8" w:rsidRPr="008350E4">
        <w:fldChar w:fldCharType="begin"/>
      </w:r>
      <w:r w:rsidR="00FF0B1D">
        <w:instrText xml:space="preserve"> ADDIN ZOTERO_ITEM CSL_CITATION {"citationID":"00000030","properties":{"unsorted":false,"formattedCitation":"[58]","plainCitation":"[58]","noteIndex":0},"citationItems":[{"id":2622,"uris":["http://zotero.org/users/6749620/items/532V639L"],"itemData":{"id":2622,"type":"article-journal","abstract":"Verbal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FF0B1D">
        <w:rPr>
          <w:rFonts w:eastAsiaTheme="minorEastAsia" w:cs="Times New Roman"/>
          <w:kern w:val="0"/>
          <w:lang w:val="en-US"/>
        </w:rPr>
        <w:t>[58]</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FF0B1D">
        <w:instrText xml:space="preserve"> ADDIN ZOTERO_ITEM CSL_CITATION {"citationID":"00000031","properties":{"unsorted":false,"formattedCitation":"[40, 41, 59]","plainCitation":"[40, 41, 59]","noteIndex":0},"citationItems":[{"id":2644,"uris":["http://zotero.org/users/6749620/items/WD8YH84I"],"itemData":{"id":2644,"type":"article-journal","abstract":"Background\nPhysician-coded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D."}],"issued":{"date-parts":[["2014",1,9]]},"citation-key":"murrayUsingVerbalAutopsy2014"},"prefix":""},{"id":2638,"uris":["http://zotero.org/users/6749620/items/L2Y3QV66"],"itemData":{"id":2638,"type":"article-journal","abstract":"Objectives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FF0B1D">
        <w:rPr>
          <w:rFonts w:eastAsiaTheme="minorEastAsia" w:cs="Times New Roman"/>
          <w:kern w:val="0"/>
          <w:lang w:val="en-US"/>
        </w:rPr>
        <w:t>[40, 41, 59]</w:t>
      </w:r>
      <w:r w:rsidR="0056599B" w:rsidRPr="008350E4">
        <w:fldChar w:fldCharType="end"/>
      </w:r>
      <w:r w:rsidR="0056599B" w:rsidRPr="008350E4">
        <w:t>,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w:t>
      </w:r>
      <w:r w:rsidR="00523508">
        <w:t xml:space="preserve"> PCCC and CSMF accuracy have both been well-studied and widely used to report performances for CCVA model</w:t>
      </w:r>
      <w:r w:rsidR="00275A9E">
        <w:t>s</w:t>
      </w:r>
      <w:r w:rsidR="006C6749">
        <w:t xml:space="preserve"> </w:t>
      </w:r>
      <w:bookmarkStart w:id="0" w:name="_Hlk212089216"/>
      <w:r w:rsidR="006C6749">
        <w:fldChar w:fldCharType="begin"/>
      </w:r>
      <w:r w:rsidR="00E977E3">
        <w:instrText xml:space="preserve"> ADDIN ZOTERO_ITEM CSL_CITATION {"citationID":"8ZjJxA5K","properties":{"formattedCitation":"[19\\uc0\\u8211{}21, 24, 60, 61]","plainCitation":"[19–21, 24, 60, 61]","noteIndex":0},"citationItems":[{"id":2532,"uris":["http://zotero.org/users/6749620/items/SU7YDIGK"],"itemData":{"id":2532,"type":"article-journal","abstract":"Verbal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id":3464,"uris":["http://zotero.org/users/6749620/items/AD65DTMP"],"itemData":{"id":3464,"type":"article-journal","container-title":"Gates open research","journalAbbreviation":"Gates Open Res","page":"63","source":"Google Scholar","title":"Automated verbal autopsy classification: using one-against-all ensemble method and Naïve Bayes classifier","title-short":"Automated verbal autopsy classification","volume":"2","author":[{"family":"Murtaza","given":"Syed Shariyar"},{"family":"Kolpak","given":"Patrycja"},{"family":"Bener","given":"Ayse"},{"family":"Jha","given":"Prabhat"}],"issued":{"date-parts":[["2019"]]},"citation-key":"murtazaAutomatedVerbalAutopsy2019"}},{"id":3465,"uris":["http://zotero.org/users/6749620/items/J5CI8DKT"],"itemData":{"id":3465,"type":"article-journal","container-title":"BMC Medicine","DOI":"10.1186/s12916-015-0521-2","ISSN":"1741-7015","issue":"1","journalAbbreviation":"BMC Med","language":"en","page":"286","source":"DOI.org (Crossref)","title":"Naive Bayes classifiers for verbal autopsies: comparison to physician-based classification for 21,000 child and adult deaths","title-short":"Naive Bayes classifiers for verbal autopsies","volume":"13","author":[{"family":"Miasnikof","given":"Pierre"},{"family":"Giannakeas","given":"Vasily"},{"family":"Gomes","given":"Mireille"},{"family":"Aleksandrowicz","given":"Lukasz"},{"family":"Shestopaloff","given":"Alexander Y."},{"family":"Alam","given":"Dewan"},{"family":"Tollman","given":"Stephen"},{"family":"Samarikhalaj","given":"Akram"},{"family":"Jha","given":"Prabhat"}],"issued":{"date-parts":[["2015",12]]},"citation-key":"miasnikofNaiveBayesClassifiers2015"}}],"schema":"https://github.com/citation-style-language/schema/raw/master/csl-citation.json"} </w:instrText>
      </w:r>
      <w:r w:rsidR="006C6749">
        <w:fldChar w:fldCharType="separate"/>
      </w:r>
      <w:r w:rsidR="00FF0B1D" w:rsidRPr="00FF0B1D">
        <w:rPr>
          <w:rFonts w:eastAsiaTheme="minorEastAsia" w:cs="Times New Roman"/>
          <w:kern w:val="0"/>
          <w:lang w:val="en-US"/>
        </w:rPr>
        <w:t>[19–21, 24, 60, 61]</w:t>
      </w:r>
      <w:r w:rsidR="006C6749">
        <w:fldChar w:fldCharType="end"/>
      </w:r>
      <w:bookmarkEnd w:id="0"/>
      <w:r w:rsidR="00373FF4">
        <w:t>.</w:t>
      </w:r>
      <w:r w:rsidR="00523508">
        <w:t xml:space="preserve"> </w:t>
      </w:r>
      <w:r w:rsidR="0056599B" w:rsidRPr="008350E4">
        <w:t xml:space="preserve"> Additional details on the evaluation strategy and metric calculations are provided in </w:t>
      </w:r>
      <w:r w:rsidRPr="008350E4">
        <w:t>Appendix B.3.</w:t>
      </w:r>
    </w:p>
    <w:p w14:paraId="14E0322E" w14:textId="77777777" w:rsidR="00CD3E2C" w:rsidRPr="00542388" w:rsidRDefault="00AD4706" w:rsidP="009A3616">
      <w:pPr>
        <w:pStyle w:val="Heading1"/>
      </w:pPr>
      <w:r w:rsidRPr="00542388">
        <w:t>Results</w:t>
      </w:r>
    </w:p>
    <w:p w14:paraId="13E0F883" w14:textId="77777777" w:rsidR="00CD3E2C" w:rsidRDefault="00AD4706" w:rsidP="009A3616">
      <w:pPr>
        <w:pStyle w:val="Heading2"/>
      </w:pPr>
      <w:r>
        <w:t>Overall Performance</w:t>
      </w:r>
    </w:p>
    <w:p w14:paraId="008B0FCC" w14:textId="490E5BA0" w:rsidR="00CD3E2C" w:rsidRDefault="00164B38" w:rsidP="009A3616">
      <w:r>
        <w:t>At the p</w:t>
      </w:r>
      <w:r w:rsidR="00E407C6" w:rsidRPr="00AE51E8">
        <w:t>opulation level</w:t>
      </w:r>
      <w:r>
        <w:t xml:space="preserve">, GPT-5 achieved the highest </w:t>
      </w:r>
      <w:r w:rsidR="00E407C6" w:rsidRPr="00AE51E8">
        <w:t>performance</w:t>
      </w:r>
      <w:r>
        <w:t xml:space="preserve"> (0.9 CSMF accuracy), while all other models</w:t>
      </w:r>
      <w:r w:rsidR="00E407C6" w:rsidRPr="00AE51E8">
        <w:t xml:space="preserve"> </w:t>
      </w:r>
      <w:r>
        <w:t>had</w:t>
      </w:r>
      <w:r w:rsidR="00E407C6" w:rsidRPr="00AE51E8">
        <w:t xml:space="preserve"> similar</w:t>
      </w:r>
      <w:r>
        <w:t xml:space="preserve"> performances</w:t>
      </w:r>
      <w:r w:rsidR="00E407C6" w:rsidRPr="00AE51E8">
        <w:t xml:space="preserve"> (0.74-0.79</w:t>
      </w:r>
      <w:r w:rsidR="007E332D">
        <w:t xml:space="preserve"> </w:t>
      </w:r>
      <w:r w:rsidR="00E407C6" w:rsidRPr="00AE51E8">
        <w:t>CSMF</w:t>
      </w:r>
      <w:r w:rsidR="00C11BE2">
        <w:t xml:space="preserve"> accuracy</w:t>
      </w:r>
      <w:r w:rsidR="00E407C6" w:rsidRPr="00AE51E8">
        <w:t>)</w:t>
      </w:r>
      <w:r w:rsidR="004E51C3">
        <w:t xml:space="preserve">. </w:t>
      </w:r>
      <w:r>
        <w:t>T</w:t>
      </w:r>
      <w:r w:rsidR="00744CC8">
        <w:t xml:space="preserve">he remaining analyses </w:t>
      </w:r>
      <w:r w:rsidR="0019639A">
        <w:t xml:space="preserve">focus on </w:t>
      </w:r>
      <w:r w:rsidR="00F66029">
        <w:t>individual-level</w:t>
      </w:r>
      <w:r w:rsidR="0019639A">
        <w:t xml:space="preserve"> performances measured by PCCC.</w:t>
      </w:r>
      <w:r w:rsidR="00C7068A">
        <w:t xml:space="preserve"> </w:t>
      </w:r>
      <w:r w:rsidR="006661D1" w:rsidRPr="00CE5850">
        <w:t>GPT-</w:t>
      </w:r>
      <w:r w:rsidR="0024799C">
        <w:t>5</w:t>
      </w:r>
      <w:r w:rsidR="006661D1" w:rsidRPr="00CE5850">
        <w:t xml:space="preserve"> demonstrated the highest performance (0.</w:t>
      </w:r>
      <w:r w:rsidR="0024799C">
        <w:t>7</w:t>
      </w:r>
      <w:r w:rsidR="006661D1" w:rsidRPr="00CE5850">
        <w:t>1)</w:t>
      </w:r>
      <w:r w:rsidR="006661D1">
        <w:t xml:space="preserve"> </w:t>
      </w:r>
      <w:r w:rsidR="006661D1" w:rsidRPr="00AE51E8">
        <w:t xml:space="preserve">followed by </w:t>
      </w:r>
      <w:r w:rsidR="0024799C">
        <w:t xml:space="preserve">GPT-4 (0.61), </w:t>
      </w:r>
      <w:r w:rsidR="006661D1" w:rsidRPr="00AE51E8">
        <w:t>GPT-3.5 (0.56), InSilicoVA (0.44), and InterVA-5 (0.44) (Figure 2). GPT-3.5</w:t>
      </w:r>
      <w:r w:rsidR="00C2620E">
        <w:t>/4/5</w:t>
      </w:r>
      <w:r w:rsidR="006661D1" w:rsidRPr="00AE51E8">
        <w:t xml:space="preserve"> had improvements from 0.1</w:t>
      </w:r>
      <w:r w:rsidR="00B7555F">
        <w:t>2</w:t>
      </w:r>
      <w:r w:rsidR="006661D1" w:rsidRPr="00AE51E8">
        <w:t>-0.</w:t>
      </w:r>
      <w:r w:rsidR="00B7555F">
        <w:t>27</w:t>
      </w:r>
      <w:r w:rsidR="006661D1" w:rsidRPr="003000A7">
        <w:t xml:space="preserve"> in the PCCC</w:t>
      </w:r>
      <w:r w:rsidR="006661D1" w:rsidRPr="00AE51E8">
        <w:t xml:space="preserve"> over InSilicoVA and InterVA-5, while GPT-</w:t>
      </w:r>
      <w:r w:rsidR="00F8229D">
        <w:t>5</w:t>
      </w:r>
      <w:r w:rsidR="006661D1" w:rsidRPr="00AE51E8">
        <w:t xml:space="preserve"> improved over GPT-</w:t>
      </w:r>
      <w:r w:rsidR="00F8229D">
        <w:t>4</w:t>
      </w:r>
      <w:r w:rsidR="00F12720">
        <w:t xml:space="preserve"> (+</w:t>
      </w:r>
      <w:r w:rsidR="006661D1" w:rsidRPr="00AE51E8">
        <w:t>0.</w:t>
      </w:r>
      <w:r w:rsidR="00F8229D">
        <w:t>1</w:t>
      </w:r>
      <w:r w:rsidR="00F63D93">
        <w:t xml:space="preserve"> in the PCCC</w:t>
      </w:r>
      <w:r w:rsidR="00F12720">
        <w:t>)</w:t>
      </w:r>
      <w:r w:rsidR="00F8229D">
        <w:t xml:space="preserve"> and </w:t>
      </w:r>
      <w:r w:rsidR="005E5494">
        <w:t xml:space="preserve">GPT-4 slightly improved over GPT-3.5 </w:t>
      </w:r>
      <w:r w:rsidR="00F12720">
        <w:t>(+</w:t>
      </w:r>
      <w:r w:rsidR="005E5494">
        <w:t>0.05 in the PCCC</w:t>
      </w:r>
      <w:r w:rsidR="00F12720">
        <w:t>)</w:t>
      </w:r>
      <w:r w:rsidR="006661D1" w:rsidRPr="00AE51E8">
        <w:t>.</w:t>
      </w:r>
      <w:r w:rsidR="00E407C6">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w:t>
      </w:r>
      <w:r w:rsidR="00E666F2">
        <w:t>5</w:t>
      </w:r>
      <w:r w:rsidR="006661D1">
        <w:t xml:space="preserve"> had the best performance for </w:t>
      </w:r>
      <w:r w:rsidR="00E666F2">
        <w:t>all age groups</w:t>
      </w:r>
      <w:r w:rsidR="006661D1" w:rsidRPr="00AE51E8">
        <w:t xml:space="preserve"> (</w:t>
      </w:r>
      <w:r w:rsidR="00743E78">
        <w:t xml:space="preserve">0.68, </w:t>
      </w:r>
      <w:r w:rsidR="00E666F2">
        <w:t>0.7</w:t>
      </w:r>
      <w:r w:rsidR="005F0501">
        <w:t>1</w:t>
      </w:r>
      <w:r w:rsidR="00E666F2">
        <w:t xml:space="preserve">, and 0.65 for </w:t>
      </w:r>
      <w:r w:rsidR="00743E78">
        <w:t xml:space="preserve">adult, </w:t>
      </w:r>
      <w:r w:rsidR="00E666F2">
        <w:t>child, and neonat</w:t>
      </w:r>
      <w:r w:rsidR="00743E78">
        <w:t>al records</w:t>
      </w:r>
      <w:r w:rsidR="00E666F2">
        <w:t xml:space="preserve"> respectively)</w:t>
      </w:r>
      <w:r w:rsidR="00506BB5">
        <w:t>.</w:t>
      </w:r>
      <w:r w:rsidR="006661D1" w:rsidRPr="00AE51E8">
        <w:t xml:space="preserve"> InSilicoVA and InterVA-5 performed the wors</w:t>
      </w:r>
      <w:r w:rsidR="00BB6EDC">
        <w:t>t</w:t>
      </w:r>
      <w:r w:rsidR="006661D1" w:rsidRPr="00AE51E8">
        <w:t xml:space="preserve"> for adult and child records (</w:t>
      </w:r>
      <w:r w:rsidR="00950B8F">
        <w:t xml:space="preserve">less than </w:t>
      </w:r>
      <w:r w:rsidR="006661D1" w:rsidRPr="00AE51E8">
        <w:t>0.5), while GPT-3.5 performed the worse for neonatal records (0.</w:t>
      </w:r>
      <w:r w:rsidR="00FD7182">
        <w:t>35</w:t>
      </w:r>
      <w:r w:rsidR="006661D1" w:rsidRPr="00AE51E8">
        <w:t xml:space="preserve">). Performance varied </w:t>
      </w:r>
      <w:r w:rsidR="00347228">
        <w:t>from</w:t>
      </w:r>
      <w:r w:rsidR="00683DB9">
        <w:t xml:space="preserve"> </w:t>
      </w:r>
      <w:r w:rsidR="00AC340E">
        <w:t>0.29-</w:t>
      </w:r>
      <w:r w:rsidR="00683DB9">
        <w:t xml:space="preserve">0.3 in the PCCC across the three age </w:t>
      </w:r>
      <w:r w:rsidR="00683DB9">
        <w:lastRenderedPageBreak/>
        <w:t>groups.</w:t>
      </w:r>
      <w:r w:rsidR="006661D1" w:rsidRPr="00AE51E8">
        <w:t xml:space="preserve"> Across ages, </w:t>
      </w:r>
      <w:r w:rsidR="000A57E5">
        <w:t>a trend in performance was observed for all models</w:t>
      </w:r>
      <w:r w:rsidR="006661D1" w:rsidRPr="00AE51E8">
        <w:t xml:space="preserve"> (Figure 4)</w:t>
      </w:r>
      <w:r w:rsidR="00BE64EA">
        <w:t>. In adults, performance decreased with age</w:t>
      </w:r>
      <w:r w:rsidR="00AE713F">
        <w:t xml:space="preserve"> for 12 to 59 years</w:t>
      </w:r>
      <w:r w:rsidR="00BE64EA">
        <w:t xml:space="preserve"> (from </w:t>
      </w:r>
      <w:r w:rsidR="00CA0D24">
        <w:t>~</w:t>
      </w:r>
      <w:r w:rsidR="00BE64EA">
        <w:t>0.7</w:t>
      </w:r>
      <w:r w:rsidR="00697465">
        <w:t>5</w:t>
      </w:r>
      <w:r w:rsidR="00BE64EA">
        <w:t xml:space="preserve"> down to </w:t>
      </w:r>
      <w:r w:rsidR="00CA0D24">
        <w:t>~</w:t>
      </w:r>
      <w:r w:rsidR="00BE64EA">
        <w:t xml:space="preserve">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w:t>
      </w:r>
      <w:r w:rsidR="00B3790C">
        <w:t>~</w:t>
      </w:r>
      <w:r w:rsidR="00BE64EA">
        <w:t>0.</w:t>
      </w:r>
      <w:r w:rsidR="00AD4A0E">
        <w:t>25</w:t>
      </w:r>
      <w:r w:rsidR="00BE64EA">
        <w:t xml:space="preserve"> towards </w:t>
      </w:r>
      <w:r w:rsidR="00B3790C">
        <w:t>~</w:t>
      </w:r>
      <w:r w:rsidR="00BE64EA">
        <w:t xml:space="preserve">0.75), indicating greater model reliability as developmental age advanced. </w:t>
      </w:r>
      <w:r w:rsidR="006661D1">
        <w:t>The highest and lowest performances were observed for ages 12-29 years (0.4</w:t>
      </w:r>
      <w:r w:rsidR="000F45CF">
        <w:t>-</w:t>
      </w:r>
      <w:r w:rsidR="006661D1">
        <w:t>0.7</w:t>
      </w:r>
      <w:r w:rsidR="001377B4">
        <w:t>5</w:t>
      </w:r>
      <w:r w:rsidR="006661D1">
        <w:t>) and 1-11 months (0.</w:t>
      </w:r>
      <w:r w:rsidR="009E5F68">
        <w:t>25</w:t>
      </w:r>
      <w:r w:rsidR="000F45CF">
        <w:t>-</w:t>
      </w:r>
      <w:r w:rsidR="006661D1">
        <w:t>0.</w:t>
      </w:r>
      <w:r w:rsidR="009E5F68">
        <w:t>68</w:t>
      </w:r>
      <w:r w:rsidR="006661D1">
        <w:t>) respectively.</w:t>
      </w:r>
      <w:r w:rsidR="000A6952">
        <w:t xml:space="preserve"> In terms of individual performance</w:t>
      </w:r>
      <w:r w:rsidR="0021683D">
        <w:t xml:space="preserve"> by COD</w:t>
      </w:r>
      <w:r w:rsidR="000A6952">
        <w:t xml:space="preserve">, </w:t>
      </w:r>
      <w:r w:rsidR="000A6952" w:rsidRPr="00F14E3D">
        <w:t>GPT-3.5/4</w:t>
      </w:r>
      <w:r w:rsidR="000A6952">
        <w:t>/5</w:t>
      </w:r>
      <w:r w:rsidR="000A6952" w:rsidRPr="00F14E3D">
        <w:t xml:space="preserve"> consistently outperformed InterVA-5</w:t>
      </w:r>
      <w:r w:rsidR="000A6952">
        <w:t xml:space="preserve"> and InSilicoVA</w:t>
      </w:r>
      <w:r w:rsidR="000A6952" w:rsidRPr="00F14E3D">
        <w:t xml:space="preserve"> for most</w:t>
      </w:r>
      <w:r w:rsidR="000A6952" w:rsidRPr="00835019">
        <w:t xml:space="preserve"> leading CODs identified in prior Sierra Leone studies </w:t>
      </w:r>
      <w:r w:rsidR="000A6952" w:rsidRPr="00835019">
        <w:fldChar w:fldCharType="begin"/>
      </w:r>
      <w:r w:rsidR="00FF0B1D">
        <w:instrText xml:space="preserve"> ADDIN ZOTERO_ITEM CSL_CITATION {"citationID":"00000032","properties":{"unsorted":false,"formattedCitation":"[35, 62]","plainCitation":"[35, 62]","noteIndex":0},"citationItems":[{"id":2579,"uris":["http://zotero.org/users/6749620/items/HTGNCH4M"],"itemData":{"id":2579,"type":"article-journal","container-title":"The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0A6952" w:rsidRPr="00835019">
        <w:fldChar w:fldCharType="separate"/>
      </w:r>
      <w:r w:rsidR="00FF0B1D">
        <w:rPr>
          <w:rFonts w:eastAsiaTheme="minorEastAsia" w:cs="Times New Roman"/>
          <w:kern w:val="0"/>
          <w:lang w:val="en-US"/>
        </w:rPr>
        <w:t>[35, 62]</w:t>
      </w:r>
      <w:r w:rsidR="000A6952" w:rsidRPr="00835019">
        <w:fldChar w:fldCharType="end"/>
      </w:r>
      <w:r w:rsidR="000A6952">
        <w:t xml:space="preserve"> as seen in </w:t>
      </w:r>
      <w:r w:rsidR="000A6952" w:rsidRPr="00835019">
        <w:t>Table 1</w:t>
      </w:r>
      <w:r w:rsidR="000A6952" w:rsidRPr="008055DC">
        <w:t>.</w:t>
      </w:r>
      <w:r w:rsidR="00996A82">
        <w:t xml:space="preserve"> A majority of CODs had at least one high performing model (0.78-0.99 for 21 of 30 CODs)</w:t>
      </w:r>
      <w:r w:rsidR="00400FC4">
        <w:t>.</w:t>
      </w:r>
      <w:r w:rsidR="00F32155">
        <w:t xml:space="preserve"> More details are available in </w:t>
      </w:r>
      <w:r w:rsidR="00A376C9">
        <w:t>Sections 3.2-3.4</w:t>
      </w:r>
      <w:r w:rsidR="00F32155">
        <w:t>.</w:t>
      </w:r>
    </w:p>
    <w:p w14:paraId="4A763082" w14:textId="66EFDB7C" w:rsidR="0028326E" w:rsidRDefault="00F9667F" w:rsidP="009A3616">
      <w:pPr>
        <w:spacing w:after="80" w:line="240" w:lineRule="auto"/>
      </w:pPr>
      <w:r>
        <w:rPr>
          <w:noProof/>
          <w:lang w:val="en-US"/>
        </w:rPr>
        <w:drawing>
          <wp:inline distT="0" distB="0" distL="0" distR="0" wp14:anchorId="1AC42168" wp14:editId="4559CC0C">
            <wp:extent cx="5703233" cy="3355541"/>
            <wp:effectExtent l="0" t="0" r="0" b="0"/>
            <wp:docPr id="1231772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2971"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03233" cy="3355541"/>
                    </a:xfrm>
                    <a:prstGeom prst="rect">
                      <a:avLst/>
                    </a:prstGeom>
                  </pic:spPr>
                </pic:pic>
              </a:graphicData>
            </a:graphic>
          </wp:inline>
        </w:drawing>
      </w:r>
    </w:p>
    <w:p w14:paraId="48218EF5" w14:textId="27D66123" w:rsidR="0028326E" w:rsidRDefault="0028326E" w:rsidP="009A3616">
      <w:pPr>
        <w:pStyle w:val="FigureCaption"/>
      </w:pPr>
      <w:r w:rsidRPr="00C74886">
        <w:rPr>
          <w:b/>
          <w:bCs w:val="0"/>
        </w:rPr>
        <w:t>Fig. 2</w:t>
      </w:r>
      <w:r w:rsidRPr="00C74886">
        <w:t xml:space="preserve"> </w:t>
      </w:r>
      <w:r w:rsidR="005C2E2B">
        <w:t>I</w:t>
      </w:r>
      <w:r w:rsidR="00263A95">
        <w:t xml:space="preserve">ndividual (PCCC) and population (CSMF accuracy) </w:t>
      </w:r>
      <w:r w:rsidR="00EF1439">
        <w:t xml:space="preserve">level </w:t>
      </w:r>
      <w:r w:rsidR="00531726">
        <w:t xml:space="preserve">verbal autopsy coding </w:t>
      </w:r>
      <w:r w:rsidR="00263A95">
        <w:t>performance</w:t>
      </w:r>
      <w:r w:rsidR="00570D04">
        <w:t xml:space="preserve"> </w:t>
      </w:r>
      <w:r w:rsidR="00F337FF">
        <w:t xml:space="preserve">of all </w:t>
      </w:r>
      <w:r w:rsidR="005C2E2B">
        <w:t>6939 deaths</w:t>
      </w:r>
      <w:r w:rsidRPr="00C74886">
        <w:t>.</w:t>
      </w:r>
      <w:r w:rsidR="00D064ED">
        <w:t xml:space="preserve"> PCCC and CSMF accuracy values range from 0 to 1.</w:t>
      </w:r>
      <w:r w:rsidR="00D2219B">
        <w:t xml:space="preserve"> PCCC values of 1 indicate complete agreement with physician coding per </w:t>
      </w:r>
      <w:r w:rsidR="00DC1A50">
        <w:t>individual death</w:t>
      </w:r>
      <w:r w:rsidR="00D2219B">
        <w:t xml:space="preserve">, while CSMF accuracy values of 1 indicate complete agreement with physician coding per cause, irrespective of individual </w:t>
      </w:r>
      <w:r w:rsidR="007547AF">
        <w:t>death</w:t>
      </w:r>
      <w:r w:rsidR="00D2219B">
        <w:t>s.</w:t>
      </w:r>
    </w:p>
    <w:p w14:paraId="300B3E75" w14:textId="1E9313E7" w:rsidR="0028326E" w:rsidRDefault="0037412E" w:rsidP="009A3616">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lang w:val="en-US"/>
        </w:rPr>
        <w:lastRenderedPageBreak/>
        <w:drawing>
          <wp:inline distT="0" distB="0" distL="0" distR="0" wp14:anchorId="0B6F4570" wp14:editId="6A4DCA61">
            <wp:extent cx="5666747" cy="2497610"/>
            <wp:effectExtent l="0" t="0" r="0" b="4445"/>
            <wp:docPr id="16310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8511"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6747" cy="2497610"/>
                    </a:xfrm>
                    <a:prstGeom prst="rect">
                      <a:avLst/>
                    </a:prstGeom>
                  </pic:spPr>
                </pic:pic>
              </a:graphicData>
            </a:graphic>
          </wp:inline>
        </w:drawing>
      </w:r>
    </w:p>
    <w:p w14:paraId="38ABC0AB" w14:textId="4C22866B" w:rsidR="0028326E" w:rsidRDefault="0028326E" w:rsidP="009A3616">
      <w:pPr>
        <w:pStyle w:val="FigureCaption"/>
      </w:pPr>
      <w:r>
        <w:rPr>
          <w:b/>
        </w:rPr>
        <w:t xml:space="preserve">Fig. 3 </w:t>
      </w:r>
      <w:r w:rsidR="00F66029">
        <w:t>Individual-level</w:t>
      </w:r>
      <w:r w:rsidR="000D64BF">
        <w:t xml:space="preserve"> </w:t>
      </w:r>
      <w:r w:rsidR="00545CB7">
        <w:t>verbal autopsy coding</w:t>
      </w:r>
      <w:r>
        <w:t xml:space="preserve"> performance by age group.</w:t>
      </w:r>
      <w:r w:rsidR="00DC1A50">
        <w:t xml:space="preserve"> PCCC values </w:t>
      </w:r>
      <w:r w:rsidR="00E04D3B">
        <w:t>range from 0 to</w:t>
      </w:r>
      <w:r w:rsidR="00DC1A50">
        <w:t xml:space="preserve"> 1</w:t>
      </w:r>
      <w:r w:rsidR="00E04D3B">
        <w:t>, with 1</w:t>
      </w:r>
      <w:r w:rsidR="00DC1A50">
        <w:t xml:space="preserve"> indicat</w:t>
      </w:r>
      <w:r w:rsidR="00E04D3B">
        <w:t>ing</w:t>
      </w:r>
      <w:r w:rsidR="00DC1A50">
        <w:t xml:space="preserve"> complete agreement with physician coding</w:t>
      </w:r>
      <w:r w:rsidR="0059675A">
        <w:t xml:space="preserve"> per individual death.</w:t>
      </w:r>
      <w:r w:rsidR="00240796">
        <w:t xml:space="preserve"> R</w:t>
      </w:r>
      <w:r w:rsidR="00454B86">
        <w:t>ange</w:t>
      </w:r>
      <w:r w:rsidR="00240796">
        <w:t xml:space="preserve"> represents the difference between the maximum and minimum PCCC values across all models per age group.</w:t>
      </w:r>
      <w:r w:rsidR="00601763">
        <w:t xml:space="preserve"> </w:t>
      </w:r>
      <w:r w:rsidR="00253DB8">
        <w:t xml:space="preserve">95% confidence intervals for PCCC were computed using bootstrapping (1000 resamples with replacement). </w:t>
      </w:r>
      <w:r w:rsidR="00601763">
        <w:t>Age groups are sorted by their model with the highest PCCC</w:t>
      </w:r>
      <w:r w:rsidR="00B03C54">
        <w:t xml:space="preserve"> (highlighted in bold and opaque bars</w:t>
      </w:r>
      <w:r w:rsidR="00476F1D">
        <w:t xml:space="preserve"> at the top of each age group</w:t>
      </w:r>
      <w:r w:rsidR="00B03C54">
        <w:t>)</w:t>
      </w:r>
      <w:r w:rsidR="00601763">
        <w:t xml:space="preserve">, </w:t>
      </w:r>
      <w:r w:rsidR="00B03C54">
        <w:t>while</w:t>
      </w:r>
      <w:r w:rsidR="00601763">
        <w:t xml:space="preserve"> models are sorted from highest to lowest PCCC within each age group.</w:t>
      </w:r>
    </w:p>
    <w:p w14:paraId="0116B050" w14:textId="3F8ABBBE" w:rsidR="00C20E1C" w:rsidRDefault="0005709E" w:rsidP="009A3616">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lang w:val="en-US"/>
        </w:rPr>
        <w:drawing>
          <wp:inline distT="0" distB="0" distL="0" distR="0" wp14:anchorId="48512C0F" wp14:editId="4F2F72A4">
            <wp:extent cx="5672946" cy="3337721"/>
            <wp:effectExtent l="0" t="0" r="0" b="0"/>
            <wp:docPr id="47949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129"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2946" cy="3337721"/>
                    </a:xfrm>
                    <a:prstGeom prst="rect">
                      <a:avLst/>
                    </a:prstGeom>
                  </pic:spPr>
                </pic:pic>
              </a:graphicData>
            </a:graphic>
          </wp:inline>
        </w:drawing>
      </w:r>
    </w:p>
    <w:p w14:paraId="36F8C7D3" w14:textId="07702FCA" w:rsidR="00C20E1C" w:rsidRDefault="00C20E1C" w:rsidP="009A3616">
      <w:pPr>
        <w:pStyle w:val="FigureCaption"/>
      </w:pPr>
      <w:r>
        <w:rPr>
          <w:b/>
        </w:rPr>
        <w:t xml:space="preserve">Fig. 4 </w:t>
      </w:r>
      <w:r w:rsidR="00F66029">
        <w:t>Individual-level</w:t>
      </w:r>
      <w:r w:rsidR="00F57CC6">
        <w:t xml:space="preserve"> m</w:t>
      </w:r>
      <w:r>
        <w:t xml:space="preserve">odel performance by age </w:t>
      </w:r>
      <w:r w:rsidR="00F57CC6">
        <w:t>of deceased</w:t>
      </w:r>
      <w:r>
        <w:t>.</w:t>
      </w:r>
      <w:r w:rsidR="0062739C">
        <w:t xml:space="preserve"> PCCC values range from 0 to 1, with 1 indicating complete agreement with physician coding per individual death.</w:t>
      </w:r>
      <w:r w:rsidR="00191B8B">
        <w:t xml:space="preserve"> Ages 0-27 days represent neonatal deaths, ages 1-11 months represent child deaths, and ages 12-69 years represent adult deaths.</w:t>
      </w:r>
    </w:p>
    <w:p w14:paraId="4314172C" w14:textId="77777777" w:rsidR="00196BF2" w:rsidRPr="002D10D5" w:rsidRDefault="00196BF2" w:rsidP="00196BF2">
      <w:pPr>
        <w:pStyle w:val="TableCaption"/>
      </w:pPr>
      <w:r w:rsidRPr="002D10D5">
        <w:rPr>
          <w:b/>
          <w:bCs w:val="0"/>
        </w:rPr>
        <w:t>Table 1</w:t>
      </w:r>
      <w:r w:rsidRPr="002D10D5">
        <w:t xml:space="preserve"> Top ten leading causes of death for Sierra Leone in 2023 and </w:t>
      </w:r>
      <w:r>
        <w:t>best performing</w:t>
      </w:r>
      <w:r w:rsidRPr="002D10D5">
        <w:t xml:space="preserve"> models</w:t>
      </w:r>
      <w:r>
        <w:t xml:space="preserve"> for verbal autopsy coding</w:t>
      </w:r>
      <w:r w:rsidRPr="002D10D5">
        <w:t>.</w:t>
      </w:r>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196BF2" w14:paraId="4498020E" w14:textId="77777777" w:rsidTr="0073036C">
        <w:trPr>
          <w:trHeight w:val="20"/>
          <w:jc w:val="center"/>
        </w:trPr>
        <w:tc>
          <w:tcPr>
            <w:tcW w:w="2042" w:type="pct"/>
            <w:tcBorders>
              <w:top w:val="single" w:sz="8" w:space="0" w:color="auto"/>
              <w:left w:val="nil"/>
              <w:bottom w:val="single" w:sz="4" w:space="0" w:color="auto"/>
              <w:right w:val="nil"/>
            </w:tcBorders>
          </w:tcPr>
          <w:p w14:paraId="74C9C0AF" w14:textId="77777777" w:rsidR="00196BF2" w:rsidRDefault="00196BF2" w:rsidP="0073036C">
            <w:pPr>
              <w:spacing w:before="40" w:after="40" w:line="240" w:lineRule="auto"/>
              <w:jc w:val="left"/>
            </w:pPr>
            <w:r>
              <w:rPr>
                <w:sz w:val="16"/>
              </w:rPr>
              <w:t>Top 10 Leading Cause of Death</w:t>
            </w:r>
          </w:p>
          <w:p w14:paraId="7AF1E146" w14:textId="77777777" w:rsidR="00196BF2" w:rsidRDefault="00196BF2" w:rsidP="0073036C">
            <w:pPr>
              <w:spacing w:before="40" w:after="40" w:line="240" w:lineRule="auto"/>
              <w:jc w:val="left"/>
            </w:pPr>
            <w:r>
              <w:rPr>
                <w:sz w:val="16"/>
              </w:rPr>
              <w:t>(∼71% of ∼76K deaths)</w:t>
            </w:r>
            <w:r w:rsidRPr="00C33FF8">
              <w:rPr>
                <w:sz w:val="16"/>
                <w:vertAlign w:val="superscript"/>
              </w:rPr>
              <w:t>1</w:t>
            </w:r>
          </w:p>
        </w:tc>
        <w:tc>
          <w:tcPr>
            <w:tcW w:w="1335" w:type="pct"/>
            <w:tcBorders>
              <w:top w:val="single" w:sz="8" w:space="0" w:color="auto"/>
              <w:left w:val="nil"/>
              <w:bottom w:val="single" w:sz="4" w:space="0" w:color="auto"/>
              <w:right w:val="nil"/>
            </w:tcBorders>
          </w:tcPr>
          <w:p w14:paraId="2C5C2342" w14:textId="77777777" w:rsidR="00196BF2" w:rsidRDefault="00196BF2" w:rsidP="0073036C">
            <w:pPr>
              <w:spacing w:before="40" w:after="40" w:line="240" w:lineRule="auto"/>
              <w:jc w:val="left"/>
            </w:pPr>
            <w:r>
              <w:rPr>
                <w:sz w:val="16"/>
              </w:rPr>
              <w:t>Deaths (% of 76K)</w:t>
            </w:r>
            <w:r w:rsidRPr="00C33FF8">
              <w:rPr>
                <w:sz w:val="16"/>
                <w:vertAlign w:val="superscript"/>
              </w:rPr>
              <w:t>2</w:t>
            </w:r>
          </w:p>
        </w:tc>
        <w:tc>
          <w:tcPr>
            <w:tcW w:w="1623" w:type="pct"/>
            <w:tcBorders>
              <w:top w:val="single" w:sz="8" w:space="0" w:color="auto"/>
              <w:left w:val="nil"/>
              <w:bottom w:val="single" w:sz="4" w:space="0" w:color="auto"/>
              <w:right w:val="nil"/>
            </w:tcBorders>
          </w:tcPr>
          <w:p w14:paraId="65C152F2" w14:textId="77777777" w:rsidR="00196BF2" w:rsidRDefault="00196BF2" w:rsidP="0073036C">
            <w:pPr>
              <w:spacing w:before="40" w:after="40" w:line="240" w:lineRule="auto"/>
              <w:jc w:val="left"/>
            </w:pPr>
            <w:r>
              <w:rPr>
                <w:sz w:val="16"/>
              </w:rPr>
              <w:t>Best Model(s) at the individual-level</w:t>
            </w:r>
          </w:p>
        </w:tc>
      </w:tr>
      <w:tr w:rsidR="00196BF2" w14:paraId="45BE74C8" w14:textId="77777777" w:rsidTr="0073036C">
        <w:trPr>
          <w:trHeight w:val="20"/>
          <w:jc w:val="center"/>
        </w:trPr>
        <w:tc>
          <w:tcPr>
            <w:tcW w:w="2042" w:type="pct"/>
            <w:tcBorders>
              <w:left w:val="nil"/>
              <w:bottom w:val="nil"/>
              <w:right w:val="nil"/>
            </w:tcBorders>
            <w:vAlign w:val="center"/>
          </w:tcPr>
          <w:p w14:paraId="16939B65" w14:textId="77777777" w:rsidR="00196BF2" w:rsidRDefault="00196BF2" w:rsidP="0073036C">
            <w:pPr>
              <w:spacing w:before="40" w:after="40" w:line="240" w:lineRule="auto"/>
              <w:jc w:val="left"/>
            </w:pPr>
            <w:r>
              <w:rPr>
                <w:sz w:val="16"/>
              </w:rPr>
              <w:t>Malaria</w:t>
            </w:r>
          </w:p>
        </w:tc>
        <w:tc>
          <w:tcPr>
            <w:tcW w:w="1335" w:type="pct"/>
            <w:tcBorders>
              <w:left w:val="nil"/>
              <w:bottom w:val="nil"/>
              <w:right w:val="nil"/>
            </w:tcBorders>
            <w:vAlign w:val="center"/>
          </w:tcPr>
          <w:p w14:paraId="37BD3008" w14:textId="77777777" w:rsidR="00196BF2" w:rsidRDefault="00196BF2" w:rsidP="0073036C">
            <w:pPr>
              <w:spacing w:before="40" w:after="40" w:line="240" w:lineRule="auto"/>
              <w:jc w:val="left"/>
            </w:pPr>
            <w:r>
              <w:rPr>
                <w:sz w:val="16"/>
              </w:rPr>
              <w:t>16,075 (21%)</w:t>
            </w:r>
          </w:p>
        </w:tc>
        <w:tc>
          <w:tcPr>
            <w:tcW w:w="1623" w:type="pct"/>
            <w:tcBorders>
              <w:left w:val="nil"/>
              <w:bottom w:val="nil"/>
              <w:right w:val="nil"/>
            </w:tcBorders>
            <w:vAlign w:val="center"/>
          </w:tcPr>
          <w:p w14:paraId="6FE8818A" w14:textId="77777777" w:rsidR="00196BF2" w:rsidRDefault="00196BF2" w:rsidP="0073036C">
            <w:pPr>
              <w:spacing w:before="40" w:after="40" w:line="240" w:lineRule="auto"/>
              <w:jc w:val="left"/>
            </w:pPr>
            <w:r>
              <w:rPr>
                <w:sz w:val="16"/>
              </w:rPr>
              <w:t>GPT-5</w:t>
            </w:r>
          </w:p>
        </w:tc>
      </w:tr>
      <w:tr w:rsidR="00196BF2" w14:paraId="15966FD8" w14:textId="77777777" w:rsidTr="0073036C">
        <w:trPr>
          <w:trHeight w:val="20"/>
          <w:jc w:val="center"/>
        </w:trPr>
        <w:tc>
          <w:tcPr>
            <w:tcW w:w="2042" w:type="pct"/>
            <w:tcBorders>
              <w:top w:val="nil"/>
              <w:left w:val="nil"/>
              <w:bottom w:val="nil"/>
              <w:right w:val="nil"/>
            </w:tcBorders>
            <w:vAlign w:val="center"/>
          </w:tcPr>
          <w:p w14:paraId="3692FAD8" w14:textId="2B7CB594" w:rsidR="00196BF2" w:rsidRDefault="00FF77CE" w:rsidP="0073036C">
            <w:pPr>
              <w:spacing w:before="40" w:after="40" w:line="240" w:lineRule="auto"/>
              <w:jc w:val="left"/>
            </w:pPr>
            <w:r>
              <w:rPr>
                <w:sz w:val="16"/>
              </w:rPr>
              <w:t xml:space="preserve">Other </w:t>
            </w:r>
            <w:r w:rsidR="00196BF2">
              <w:rPr>
                <w:sz w:val="16"/>
              </w:rPr>
              <w:t>Infections</w:t>
            </w:r>
          </w:p>
        </w:tc>
        <w:tc>
          <w:tcPr>
            <w:tcW w:w="1335" w:type="pct"/>
            <w:tcBorders>
              <w:top w:val="nil"/>
              <w:left w:val="nil"/>
              <w:bottom w:val="nil"/>
              <w:right w:val="nil"/>
            </w:tcBorders>
            <w:vAlign w:val="center"/>
          </w:tcPr>
          <w:p w14:paraId="3FADF04F" w14:textId="77777777" w:rsidR="00196BF2" w:rsidRDefault="00196BF2" w:rsidP="0073036C">
            <w:pPr>
              <w:spacing w:before="40" w:after="40" w:line="240" w:lineRule="auto"/>
              <w:jc w:val="left"/>
            </w:pPr>
            <w:r>
              <w:rPr>
                <w:sz w:val="16"/>
              </w:rPr>
              <w:t>11,777 (16%)</w:t>
            </w:r>
          </w:p>
        </w:tc>
        <w:tc>
          <w:tcPr>
            <w:tcW w:w="1623" w:type="pct"/>
            <w:tcBorders>
              <w:top w:val="nil"/>
              <w:left w:val="nil"/>
              <w:bottom w:val="nil"/>
              <w:right w:val="nil"/>
            </w:tcBorders>
            <w:vAlign w:val="center"/>
          </w:tcPr>
          <w:p w14:paraId="0EE8D740" w14:textId="77777777" w:rsidR="00196BF2" w:rsidRDefault="00196BF2" w:rsidP="0073036C">
            <w:pPr>
              <w:spacing w:before="40" w:after="40" w:line="240" w:lineRule="auto"/>
              <w:jc w:val="left"/>
            </w:pPr>
            <w:r>
              <w:rPr>
                <w:sz w:val="16"/>
              </w:rPr>
              <w:t>GPT-3.5/GPT-5/InSilicoVA</w:t>
            </w:r>
          </w:p>
        </w:tc>
      </w:tr>
      <w:tr w:rsidR="00196BF2" w14:paraId="461CC45D" w14:textId="77777777" w:rsidTr="0073036C">
        <w:trPr>
          <w:trHeight w:val="20"/>
          <w:jc w:val="center"/>
        </w:trPr>
        <w:tc>
          <w:tcPr>
            <w:tcW w:w="2042" w:type="pct"/>
            <w:tcBorders>
              <w:top w:val="nil"/>
              <w:left w:val="nil"/>
              <w:bottom w:val="nil"/>
              <w:right w:val="nil"/>
            </w:tcBorders>
            <w:vAlign w:val="center"/>
          </w:tcPr>
          <w:p w14:paraId="474D70C8" w14:textId="77777777" w:rsidR="00196BF2" w:rsidRDefault="00196BF2" w:rsidP="0073036C">
            <w:pPr>
              <w:spacing w:before="40" w:after="40" w:line="240" w:lineRule="auto"/>
              <w:jc w:val="left"/>
            </w:pPr>
            <w:r>
              <w:rPr>
                <w:sz w:val="16"/>
              </w:rPr>
              <w:t>Ischaemic heart and other vascular</w:t>
            </w:r>
          </w:p>
        </w:tc>
        <w:tc>
          <w:tcPr>
            <w:tcW w:w="1335" w:type="pct"/>
            <w:tcBorders>
              <w:top w:val="nil"/>
              <w:left w:val="nil"/>
              <w:bottom w:val="nil"/>
              <w:right w:val="nil"/>
            </w:tcBorders>
            <w:vAlign w:val="center"/>
          </w:tcPr>
          <w:p w14:paraId="00EC9528" w14:textId="77777777" w:rsidR="00196BF2" w:rsidRDefault="00196BF2" w:rsidP="0073036C">
            <w:pPr>
              <w:spacing w:before="40" w:after="40" w:line="240" w:lineRule="auto"/>
              <w:jc w:val="left"/>
            </w:pPr>
            <w:r>
              <w:rPr>
                <w:sz w:val="16"/>
              </w:rPr>
              <w:t>5,747 (8%)</w:t>
            </w:r>
          </w:p>
        </w:tc>
        <w:tc>
          <w:tcPr>
            <w:tcW w:w="1623" w:type="pct"/>
            <w:tcBorders>
              <w:top w:val="nil"/>
              <w:left w:val="nil"/>
              <w:bottom w:val="nil"/>
              <w:right w:val="nil"/>
            </w:tcBorders>
            <w:vAlign w:val="center"/>
          </w:tcPr>
          <w:p w14:paraId="0F22D39C" w14:textId="77777777" w:rsidR="00196BF2" w:rsidRDefault="00196BF2" w:rsidP="0073036C">
            <w:pPr>
              <w:spacing w:before="40" w:after="40" w:line="240" w:lineRule="auto"/>
              <w:jc w:val="left"/>
            </w:pPr>
            <w:r>
              <w:rPr>
                <w:sz w:val="16"/>
              </w:rPr>
              <w:t>GPT-5</w:t>
            </w:r>
          </w:p>
        </w:tc>
      </w:tr>
      <w:tr w:rsidR="00196BF2" w14:paraId="15822941" w14:textId="77777777" w:rsidTr="0073036C">
        <w:trPr>
          <w:trHeight w:val="20"/>
          <w:jc w:val="center"/>
        </w:trPr>
        <w:tc>
          <w:tcPr>
            <w:tcW w:w="2042" w:type="pct"/>
            <w:tcBorders>
              <w:top w:val="nil"/>
              <w:left w:val="nil"/>
              <w:bottom w:val="nil"/>
              <w:right w:val="nil"/>
            </w:tcBorders>
            <w:vAlign w:val="center"/>
          </w:tcPr>
          <w:p w14:paraId="58A60E12" w14:textId="77777777" w:rsidR="00196BF2" w:rsidRDefault="00196BF2" w:rsidP="0073036C">
            <w:pPr>
              <w:spacing w:before="40" w:after="40" w:line="240" w:lineRule="auto"/>
              <w:jc w:val="left"/>
            </w:pPr>
            <w:r>
              <w:rPr>
                <w:sz w:val="16"/>
              </w:rPr>
              <w:t>Diarrhoea</w:t>
            </w:r>
          </w:p>
        </w:tc>
        <w:tc>
          <w:tcPr>
            <w:tcW w:w="1335" w:type="pct"/>
            <w:tcBorders>
              <w:top w:val="nil"/>
              <w:left w:val="nil"/>
              <w:bottom w:val="nil"/>
              <w:right w:val="nil"/>
            </w:tcBorders>
            <w:vAlign w:val="center"/>
          </w:tcPr>
          <w:p w14:paraId="7576A872" w14:textId="77777777" w:rsidR="00196BF2" w:rsidRDefault="00196BF2" w:rsidP="0073036C">
            <w:pPr>
              <w:spacing w:before="40" w:after="40" w:line="240" w:lineRule="auto"/>
              <w:jc w:val="left"/>
            </w:pPr>
            <w:r>
              <w:rPr>
                <w:sz w:val="16"/>
              </w:rPr>
              <w:t>4,285 (6%)</w:t>
            </w:r>
          </w:p>
        </w:tc>
        <w:tc>
          <w:tcPr>
            <w:tcW w:w="1623" w:type="pct"/>
            <w:tcBorders>
              <w:top w:val="nil"/>
              <w:left w:val="nil"/>
              <w:bottom w:val="nil"/>
              <w:right w:val="nil"/>
            </w:tcBorders>
            <w:vAlign w:val="center"/>
          </w:tcPr>
          <w:p w14:paraId="64290A6F" w14:textId="77777777" w:rsidR="00196BF2" w:rsidRDefault="00196BF2" w:rsidP="0073036C">
            <w:pPr>
              <w:spacing w:before="40" w:after="40" w:line="240" w:lineRule="auto"/>
              <w:jc w:val="left"/>
            </w:pPr>
            <w:r>
              <w:rPr>
                <w:sz w:val="16"/>
              </w:rPr>
              <w:t>GPT-4/GPT-5</w:t>
            </w:r>
          </w:p>
        </w:tc>
      </w:tr>
      <w:tr w:rsidR="00196BF2" w14:paraId="28EE579A" w14:textId="77777777" w:rsidTr="0073036C">
        <w:trPr>
          <w:trHeight w:val="20"/>
          <w:jc w:val="center"/>
        </w:trPr>
        <w:tc>
          <w:tcPr>
            <w:tcW w:w="2042" w:type="pct"/>
            <w:tcBorders>
              <w:top w:val="nil"/>
              <w:left w:val="nil"/>
              <w:bottom w:val="nil"/>
              <w:right w:val="nil"/>
            </w:tcBorders>
            <w:vAlign w:val="center"/>
          </w:tcPr>
          <w:p w14:paraId="3D756FCA" w14:textId="77777777" w:rsidR="00196BF2" w:rsidRDefault="00196BF2" w:rsidP="0073036C">
            <w:pPr>
              <w:spacing w:before="40" w:after="40" w:line="240" w:lineRule="auto"/>
              <w:jc w:val="left"/>
            </w:pPr>
            <w:r>
              <w:rPr>
                <w:sz w:val="16"/>
              </w:rPr>
              <w:lastRenderedPageBreak/>
              <w:t>Stroke</w:t>
            </w:r>
          </w:p>
        </w:tc>
        <w:tc>
          <w:tcPr>
            <w:tcW w:w="1335" w:type="pct"/>
            <w:tcBorders>
              <w:top w:val="nil"/>
              <w:left w:val="nil"/>
              <w:bottom w:val="nil"/>
              <w:right w:val="nil"/>
            </w:tcBorders>
            <w:vAlign w:val="center"/>
          </w:tcPr>
          <w:p w14:paraId="5D4E75AB" w14:textId="77777777" w:rsidR="00196BF2" w:rsidRDefault="00196BF2" w:rsidP="0073036C">
            <w:pPr>
              <w:spacing w:before="40" w:after="40" w:line="240" w:lineRule="auto"/>
              <w:jc w:val="left"/>
            </w:pPr>
            <w:r>
              <w:rPr>
                <w:sz w:val="16"/>
              </w:rPr>
              <w:t>4,262 (6%)</w:t>
            </w:r>
          </w:p>
        </w:tc>
        <w:tc>
          <w:tcPr>
            <w:tcW w:w="1623" w:type="pct"/>
            <w:tcBorders>
              <w:top w:val="nil"/>
              <w:left w:val="nil"/>
              <w:bottom w:val="nil"/>
              <w:right w:val="nil"/>
            </w:tcBorders>
            <w:vAlign w:val="center"/>
          </w:tcPr>
          <w:p w14:paraId="2605006F" w14:textId="77777777" w:rsidR="00196BF2" w:rsidRDefault="00196BF2" w:rsidP="0073036C">
            <w:pPr>
              <w:spacing w:before="40" w:after="40" w:line="240" w:lineRule="auto"/>
              <w:jc w:val="left"/>
            </w:pPr>
            <w:r>
              <w:rPr>
                <w:sz w:val="16"/>
              </w:rPr>
              <w:t>GPT-5</w:t>
            </w:r>
          </w:p>
        </w:tc>
      </w:tr>
      <w:tr w:rsidR="00196BF2" w14:paraId="66A206EA" w14:textId="77777777" w:rsidTr="0073036C">
        <w:trPr>
          <w:trHeight w:val="20"/>
          <w:jc w:val="center"/>
        </w:trPr>
        <w:tc>
          <w:tcPr>
            <w:tcW w:w="2042" w:type="pct"/>
            <w:tcBorders>
              <w:top w:val="nil"/>
              <w:left w:val="nil"/>
              <w:bottom w:val="nil"/>
              <w:right w:val="nil"/>
            </w:tcBorders>
            <w:vAlign w:val="center"/>
          </w:tcPr>
          <w:p w14:paraId="5AA3680A" w14:textId="77777777" w:rsidR="00196BF2" w:rsidRDefault="00196BF2" w:rsidP="0073036C">
            <w:pPr>
              <w:spacing w:before="40" w:after="40" w:line="240" w:lineRule="auto"/>
              <w:jc w:val="left"/>
            </w:pPr>
            <w:r>
              <w:rPr>
                <w:sz w:val="16"/>
              </w:rPr>
              <w:t>Pneumonia</w:t>
            </w:r>
          </w:p>
        </w:tc>
        <w:tc>
          <w:tcPr>
            <w:tcW w:w="1335" w:type="pct"/>
            <w:tcBorders>
              <w:top w:val="nil"/>
              <w:left w:val="nil"/>
              <w:bottom w:val="nil"/>
              <w:right w:val="nil"/>
            </w:tcBorders>
            <w:vAlign w:val="center"/>
          </w:tcPr>
          <w:p w14:paraId="49DB3135" w14:textId="77777777" w:rsidR="00196BF2" w:rsidRDefault="00196BF2" w:rsidP="0073036C">
            <w:pPr>
              <w:spacing w:before="40" w:after="40" w:line="240" w:lineRule="auto"/>
              <w:jc w:val="left"/>
            </w:pPr>
            <w:r>
              <w:rPr>
                <w:sz w:val="16"/>
              </w:rPr>
              <w:t>3,074 (4%)</w:t>
            </w:r>
          </w:p>
        </w:tc>
        <w:tc>
          <w:tcPr>
            <w:tcW w:w="1623" w:type="pct"/>
            <w:tcBorders>
              <w:top w:val="nil"/>
              <w:left w:val="nil"/>
              <w:bottom w:val="nil"/>
              <w:right w:val="nil"/>
            </w:tcBorders>
            <w:vAlign w:val="center"/>
          </w:tcPr>
          <w:p w14:paraId="78FB9578" w14:textId="77777777" w:rsidR="00196BF2" w:rsidRDefault="00196BF2" w:rsidP="0073036C">
            <w:pPr>
              <w:spacing w:before="40" w:after="40" w:line="240" w:lineRule="auto"/>
              <w:jc w:val="left"/>
            </w:pPr>
            <w:r>
              <w:rPr>
                <w:sz w:val="16"/>
              </w:rPr>
              <w:t>GPT-4/InSilicoVA</w:t>
            </w:r>
          </w:p>
        </w:tc>
      </w:tr>
      <w:tr w:rsidR="00196BF2" w14:paraId="379A8DB4" w14:textId="77777777" w:rsidTr="0073036C">
        <w:trPr>
          <w:trHeight w:val="20"/>
          <w:jc w:val="center"/>
        </w:trPr>
        <w:tc>
          <w:tcPr>
            <w:tcW w:w="2042" w:type="pct"/>
            <w:tcBorders>
              <w:top w:val="nil"/>
              <w:left w:val="nil"/>
              <w:bottom w:val="nil"/>
              <w:right w:val="nil"/>
            </w:tcBorders>
            <w:vAlign w:val="center"/>
          </w:tcPr>
          <w:p w14:paraId="70F0359E" w14:textId="77777777" w:rsidR="00196BF2" w:rsidRDefault="00196BF2" w:rsidP="0073036C">
            <w:pPr>
              <w:spacing w:before="40" w:after="40" w:line="240" w:lineRule="auto"/>
              <w:jc w:val="left"/>
            </w:pPr>
            <w:r>
              <w:rPr>
                <w:sz w:val="16"/>
              </w:rPr>
              <w:t>Birth asphyxia and birth trauma</w:t>
            </w:r>
          </w:p>
        </w:tc>
        <w:tc>
          <w:tcPr>
            <w:tcW w:w="1335" w:type="pct"/>
            <w:tcBorders>
              <w:top w:val="nil"/>
              <w:left w:val="nil"/>
              <w:bottom w:val="nil"/>
              <w:right w:val="nil"/>
            </w:tcBorders>
            <w:vAlign w:val="center"/>
          </w:tcPr>
          <w:p w14:paraId="4A45DCD8" w14:textId="77777777" w:rsidR="00196BF2" w:rsidRDefault="00196BF2" w:rsidP="0073036C">
            <w:pPr>
              <w:spacing w:before="40" w:after="40" w:line="240" w:lineRule="auto"/>
              <w:jc w:val="left"/>
            </w:pPr>
            <w:r>
              <w:rPr>
                <w:sz w:val="16"/>
              </w:rPr>
              <w:t>2,431 (3%)</w:t>
            </w:r>
          </w:p>
        </w:tc>
        <w:tc>
          <w:tcPr>
            <w:tcW w:w="1623" w:type="pct"/>
            <w:tcBorders>
              <w:top w:val="nil"/>
              <w:left w:val="nil"/>
              <w:bottom w:val="nil"/>
              <w:right w:val="nil"/>
            </w:tcBorders>
            <w:vAlign w:val="center"/>
          </w:tcPr>
          <w:p w14:paraId="75361A44" w14:textId="77777777" w:rsidR="00196BF2" w:rsidRDefault="00196BF2" w:rsidP="0073036C">
            <w:pPr>
              <w:spacing w:before="40" w:after="40" w:line="240" w:lineRule="auto"/>
              <w:jc w:val="left"/>
            </w:pPr>
            <w:r>
              <w:rPr>
                <w:sz w:val="16"/>
              </w:rPr>
              <w:t>GPT-5</w:t>
            </w:r>
          </w:p>
        </w:tc>
      </w:tr>
      <w:tr w:rsidR="00196BF2" w14:paraId="7A5090AD" w14:textId="77777777" w:rsidTr="0073036C">
        <w:trPr>
          <w:trHeight w:val="20"/>
          <w:jc w:val="center"/>
        </w:trPr>
        <w:tc>
          <w:tcPr>
            <w:tcW w:w="2042" w:type="pct"/>
            <w:tcBorders>
              <w:top w:val="nil"/>
              <w:left w:val="nil"/>
              <w:bottom w:val="nil"/>
              <w:right w:val="nil"/>
            </w:tcBorders>
            <w:vAlign w:val="center"/>
          </w:tcPr>
          <w:p w14:paraId="3F3AF48D" w14:textId="77777777" w:rsidR="00196BF2" w:rsidRDefault="00196BF2" w:rsidP="0073036C">
            <w:pPr>
              <w:spacing w:before="40" w:after="40" w:line="240" w:lineRule="auto"/>
              <w:jc w:val="left"/>
            </w:pPr>
            <w:r>
              <w:rPr>
                <w:sz w:val="16"/>
              </w:rPr>
              <w:t>Tuberculosis</w:t>
            </w:r>
          </w:p>
        </w:tc>
        <w:tc>
          <w:tcPr>
            <w:tcW w:w="1335" w:type="pct"/>
            <w:tcBorders>
              <w:top w:val="nil"/>
              <w:left w:val="nil"/>
              <w:bottom w:val="nil"/>
              <w:right w:val="nil"/>
            </w:tcBorders>
            <w:vAlign w:val="center"/>
          </w:tcPr>
          <w:p w14:paraId="53C4ADF9" w14:textId="77777777" w:rsidR="00196BF2" w:rsidRDefault="00196BF2" w:rsidP="0073036C">
            <w:pPr>
              <w:spacing w:before="40" w:after="40" w:line="240" w:lineRule="auto"/>
              <w:jc w:val="left"/>
            </w:pPr>
            <w:r>
              <w:rPr>
                <w:sz w:val="16"/>
              </w:rPr>
              <w:t>2,399 (3%)</w:t>
            </w:r>
          </w:p>
        </w:tc>
        <w:tc>
          <w:tcPr>
            <w:tcW w:w="1623" w:type="pct"/>
            <w:tcBorders>
              <w:top w:val="nil"/>
              <w:left w:val="nil"/>
              <w:bottom w:val="nil"/>
              <w:right w:val="nil"/>
            </w:tcBorders>
            <w:vAlign w:val="center"/>
          </w:tcPr>
          <w:p w14:paraId="3B5300C0" w14:textId="77777777" w:rsidR="00196BF2" w:rsidRDefault="00196BF2" w:rsidP="0073036C">
            <w:pPr>
              <w:spacing w:before="40" w:after="40" w:line="240" w:lineRule="auto"/>
              <w:jc w:val="left"/>
            </w:pPr>
            <w:r>
              <w:rPr>
                <w:sz w:val="16"/>
              </w:rPr>
              <w:t>GPT-5</w:t>
            </w:r>
          </w:p>
        </w:tc>
      </w:tr>
      <w:tr w:rsidR="00196BF2" w14:paraId="19FE394F" w14:textId="77777777" w:rsidTr="0073036C">
        <w:trPr>
          <w:trHeight w:val="20"/>
          <w:jc w:val="center"/>
        </w:trPr>
        <w:tc>
          <w:tcPr>
            <w:tcW w:w="2042" w:type="pct"/>
            <w:tcBorders>
              <w:top w:val="nil"/>
              <w:left w:val="nil"/>
              <w:right w:val="nil"/>
            </w:tcBorders>
            <w:vAlign w:val="center"/>
          </w:tcPr>
          <w:p w14:paraId="7FCB2F42" w14:textId="77777777" w:rsidR="00196BF2" w:rsidRDefault="00196BF2" w:rsidP="0073036C">
            <w:pPr>
              <w:spacing w:before="40" w:after="40" w:line="240" w:lineRule="auto"/>
              <w:jc w:val="left"/>
            </w:pPr>
            <w:r>
              <w:rPr>
                <w:sz w:val="16"/>
              </w:rPr>
              <w:t>Low birth weight/preterm</w:t>
            </w:r>
          </w:p>
        </w:tc>
        <w:tc>
          <w:tcPr>
            <w:tcW w:w="1335" w:type="pct"/>
            <w:tcBorders>
              <w:top w:val="nil"/>
              <w:left w:val="nil"/>
              <w:right w:val="nil"/>
            </w:tcBorders>
            <w:vAlign w:val="center"/>
          </w:tcPr>
          <w:p w14:paraId="30E10544" w14:textId="77777777" w:rsidR="00196BF2" w:rsidRDefault="00196BF2" w:rsidP="0073036C">
            <w:pPr>
              <w:spacing w:before="40" w:after="40" w:line="240" w:lineRule="auto"/>
              <w:jc w:val="left"/>
            </w:pPr>
            <w:r>
              <w:rPr>
                <w:sz w:val="16"/>
              </w:rPr>
              <w:t>1,570 (2%)</w:t>
            </w:r>
          </w:p>
        </w:tc>
        <w:tc>
          <w:tcPr>
            <w:tcW w:w="1623" w:type="pct"/>
            <w:tcBorders>
              <w:top w:val="nil"/>
              <w:left w:val="nil"/>
              <w:right w:val="nil"/>
            </w:tcBorders>
            <w:vAlign w:val="center"/>
          </w:tcPr>
          <w:p w14:paraId="4393D925" w14:textId="77777777" w:rsidR="00196BF2" w:rsidRDefault="00196BF2" w:rsidP="0073036C">
            <w:pPr>
              <w:spacing w:before="40" w:after="40" w:line="240" w:lineRule="auto"/>
              <w:jc w:val="left"/>
            </w:pPr>
            <w:r>
              <w:rPr>
                <w:sz w:val="16"/>
              </w:rPr>
              <w:t>GPT-5</w:t>
            </w:r>
          </w:p>
        </w:tc>
      </w:tr>
      <w:tr w:rsidR="00196BF2" w14:paraId="7929EBAE" w14:textId="77777777" w:rsidTr="0073036C">
        <w:trPr>
          <w:trHeight w:val="20"/>
          <w:jc w:val="center"/>
        </w:trPr>
        <w:tc>
          <w:tcPr>
            <w:tcW w:w="2042" w:type="pct"/>
            <w:tcBorders>
              <w:top w:val="nil"/>
              <w:left w:val="nil"/>
              <w:bottom w:val="single" w:sz="8" w:space="0" w:color="auto"/>
              <w:right w:val="nil"/>
            </w:tcBorders>
            <w:vAlign w:val="center"/>
          </w:tcPr>
          <w:p w14:paraId="48E94F82" w14:textId="77777777" w:rsidR="00196BF2" w:rsidRDefault="00196BF2" w:rsidP="0073036C">
            <w:pPr>
              <w:spacing w:before="40" w:after="40" w:line="240" w:lineRule="auto"/>
              <w:jc w:val="left"/>
            </w:pPr>
            <w:r>
              <w:rPr>
                <w:sz w:val="16"/>
              </w:rPr>
              <w:t>Asthma and chronic respiratory</w:t>
            </w:r>
          </w:p>
        </w:tc>
        <w:tc>
          <w:tcPr>
            <w:tcW w:w="1335" w:type="pct"/>
            <w:tcBorders>
              <w:top w:val="nil"/>
              <w:left w:val="nil"/>
              <w:bottom w:val="single" w:sz="8" w:space="0" w:color="auto"/>
              <w:right w:val="nil"/>
            </w:tcBorders>
            <w:vAlign w:val="center"/>
          </w:tcPr>
          <w:p w14:paraId="399C16D4" w14:textId="77777777" w:rsidR="00196BF2" w:rsidRDefault="00196BF2" w:rsidP="0073036C">
            <w:pPr>
              <w:spacing w:before="40" w:after="40" w:line="240" w:lineRule="auto"/>
              <w:jc w:val="left"/>
            </w:pPr>
            <w:r>
              <w:rPr>
                <w:sz w:val="16"/>
              </w:rPr>
              <w:t>1,551 (2%)</w:t>
            </w:r>
          </w:p>
        </w:tc>
        <w:tc>
          <w:tcPr>
            <w:tcW w:w="1623" w:type="pct"/>
            <w:tcBorders>
              <w:top w:val="nil"/>
              <w:left w:val="nil"/>
              <w:bottom w:val="single" w:sz="8" w:space="0" w:color="auto"/>
              <w:right w:val="nil"/>
            </w:tcBorders>
            <w:vAlign w:val="center"/>
          </w:tcPr>
          <w:p w14:paraId="34248C5F" w14:textId="77777777" w:rsidR="00196BF2" w:rsidRDefault="00196BF2" w:rsidP="0073036C">
            <w:pPr>
              <w:spacing w:before="40" w:after="40" w:line="240" w:lineRule="auto"/>
              <w:jc w:val="left"/>
            </w:pPr>
            <w:r>
              <w:rPr>
                <w:sz w:val="16"/>
              </w:rPr>
              <w:t>GPT-3.5</w:t>
            </w:r>
          </w:p>
        </w:tc>
      </w:tr>
    </w:tbl>
    <w:p w14:paraId="584363E0" w14:textId="77777777" w:rsidR="00196BF2" w:rsidRPr="00DF67EC" w:rsidRDefault="00196BF2" w:rsidP="00196BF2">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AEEA7DF" w14:textId="352C6204" w:rsidR="00196BF2" w:rsidRDefault="00196BF2" w:rsidP="00674D12">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fldChar w:fldCharType="begin"/>
      </w:r>
      <w:r w:rsidR="00FF0B1D">
        <w:instrText xml:space="preserve"> ADDIN ZOTERO_ITEM CSL_CITATION {"citationID":"uYW0xWc6","properties":{"formattedCitation":"[62]","plainCitation":"[62]","noteIndex":0},"citationItems":[{"id":3268,"uris":["http://zotero.org/users/6749620/items/LZCHVZJ9"],"itemData":{"id":3268,"type":"report","title":"Report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fldChar w:fldCharType="separate"/>
      </w:r>
      <w:r w:rsidR="00FF0B1D">
        <w:rPr>
          <w:rFonts w:eastAsiaTheme="minorEastAsia" w:cs="Times New Roman"/>
          <w:kern w:val="0"/>
          <w:lang w:val="en-US"/>
        </w:rPr>
        <w:t>[62]</w:t>
      </w:r>
      <w:r>
        <w:fldChar w:fldCharType="end"/>
      </w:r>
      <w:r w:rsidRPr="00DF67EC">
        <w:t>. Numbers are rounded.</w:t>
      </w:r>
    </w:p>
    <w:p w14:paraId="71E9A733" w14:textId="71BA44D9" w:rsidR="00CD3E2C" w:rsidRDefault="00AD4706" w:rsidP="009A3616">
      <w:pPr>
        <w:pStyle w:val="Heading2"/>
      </w:pPr>
      <w:r>
        <w:t>Performance</w:t>
      </w:r>
      <w:r w:rsidR="003364A2">
        <w:t xml:space="preserve"> by COD</w:t>
      </w:r>
      <w:r>
        <w:t xml:space="preserve"> for 3826 Adult Records (12 to 69 years)</w:t>
      </w:r>
    </w:p>
    <w:p w14:paraId="74D4A510" w14:textId="5D4E195F" w:rsidR="00016DEE" w:rsidRDefault="00AD4706" w:rsidP="009A3616">
      <w:r w:rsidRPr="00D43402">
        <w:t xml:space="preserve">Figure 5 presents </w:t>
      </w:r>
      <w:r>
        <w:t>performance across 17 adult CODs.</w:t>
      </w:r>
      <w:r w:rsidR="00F44527">
        <w:t xml:space="preserve"> At least one model performed well</w:t>
      </w:r>
      <w:r w:rsidR="006020F7">
        <w:t xml:space="preserve"> (0.78-0.99)</w:t>
      </w:r>
      <w:r w:rsidR="00F44527">
        <w:t xml:space="preserve"> for 12 of</w:t>
      </w:r>
      <w:r w:rsidR="00FA3DE1">
        <w:t xml:space="preserve"> the</w:t>
      </w:r>
      <w:r w:rsidR="00F44527">
        <w:t xml:space="preserve"> 17 CODs.</w:t>
      </w:r>
      <w:r>
        <w:t xml:space="preserve"> GPT-</w:t>
      </w:r>
      <w:r w:rsidR="0034523C">
        <w:t>5</w:t>
      </w:r>
      <w:r>
        <w:t xml:space="preserve"> achieved the highest </w:t>
      </w:r>
      <w:r w:rsidR="00F66029">
        <w:t>individual-level</w:t>
      </w:r>
      <w:r>
        <w:t xml:space="preserve"> performance for </w:t>
      </w:r>
      <w:r w:rsidR="005F5CB1">
        <w:t>8</w:t>
      </w:r>
      <w:r>
        <w:t xml:space="preserve"> of 17 CODs (0.3</w:t>
      </w:r>
      <w:r w:rsidR="00D01278">
        <w:t>6</w:t>
      </w:r>
      <w:r>
        <w:t>–0.9</w:t>
      </w:r>
      <w:r w:rsidR="00836C44">
        <w:t>1</w:t>
      </w:r>
      <w:r>
        <w:t>), followed by</w:t>
      </w:r>
      <w:r w:rsidR="0034523C">
        <w:t xml:space="preserve"> GPT-4 for </w:t>
      </w:r>
      <w:r w:rsidR="00056345">
        <w:t>5</w:t>
      </w:r>
      <w:r w:rsidR="0029446E">
        <w:t xml:space="preserve"> </w:t>
      </w:r>
      <w:r w:rsidR="0034523C">
        <w:t>CODs</w:t>
      </w:r>
      <w:r w:rsidR="00CB560E">
        <w:t xml:space="preserve"> (</w:t>
      </w:r>
      <w:r w:rsidR="00370FA6">
        <w:t>0.61</w:t>
      </w:r>
      <w:r w:rsidR="000614EF">
        <w:t>-0.99</w:t>
      </w:r>
      <w:r w:rsidR="00CB560E">
        <w:t>)</w:t>
      </w:r>
      <w:r w:rsidR="0034523C">
        <w:t>,</w:t>
      </w:r>
      <w:r>
        <w:t xml:space="preserve"> </w:t>
      </w:r>
      <w:r w:rsidR="003D7461">
        <w:t xml:space="preserve">and </w:t>
      </w:r>
      <w:r>
        <w:t xml:space="preserve">GPT-3.5 for </w:t>
      </w:r>
      <w:r w:rsidR="00C65562">
        <w:t>4</w:t>
      </w:r>
      <w:r>
        <w:t xml:space="preserve"> CODs (0.</w:t>
      </w:r>
      <w:r w:rsidR="00AF72B6">
        <w:t>78</w:t>
      </w:r>
      <w:r>
        <w:t>–0.94</w:t>
      </w:r>
      <w:r w:rsidR="00016DEE">
        <w:t xml:space="preserve">). InterVA-5 </w:t>
      </w:r>
      <w:r w:rsidR="00B17C91">
        <w:t>had</w:t>
      </w:r>
      <w:r w:rsidR="00016DEE">
        <w:t xml:space="preserve"> the lowest performance for </w:t>
      </w:r>
      <w:r w:rsidR="00FE4C15">
        <w:t>9</w:t>
      </w:r>
      <w:r w:rsidR="00016DEE">
        <w:t xml:space="preserve"> CODs (0–0.79), InSilicoVA for 6 CODs (0–0.</w:t>
      </w:r>
      <w:r w:rsidR="00613883">
        <w:t>5</w:t>
      </w:r>
      <w:r w:rsidR="00016DEE">
        <w:t>), and GPT-3.5 for 2 CODs (0.38 and 0.53). The greatest improvements of GPT-3.5/4</w:t>
      </w:r>
      <w:r w:rsidR="00166418">
        <w:t>/5</w:t>
      </w:r>
      <w:r w:rsidR="00016DEE">
        <w:t xml:space="preserve"> over InSilicoVA and InterVA-5 were observed in chronic respiratory</w:t>
      </w:r>
      <w:r w:rsidR="00016DEE" w:rsidRPr="00016DEE">
        <w:t xml:space="preserve"> </w:t>
      </w:r>
      <w:r w:rsidR="00016DEE">
        <w:t>diseases (</w:t>
      </w:r>
      <w:r w:rsidR="00F3227C">
        <w:t>+</w:t>
      </w:r>
      <w:r w:rsidR="00016DEE">
        <w:t>0.74-0.94</w:t>
      </w:r>
      <w:r w:rsidR="0022608C">
        <w:t xml:space="preserve"> in the PCCC</w:t>
      </w:r>
      <w:r w:rsidR="00016DEE">
        <w:t xml:space="preserve">), while the smallest improvements were for </w:t>
      </w:r>
      <w:r w:rsidR="009628B8">
        <w:t>ischemic heart disease</w:t>
      </w:r>
      <w:r w:rsidR="00016DEE">
        <w:t xml:space="preserve"> (</w:t>
      </w:r>
      <w:r w:rsidR="00F3227C">
        <w:t>+</w:t>
      </w:r>
      <w:r w:rsidR="00016DEE">
        <w:t>0.0</w:t>
      </w:r>
      <w:r w:rsidR="009628B8">
        <w:t>2</w:t>
      </w:r>
      <w:r w:rsidR="00016DEE">
        <w:t>-0.</w:t>
      </w:r>
      <w:r w:rsidR="009628B8">
        <w:t>2</w:t>
      </w:r>
      <w:r w:rsidR="004D11C9">
        <w:t>8</w:t>
      </w:r>
      <w:r w:rsidR="00016DEE">
        <w:t xml:space="preserve"> </w:t>
      </w:r>
      <w:r w:rsidR="0022608C">
        <w:t xml:space="preserve">in the </w:t>
      </w:r>
      <w:r w:rsidR="00016DEE">
        <w:t xml:space="preserve">PCCC). All models </w:t>
      </w:r>
      <w:r w:rsidR="007442F0">
        <w:t xml:space="preserve">performed well </w:t>
      </w:r>
      <w:r w:rsidR="00016DEE">
        <w:t xml:space="preserve">for maternal conditions (0.79–0.99), but </w:t>
      </w:r>
      <w:r w:rsidR="007442F0">
        <w:t>poorly</w:t>
      </w:r>
      <w:r w:rsidR="00016DEE">
        <w:t xml:space="preserve"> for unspecified infections (0.35–0.</w:t>
      </w:r>
      <w:r w:rsidR="00FD25B0">
        <w:t>5</w:t>
      </w:r>
      <w:r w:rsidR="00CC13C7">
        <w:t>9</w:t>
      </w:r>
      <w:r w:rsidR="00016DEE">
        <w:t>), malaria (0.26–0.</w:t>
      </w:r>
      <w:r w:rsidR="00E13D55">
        <w:t>5</w:t>
      </w:r>
      <w:r w:rsidR="00016DEE">
        <w:t>), and ill-defined CODs (0–0.3</w:t>
      </w:r>
      <w:r w:rsidR="009A70F6">
        <w:t>7</w:t>
      </w:r>
      <w:r w:rsidR="00016DEE">
        <w:t>). GPT-</w:t>
      </w:r>
      <w:r w:rsidR="000E59F1">
        <w:t>5</w:t>
      </w:r>
      <w:r w:rsidR="00836E16">
        <w:t xml:space="preserve"> </w:t>
      </w:r>
      <w:r w:rsidR="00016DEE">
        <w:t>showed performance improvements</w:t>
      </w:r>
      <w:r w:rsidR="006748CC">
        <w:t xml:space="preserve"> </w:t>
      </w:r>
      <w:r w:rsidR="00016DEE">
        <w:t>over all other models for stroke (</w:t>
      </w:r>
      <w:r w:rsidR="00F3227C">
        <w:t>+</w:t>
      </w:r>
      <w:r w:rsidR="00016DEE">
        <w:t>0.</w:t>
      </w:r>
      <w:r w:rsidR="000D39F5">
        <w:t>1</w:t>
      </w:r>
      <w:r w:rsidR="00E003A3">
        <w:t>4</w:t>
      </w:r>
      <w:r w:rsidR="00016DEE">
        <w:t>–0.</w:t>
      </w:r>
      <w:r w:rsidR="00A60F64">
        <w:t>5</w:t>
      </w:r>
      <w:r w:rsidR="006106F1">
        <w:t>9</w:t>
      </w:r>
      <w:r w:rsidR="006748CC">
        <w:t xml:space="preserve"> in the PCCC</w:t>
      </w:r>
      <w:r w:rsidR="00016DEE">
        <w:t>)</w:t>
      </w:r>
      <w:r w:rsidR="003C0E50">
        <w:t xml:space="preserve"> </w:t>
      </w:r>
      <w:r w:rsidR="001E29CD">
        <w:t>and</w:t>
      </w:r>
      <w:r w:rsidR="002027BC">
        <w:t xml:space="preserve"> tuberculosis (</w:t>
      </w:r>
      <w:r w:rsidR="00F3227C">
        <w:t>+</w:t>
      </w:r>
      <w:r w:rsidR="002027BC">
        <w:t>0.1</w:t>
      </w:r>
      <w:r w:rsidR="00372D4D">
        <w:t>4</w:t>
      </w:r>
      <w:r w:rsidR="002027BC">
        <w:t>-0.</w:t>
      </w:r>
      <w:r w:rsidR="009B654A">
        <w:t>4</w:t>
      </w:r>
      <w:r w:rsidR="00372D4D">
        <w:t>7</w:t>
      </w:r>
      <w:r w:rsidR="002027BC">
        <w:t xml:space="preserve"> in the PCCC</w:t>
      </w:r>
      <w:r w:rsidR="001E29CD">
        <w:t>)</w:t>
      </w:r>
      <w:r w:rsidR="00016DEE">
        <w:t>. GPT-</w:t>
      </w:r>
      <w:r w:rsidR="003C0E50">
        <w:t>4</w:t>
      </w:r>
      <w:r w:rsidR="00016DEE">
        <w:t xml:space="preserve"> demonstrated similar gains for</w:t>
      </w:r>
      <w:r w:rsidR="003C0E50">
        <w:t xml:space="preserve"> cancers (</w:t>
      </w:r>
      <w:r w:rsidR="00F3227C">
        <w:t>+</w:t>
      </w:r>
      <w:r w:rsidR="003C0E50">
        <w:t>0.1</w:t>
      </w:r>
      <w:r w:rsidR="00625DA2">
        <w:t>7</w:t>
      </w:r>
      <w:r w:rsidR="003C0E50">
        <w:t>-0.36 in the PCCC),</w:t>
      </w:r>
      <w:r w:rsidR="009962D0">
        <w:t xml:space="preserve"> while GPT-3.5 improved over other models for chronic respiratory diseases (</w:t>
      </w:r>
      <w:r w:rsidR="00F3227C">
        <w:t>+</w:t>
      </w:r>
      <w:r w:rsidR="009962D0">
        <w:t>0.1-0.94 in the PCCC),</w:t>
      </w:r>
      <w:r w:rsidR="000428BF">
        <w:t xml:space="preserve"> diabetes (</w:t>
      </w:r>
      <w:r w:rsidR="00F3227C">
        <w:t>+</w:t>
      </w:r>
      <w:r w:rsidR="00664A35">
        <w:t>0.08</w:t>
      </w:r>
      <w:r w:rsidR="005E4DA7">
        <w:t xml:space="preserve">-0.58 </w:t>
      </w:r>
      <w:r w:rsidR="000428BF">
        <w:t xml:space="preserve">in the PCCC), </w:t>
      </w:r>
      <w:r w:rsidR="00C7480D">
        <w:t>other non-comm</w:t>
      </w:r>
      <w:r w:rsidR="00117755">
        <w:t>u</w:t>
      </w:r>
      <w:r w:rsidR="00C7480D">
        <w:t>nicable diseases (</w:t>
      </w:r>
      <w:r w:rsidR="00F3227C">
        <w:t>+</w:t>
      </w:r>
      <w:r w:rsidR="005F4AA5">
        <w:t xml:space="preserve">0.11-0.59 </w:t>
      </w:r>
      <w:r w:rsidR="00C7480D">
        <w:t>in the PCCC),</w:t>
      </w:r>
      <w:r w:rsidR="00E14524">
        <w:t xml:space="preserve"> </w:t>
      </w:r>
      <w:r w:rsidR="000428BF">
        <w:t>and</w:t>
      </w:r>
      <w:r w:rsidR="00016DEE">
        <w:t xml:space="preserve"> liver and alcohol-related diseases (</w:t>
      </w:r>
      <w:r w:rsidR="00F3227C">
        <w:t>+</w:t>
      </w:r>
      <w:r w:rsidR="00016DEE">
        <w:t>0.2</w:t>
      </w:r>
      <w:r w:rsidR="00EF315A">
        <w:t>5</w:t>
      </w:r>
      <w:r w:rsidR="00016DEE">
        <w:t>–0.52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w:t>
      </w:r>
      <w:r w:rsidR="008B1FA3">
        <w:t>2</w:t>
      </w:r>
      <w:r w:rsidR="00625DA2">
        <w:t>4</w:t>
      </w:r>
      <w:r w:rsidR="00016DEE">
        <w:t>), ischemic heart disease (</w:t>
      </w:r>
      <w:r w:rsidR="00EF7FE6">
        <w:t xml:space="preserve">range: </w:t>
      </w:r>
      <w:r w:rsidR="00016DEE">
        <w:t>0.</w:t>
      </w:r>
      <w:r w:rsidR="00A71F5F">
        <w:t>2</w:t>
      </w:r>
      <w:r w:rsidR="00CA0E73">
        <w:t>8</w:t>
      </w:r>
      <w:r w:rsidR="00016DEE">
        <w:t>), and unspecified infections (</w:t>
      </w:r>
      <w:r w:rsidR="00EF7FE6">
        <w:t xml:space="preserve">range: </w:t>
      </w:r>
      <w:r w:rsidR="00016DEE">
        <w:t>0.</w:t>
      </w:r>
      <w:r w:rsidR="001C5172">
        <w:t>2</w:t>
      </w:r>
      <w:r w:rsidR="00073FAB">
        <w:t>4</w:t>
      </w:r>
      <w:r w:rsidR="00016DEE">
        <w:t>).</w:t>
      </w:r>
      <w:r w:rsidR="00551F27">
        <w:t xml:space="preserve"> </w:t>
      </w:r>
      <w:r w:rsidR="000F016D">
        <w:t xml:space="preserve">CODs with high physician agreement </w:t>
      </w:r>
      <w:r w:rsidR="0057419E">
        <w:t>and models that performed well</w:t>
      </w:r>
      <w:r w:rsidR="000F016D">
        <w:t xml:space="preserve"> include r</w:t>
      </w:r>
      <w:r w:rsidR="00551F27">
        <w:t>oad/transport injuries (</w:t>
      </w:r>
      <w:r w:rsidR="001D1DC0">
        <w:t>0.81-</w:t>
      </w:r>
      <w:r w:rsidR="00DF07DF">
        <w:t xml:space="preserve">0.9 for </w:t>
      </w:r>
      <w:r w:rsidR="00DF4EA7">
        <w:t>four</w:t>
      </w:r>
      <w:r w:rsidR="001D1DC0">
        <w:t xml:space="preserve"> models</w:t>
      </w:r>
      <w:r w:rsidR="00551F27">
        <w:t>, 75% agreement), and other injuries</w:t>
      </w:r>
      <w:r w:rsidR="00551F27" w:rsidRPr="00660CC9">
        <w:t xml:space="preserve"> </w:t>
      </w:r>
      <w:r w:rsidR="00551F27">
        <w:t>(</w:t>
      </w:r>
      <w:r w:rsidR="00DF4EA7">
        <w:t>0.72-</w:t>
      </w:r>
      <w:r w:rsidR="0071059D">
        <w:t xml:space="preserve">0.89 for </w:t>
      </w:r>
      <w:r w:rsidR="00DF4EA7">
        <w:t>three models</w:t>
      </w:r>
      <w:r w:rsidR="0071059D">
        <w:t xml:space="preserve">, </w:t>
      </w:r>
      <w:r w:rsidR="00551F27">
        <w:t>72% agreement)</w:t>
      </w:r>
      <w:r w:rsidR="00261FBF">
        <w:t>, w</w:t>
      </w:r>
      <w:r w:rsidR="0010427E">
        <w:t>hile</w:t>
      </w:r>
      <w:r w:rsidR="009D05BD">
        <w:t xml:space="preserve"> models performed poorly for malaria despite high agreement </w:t>
      </w:r>
      <w:r w:rsidR="0010427E">
        <w:t>(</w:t>
      </w:r>
      <w:r w:rsidR="000E02B6">
        <w:t>0.26-</w:t>
      </w:r>
      <w:r w:rsidR="00937A96">
        <w:t>0.5</w:t>
      </w:r>
      <w:r w:rsidR="000E02B6">
        <w:t xml:space="preserve"> PCCC</w:t>
      </w:r>
      <w:r w:rsidR="00937A96">
        <w:t xml:space="preserve">, </w:t>
      </w:r>
      <w:r w:rsidR="0010427E">
        <w:t>77% agreement</w:t>
      </w:r>
      <w:r w:rsidR="009D05BD">
        <w:t>)</w:t>
      </w:r>
      <w:r w:rsidR="005F6762">
        <w:t>.</w:t>
      </w:r>
      <w:r w:rsidR="00E1089D">
        <w:t xml:space="preserve"> </w:t>
      </w:r>
      <w:r w:rsidR="0057419E">
        <w:t>CODs with low physician agreement</w:t>
      </w:r>
      <w:r w:rsidR="00AF5595">
        <w:t xml:space="preserve"> a</w:t>
      </w:r>
      <w:r w:rsidR="003C26C6">
        <w:t>n</w:t>
      </w:r>
      <w:r w:rsidR="00AF5595">
        <w:t>d models that performed poorly include</w:t>
      </w:r>
      <w:r w:rsidR="001C370B">
        <w:t xml:space="preserve"> pneumonia (</w:t>
      </w:r>
      <w:r w:rsidR="00AE059B">
        <w:t>0.25-</w:t>
      </w:r>
      <w:r w:rsidR="001C370B">
        <w:t>0.61 for</w:t>
      </w:r>
      <w:r w:rsidR="00AE059B">
        <w:t xml:space="preserve"> all models</w:t>
      </w:r>
      <w:r w:rsidR="001C370B">
        <w:t>, 34% agreement) and unspecified infections (</w:t>
      </w:r>
      <w:r w:rsidR="004F0342">
        <w:t>0.29-0</w:t>
      </w:r>
      <w:r w:rsidR="001C370B">
        <w:t xml:space="preserve">.59 for </w:t>
      </w:r>
      <w:r w:rsidR="004F0342">
        <w:t>all models,</w:t>
      </w:r>
      <w:r w:rsidR="001C370B">
        <w:t xml:space="preserve"> 37% agreement), while</w:t>
      </w:r>
      <w:r w:rsidR="00AF5595">
        <w:t xml:space="preserve"> c</w:t>
      </w:r>
      <w:r w:rsidR="00E1089D">
        <w:t>ancers (</w:t>
      </w:r>
      <w:r w:rsidR="001C370B">
        <w:t>0.74-</w:t>
      </w:r>
      <w:r w:rsidR="00E1089D">
        <w:t>0.91</w:t>
      </w:r>
      <w:r w:rsidR="00EF4D84">
        <w:t xml:space="preserve"> </w:t>
      </w:r>
      <w:r w:rsidR="00E1089D">
        <w:t xml:space="preserve">for </w:t>
      </w:r>
      <w:r w:rsidR="001C370B">
        <w:t>two models</w:t>
      </w:r>
      <w:r w:rsidR="00E1089D">
        <w:t>, 20% agreement)</w:t>
      </w:r>
      <w:r w:rsidR="00E508AC">
        <w:t xml:space="preserve"> </w:t>
      </w:r>
      <w:r w:rsidR="00872009">
        <w:t xml:space="preserve">had high performing models </w:t>
      </w:r>
      <w:r w:rsidR="00E508AC">
        <w:t>despite low physician agreement</w:t>
      </w:r>
      <w:r w:rsidR="00D8146C">
        <w:t xml:space="preserve">. </w:t>
      </w:r>
      <w:r w:rsidR="00DF0D49">
        <w:t>For more details on physician agreement across adult CODs, see</w:t>
      </w:r>
      <w:r w:rsidR="00D8146C">
        <w:t xml:space="preserve"> Table B4 in Appendix B.</w:t>
      </w:r>
      <w:r w:rsidR="00DF0D49">
        <w:t>1</w:t>
      </w:r>
      <w:r w:rsidR="00D8146C">
        <w:t>.</w:t>
      </w:r>
    </w:p>
    <w:p w14:paraId="69DA65C4" w14:textId="1B032285" w:rsidR="00861BC2" w:rsidRDefault="001B2687" w:rsidP="009A3616">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lang w:val="en-US"/>
        </w:rPr>
        <w:lastRenderedPageBreak/>
        <w:drawing>
          <wp:inline distT="0" distB="0" distL="0" distR="0" wp14:anchorId="624FFFE9" wp14:editId="188C0884">
            <wp:extent cx="5689982" cy="7535381"/>
            <wp:effectExtent l="0" t="0" r="0" b="0"/>
            <wp:docPr id="2050536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490"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9982" cy="7535381"/>
                    </a:xfrm>
                    <a:prstGeom prst="rect">
                      <a:avLst/>
                    </a:prstGeom>
                  </pic:spPr>
                </pic:pic>
              </a:graphicData>
            </a:graphic>
          </wp:inline>
        </w:drawing>
      </w:r>
    </w:p>
    <w:p w14:paraId="399024A3" w14:textId="0A603CBA" w:rsidR="00861BC2" w:rsidRDefault="00861BC2" w:rsidP="009A3616">
      <w:pPr>
        <w:pStyle w:val="FigureCaption"/>
      </w:pPr>
      <w:r>
        <w:rPr>
          <w:b/>
        </w:rPr>
        <w:t xml:space="preserve">Fig. 5 </w:t>
      </w:r>
      <w:r w:rsidR="00F66029">
        <w:t>Individual-level</w:t>
      </w:r>
      <w:r w:rsidR="00224955">
        <w:t xml:space="preserve"> m</w:t>
      </w:r>
      <w:r>
        <w:t xml:space="preserve">odel performance for adult </w:t>
      </w:r>
      <w:r w:rsidR="00224955">
        <w:t>causes of death</w:t>
      </w:r>
      <w:r>
        <w:t>.</w:t>
      </w:r>
      <w:r w:rsidR="00190375">
        <w:t xml:space="preserve"> PCCC values range from 0 to 1, with 1 indicating complete agreement with physician coding per individual death. R</w:t>
      </w:r>
      <w:r w:rsidR="00F11CFD">
        <w:t>ange</w:t>
      </w:r>
      <w:r w:rsidR="00190375">
        <w:t xml:space="preserve"> represents the difference between the maximum and minimum PCCC values across all models per </w:t>
      </w:r>
      <w:r w:rsidR="004A4B79">
        <w:t>cause of death</w:t>
      </w:r>
      <w:r w:rsidR="00691D88">
        <w:t>.</w:t>
      </w:r>
      <w:r w:rsidR="006B3DD4">
        <w:t xml:space="preserve"> 95% confidence intervals</w:t>
      </w:r>
      <w:r w:rsidR="00DD1A4C">
        <w:t xml:space="preserve"> for PCCC</w:t>
      </w:r>
      <w:r w:rsidR="006B3DD4">
        <w:t xml:space="preserve"> were computed using bootstrapping (1000 resamples with replacement).</w:t>
      </w:r>
      <w:r w:rsidR="00DE7209">
        <w:t xml:space="preserve"> Model names are followed by </w:t>
      </w:r>
      <w:r w:rsidR="00EA3661">
        <w:t xml:space="preserve">their </w:t>
      </w:r>
      <w:r w:rsidR="00DE7209">
        <w:t>PCCC an</w:t>
      </w:r>
      <w:r w:rsidR="00EA3661">
        <w:t xml:space="preserve">d </w:t>
      </w:r>
      <w:r w:rsidR="00DE7209">
        <w:t>confidence intervals in brackets.</w:t>
      </w:r>
      <w:r w:rsidR="0001024C">
        <w:t xml:space="preserve"> Causes of death are sorted by their model with the highest PCCC</w:t>
      </w:r>
      <w:r w:rsidR="00B03C54">
        <w:t xml:space="preserve"> (highlighted in bold text and opaque bars</w:t>
      </w:r>
      <w:r w:rsidR="00B5545E">
        <w:t xml:space="preserve"> at the top of each cause of death</w:t>
      </w:r>
      <w:r w:rsidR="00B03C54">
        <w:t>)</w:t>
      </w:r>
      <w:r w:rsidR="0001024C">
        <w:t xml:space="preserve">, </w:t>
      </w:r>
      <w:r w:rsidR="00B03C54">
        <w:t>while</w:t>
      </w:r>
      <w:r w:rsidR="0001024C">
        <w:t xml:space="preserve"> models are sorted from highest to lowest PCCC within each cause of death.</w:t>
      </w:r>
      <w:r w:rsidR="00DB0AC1">
        <w:t xml:space="preserve"> </w:t>
      </w:r>
      <w:r w:rsidR="00EB5606">
        <w:t xml:space="preserve">Suicide (n=3, </w:t>
      </w:r>
      <w:r w:rsidR="00780A93">
        <w:t>&lt;</w:t>
      </w:r>
      <w:r w:rsidR="00EB5606">
        <w:t>1%) was excluded due to low sample size.</w:t>
      </w:r>
    </w:p>
    <w:p w14:paraId="7A5B4770" w14:textId="60FC777C" w:rsidR="00CD3E2C" w:rsidRDefault="00AD4706" w:rsidP="009A3616">
      <w:pPr>
        <w:pStyle w:val="Heading2"/>
      </w:pPr>
      <w:r>
        <w:lastRenderedPageBreak/>
        <w:t>Performance</w:t>
      </w:r>
      <w:r w:rsidR="00743657">
        <w:t xml:space="preserve"> by COD</w:t>
      </w:r>
      <w:r>
        <w:t xml:space="preserve"> for 2636 Child Records (28 Days to 11 Years)</w:t>
      </w:r>
    </w:p>
    <w:p w14:paraId="1AD08847" w14:textId="6938BBE3" w:rsidR="00CD3E2C" w:rsidRDefault="00AD4706" w:rsidP="009A3616">
      <w:r w:rsidRPr="0029551B">
        <w:t>Figure 6 shows individual-level performance across 8 child CODs.</w:t>
      </w:r>
      <w:r w:rsidR="00264F8B">
        <w:t xml:space="preserve"> Models performed well</w:t>
      </w:r>
      <w:r w:rsidR="00596F6C">
        <w:t xml:space="preserve"> (</w:t>
      </w:r>
      <w:r w:rsidR="00FA3DE1">
        <w:t>0.78-0.94</w:t>
      </w:r>
      <w:r w:rsidR="00596F6C">
        <w:t>)</w:t>
      </w:r>
      <w:r w:rsidR="00264F8B">
        <w:t xml:space="preserve"> for</w:t>
      </w:r>
      <w:r w:rsidR="00FA3DE1">
        <w:t xml:space="preserve"> 6</w:t>
      </w:r>
      <w:r w:rsidR="00264F8B">
        <w:t xml:space="preserve"> of</w:t>
      </w:r>
      <w:r w:rsidR="00864752">
        <w:t xml:space="preserve"> the</w:t>
      </w:r>
      <w:r w:rsidR="00264F8B">
        <w:t xml:space="preserve"> 8 CODs.</w:t>
      </w:r>
      <w:r w:rsidRPr="0029551B">
        <w:t xml:space="preserve"> GPT-</w:t>
      </w:r>
      <w:r w:rsidR="003F73C1">
        <w:t>5</w:t>
      </w:r>
      <w:r w:rsidRPr="0029551B">
        <w:t xml:space="preserve"> achieved the highest PCCC for 4 of the 8 CODs (0.6</w:t>
      </w:r>
      <w:r w:rsidR="00462A84">
        <w:t>8</w:t>
      </w:r>
      <w:r w:rsidRPr="0029551B">
        <w:t>–0.9</w:t>
      </w:r>
      <w:r w:rsidR="00687C69">
        <w:t>1</w:t>
      </w:r>
      <w:r w:rsidRPr="0029551B">
        <w:t>), followed by</w:t>
      </w:r>
      <w:r w:rsidR="00440848">
        <w:t xml:space="preserve"> </w:t>
      </w:r>
      <w:r w:rsidRPr="0029551B">
        <w:t xml:space="preserve">GPT-3.5 for </w:t>
      </w:r>
      <w:r w:rsidR="00E24AC1">
        <w:t>2</w:t>
      </w:r>
      <w:r w:rsidRPr="0029551B">
        <w:t xml:space="preserve"> CODs (0.44</w:t>
      </w:r>
      <w:r w:rsidR="00E24AC1">
        <w:t xml:space="preserve"> and </w:t>
      </w:r>
      <w:r w:rsidRPr="0029551B">
        <w:t>0.88),</w:t>
      </w:r>
      <w:r w:rsidR="00440848">
        <w:t xml:space="preserve"> GPT-4 for one COD (0.94),</w:t>
      </w:r>
      <w:r w:rsidRPr="0029551B">
        <w:t xml:space="preserve"> and InSilicoVA for </w:t>
      </w:r>
      <w:r w:rsidR="00440848">
        <w:t>one</w:t>
      </w:r>
      <w:r w:rsidRPr="0029551B">
        <w:t xml:space="preserve"> COD (0.78). InterVA-5 had the lowest performance for 4 CODs (0.09–0.79), InSilicoVA for 3 CODs (0–0.35), and GPT-3.5 for </w:t>
      </w:r>
      <w:r w:rsidR="007943C6">
        <w:t>one</w:t>
      </w:r>
      <w:r w:rsidRPr="0029551B">
        <w:t xml:space="preserve">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other infections (0.29–0.44). GPT-</w:t>
      </w:r>
      <w:r w:rsidR="00A90F10">
        <w:t>5</w:t>
      </w:r>
      <w:r>
        <w:t xml:space="preserve"> demonstrated an improvement over other models for </w:t>
      </w:r>
      <w:r w:rsidR="00BB01AE">
        <w:t>malaria</w:t>
      </w:r>
      <w:r>
        <w:t xml:space="preserve"> </w:t>
      </w:r>
      <w:r w:rsidR="00EB6417">
        <w:t>(+</w:t>
      </w:r>
      <w:r w:rsidR="00C13434">
        <w:t>0.</w:t>
      </w:r>
      <w:r w:rsidR="00BB01AE">
        <w:t>2</w:t>
      </w:r>
      <w:r w:rsidR="00C13434">
        <w:t>8–0.</w:t>
      </w:r>
      <w:r w:rsidR="00BB01AE">
        <w:t>47</w:t>
      </w:r>
      <w:r w:rsidR="00C13434">
        <w:t xml:space="preserve"> in the </w:t>
      </w:r>
      <w:r w:rsidRPr="00574A83">
        <w:t>PCCC</w:t>
      </w:r>
      <w:r w:rsidR="00EB6417">
        <w:t>)</w:t>
      </w:r>
      <w:r>
        <w:t xml:space="preserve">, </w:t>
      </w:r>
      <w:r w:rsidR="00E23769">
        <w:t>while demonstrating</w:t>
      </w:r>
      <w:r>
        <w:t xml:space="preserve"> stronger performance</w:t>
      </w:r>
      <w:r w:rsidR="00BB01AE">
        <w:t xml:space="preserve"> along with GPT-4</w:t>
      </w:r>
      <w:r>
        <w:t xml:space="preserve"> for </w:t>
      </w:r>
      <w:r w:rsidR="002B3618">
        <w:t>ill-defined CODs</w:t>
      </w:r>
      <w:r>
        <w:t xml:space="preserve"> </w:t>
      </w:r>
      <w:r w:rsidR="0071432A">
        <w:t>(+</w:t>
      </w:r>
      <w:r>
        <w:t>0.</w:t>
      </w:r>
      <w:r w:rsidR="00AF638F">
        <w:t>38</w:t>
      </w:r>
      <w:r w:rsidR="00C50A80">
        <w:t>-</w:t>
      </w:r>
      <w:r>
        <w:t>0.</w:t>
      </w:r>
      <w:r w:rsidR="00AF638F">
        <w:t>68</w:t>
      </w:r>
      <w:r w:rsidR="008865C0">
        <w:t xml:space="preserve"> </w:t>
      </w:r>
      <w:r w:rsidR="0078319E">
        <w:t>in the PCCC</w:t>
      </w:r>
      <w:r w:rsidR="0071432A">
        <w:t>)</w:t>
      </w:r>
      <w:r>
        <w:t xml:space="preserve"> </w:t>
      </w:r>
      <w:r w:rsidR="00AF638F">
        <w:t>versus</w:t>
      </w:r>
      <w:r>
        <w:t xml:space="preserve"> </w:t>
      </w:r>
      <w:r w:rsidR="00AF638F">
        <w:t xml:space="preserve">all </w:t>
      </w:r>
      <w:r>
        <w:t>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w:t>
      </w:r>
      <w:r w:rsidR="00D64600">
        <w:t>8</w:t>
      </w:r>
      <w:r>
        <w:t>), and nutritional deficiencies (</w:t>
      </w:r>
      <w:r w:rsidR="006661D1">
        <w:t xml:space="preserve">range: </w:t>
      </w:r>
      <w:r>
        <w:t>0.</w:t>
      </w:r>
      <w:r w:rsidR="00FE0089">
        <w:t>7</w:t>
      </w:r>
      <w:r>
        <w:t>1).</w:t>
      </w:r>
      <w:r w:rsidR="00757560">
        <w:t xml:space="preserve"> </w:t>
      </w:r>
      <w:r>
        <w:t xml:space="preserve">In contrast, narrower differences (less than 0.30 </w:t>
      </w:r>
      <w:r w:rsidR="006661D1">
        <w:t xml:space="preserve">in the </w:t>
      </w:r>
      <w:r>
        <w:t>PCCC) were seen for injuries</w:t>
      </w:r>
      <w:r w:rsidR="006A4331">
        <w:t xml:space="preserve"> (range: 0.15)</w:t>
      </w:r>
      <w:r w:rsidR="002E3350">
        <w:t xml:space="preserve"> </w:t>
      </w:r>
      <w:r>
        <w:t>and other infections (</w:t>
      </w:r>
      <w:r w:rsidR="006661D1">
        <w:t xml:space="preserve">range: </w:t>
      </w:r>
      <w:r>
        <w:t>0.15).</w:t>
      </w:r>
      <w:r w:rsidR="00A06197">
        <w:t xml:space="preserve"> CODs with high physician agreement and models that performed well </w:t>
      </w:r>
      <w:r w:rsidR="00DC3EB3">
        <w:t xml:space="preserve">include </w:t>
      </w:r>
      <w:r w:rsidR="00CF5515">
        <w:t>malaria (</w:t>
      </w:r>
      <w:r w:rsidR="001F2A71">
        <w:t>0.82 PCCC for GPT-5</w:t>
      </w:r>
      <w:r w:rsidR="00B168CC">
        <w:t xml:space="preserve">, </w:t>
      </w:r>
      <w:r w:rsidR="00CF5515">
        <w:t>85% agreement) and injuries (</w:t>
      </w:r>
      <w:r w:rsidR="005D610A">
        <w:t xml:space="preserve">0.79-0.94 for all models, </w:t>
      </w:r>
      <w:r w:rsidR="00CF5515">
        <w:t>76%</w:t>
      </w:r>
      <w:r w:rsidR="0046069D">
        <w:t xml:space="preserve"> agreement</w:t>
      </w:r>
      <w:r w:rsidR="00A71B56">
        <w:t>)</w:t>
      </w:r>
      <w:r w:rsidR="00A06197">
        <w:t>.</w:t>
      </w:r>
      <w:r w:rsidR="00A71B56">
        <w:t xml:space="preserve"> </w:t>
      </w:r>
      <w:r w:rsidR="005F25C4">
        <w:t>N</w:t>
      </w:r>
      <w:r w:rsidR="00534A7B">
        <w:t>utritional deficiencies (</w:t>
      </w:r>
      <w:r w:rsidR="00062F8A">
        <w:t>0.7</w:t>
      </w:r>
      <w:r w:rsidR="00553932">
        <w:t xml:space="preserve"> and </w:t>
      </w:r>
      <w:r w:rsidR="00062F8A">
        <w:t xml:space="preserve">0.8 for </w:t>
      </w:r>
      <w:r w:rsidR="00553932">
        <w:t>GPT-4 and GPT-5</w:t>
      </w:r>
      <w:r w:rsidR="00062F8A">
        <w:t xml:space="preserve">, </w:t>
      </w:r>
      <w:r w:rsidR="00534A7B">
        <w:t>39%</w:t>
      </w:r>
      <w:r w:rsidR="005B75BE">
        <w:t xml:space="preserve"> agreement</w:t>
      </w:r>
      <w:r w:rsidR="00534A7B">
        <w:t>) and pneumonia (</w:t>
      </w:r>
      <w:r w:rsidR="007632B2">
        <w:t>0.7 and 0.78 for GPT-5 and InSilicoVA</w:t>
      </w:r>
      <w:r w:rsidR="00445A7C">
        <w:t xml:space="preserve">, </w:t>
      </w:r>
      <w:r w:rsidR="00534A7B">
        <w:t>31%</w:t>
      </w:r>
      <w:r w:rsidR="005B75BE">
        <w:t xml:space="preserve"> agreement</w:t>
      </w:r>
      <w:r w:rsidR="00534A7B">
        <w:t>)</w:t>
      </w:r>
      <w:r w:rsidR="003A331A">
        <w:t xml:space="preserve"> had high performing models despite poor agreement</w:t>
      </w:r>
      <w:r w:rsidR="00534A7B">
        <w:t>.</w:t>
      </w:r>
      <w:r w:rsidR="00A06197">
        <w:t xml:space="preserve"> For more details on physician agreement across child CODs, see Table B4 in Appendix B.1.</w:t>
      </w:r>
    </w:p>
    <w:p w14:paraId="351F2F79" w14:textId="7AFF33B4" w:rsidR="00522570" w:rsidRDefault="00607AFD" w:rsidP="009A3616">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lang w:val="en-US"/>
        </w:rPr>
        <w:drawing>
          <wp:inline distT="0" distB="0" distL="0" distR="0" wp14:anchorId="2B6F7581" wp14:editId="4ABC991A">
            <wp:extent cx="3993930" cy="3528941"/>
            <wp:effectExtent l="0" t="0" r="0" b="1905"/>
            <wp:docPr id="144447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489"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02349" cy="3624738"/>
                    </a:xfrm>
                    <a:prstGeom prst="rect">
                      <a:avLst/>
                    </a:prstGeom>
                  </pic:spPr>
                </pic:pic>
              </a:graphicData>
            </a:graphic>
          </wp:inline>
        </w:drawing>
      </w:r>
    </w:p>
    <w:p w14:paraId="451AEDBC" w14:textId="0DD449EA" w:rsidR="00522570" w:rsidRDefault="00522570" w:rsidP="009A3616">
      <w:pPr>
        <w:pStyle w:val="FigureCaption"/>
      </w:pPr>
      <w:r>
        <w:rPr>
          <w:b/>
        </w:rPr>
        <w:t xml:space="preserve">Fig. 6 </w:t>
      </w:r>
      <w:r w:rsidR="00F66029">
        <w:t>Individual-level</w:t>
      </w:r>
      <w:r w:rsidR="00BA72AD">
        <w:t xml:space="preserve"> model</w:t>
      </w:r>
      <w:r>
        <w:t xml:space="preserve"> performance for child </w:t>
      </w:r>
      <w:r w:rsidR="00BA72AD">
        <w:t>causes of death</w:t>
      </w:r>
      <w:r>
        <w:t>.</w:t>
      </w:r>
      <w:r w:rsidR="006E17B1">
        <w:t xml:space="preserve"> </w:t>
      </w:r>
      <w:r w:rsidR="007300E5">
        <w:t>PCCC values range from 0 to 1, with 1 indicating complete agreement with physician coding per individual death. R</w:t>
      </w:r>
      <w:r w:rsidR="007B5086">
        <w:t>ange</w:t>
      </w:r>
      <w:r w:rsidR="007300E5">
        <w:t xml:space="preserve"> represents the difference between the maximum and minimum PCCC </w:t>
      </w:r>
      <w:r w:rsidR="007300E5">
        <w:lastRenderedPageBreak/>
        <w:t>values across all models per cause of death.</w:t>
      </w:r>
      <w:r w:rsidR="00F77F1D">
        <w:t xml:space="preserve"> 95% confidence intervals for PCCC were computed using bootstrapping (1000 resamples with replacement).</w:t>
      </w:r>
      <w:r w:rsidR="007B5086">
        <w:t xml:space="preserve"> </w:t>
      </w:r>
      <w:r w:rsidR="00585879">
        <w:t>Model names are followed by</w:t>
      </w:r>
      <w:r w:rsidR="000A508D">
        <w:t xml:space="preserve"> their</w:t>
      </w:r>
      <w:r w:rsidR="00585879">
        <w:t xml:space="preserve"> PCCC and confidence intervals in brackets. </w:t>
      </w:r>
      <w:r w:rsidR="007B5086">
        <w:t>Causes of death are sorted by their model with the highest PCCC</w:t>
      </w:r>
      <w:r w:rsidR="00ED07AD">
        <w:t xml:space="preserve"> (highlighted in bold</w:t>
      </w:r>
      <w:r w:rsidR="00E22A4E">
        <w:t xml:space="preserve"> text</w:t>
      </w:r>
      <w:r w:rsidR="00ED07AD">
        <w:t xml:space="preserve"> and</w:t>
      </w:r>
      <w:r w:rsidR="00572E36">
        <w:t xml:space="preserve"> </w:t>
      </w:r>
      <w:r w:rsidR="00ED07AD">
        <w:t>opaque bars</w:t>
      </w:r>
      <w:r w:rsidR="008C4A9D">
        <w:t xml:space="preserve"> at the top of each cause of death</w:t>
      </w:r>
      <w:r w:rsidR="00ED07AD">
        <w:t>)</w:t>
      </w:r>
      <w:r w:rsidR="007B5086">
        <w:t xml:space="preserve">, </w:t>
      </w:r>
      <w:r w:rsidR="00572E36">
        <w:t xml:space="preserve">while </w:t>
      </w:r>
      <w:r w:rsidR="007B5086">
        <w:t xml:space="preserve">models are sorted from highest to lowest PCCC within each cause of death. </w:t>
      </w:r>
      <w:r w:rsidR="006E17B1">
        <w:t>Congenital anomalies (n=1, &lt;1%) was excluded due to low sample size.</w:t>
      </w:r>
    </w:p>
    <w:p w14:paraId="4D08D78C" w14:textId="2B1D4F8A" w:rsidR="00CD3E2C" w:rsidRDefault="00AD4706" w:rsidP="009A3616">
      <w:pPr>
        <w:pStyle w:val="Heading2"/>
      </w:pPr>
      <w:r>
        <w:t>Performance</w:t>
      </w:r>
      <w:r w:rsidR="00CE48D8">
        <w:t xml:space="preserve"> by COD</w:t>
      </w:r>
      <w:r>
        <w:t xml:space="preserve"> for 477 Neonatal Records (Under 28 Days)</w:t>
      </w:r>
    </w:p>
    <w:p w14:paraId="6581AF9F" w14:textId="2883BCFE" w:rsidR="00CD3E2C" w:rsidRDefault="00AD4706" w:rsidP="009A3616">
      <w:r>
        <w:t xml:space="preserve">Figure </w:t>
      </w:r>
      <w:r w:rsidRPr="00674D12">
        <w:rPr>
          <w:color w:val="auto"/>
        </w:rPr>
        <w:t>7</w:t>
      </w:r>
      <w:r>
        <w:rPr>
          <w:color w:val="0000FF"/>
        </w:rPr>
        <w:t xml:space="preserve"> </w:t>
      </w:r>
      <w:r>
        <w:t>shows model performance across 5 neonatal CODs.</w:t>
      </w:r>
      <w:r w:rsidR="001957EC">
        <w:t xml:space="preserve">  Models performed well (0.78-0.</w:t>
      </w:r>
      <w:r w:rsidR="00F22876">
        <w:t>86</w:t>
      </w:r>
      <w:r w:rsidR="001957EC">
        <w:t xml:space="preserve">) for </w:t>
      </w:r>
      <w:r w:rsidR="00F22876">
        <w:t>3</w:t>
      </w:r>
      <w:r w:rsidR="001957EC">
        <w:t xml:space="preserve"> of the </w:t>
      </w:r>
      <w:r w:rsidR="00B9680E">
        <w:t>5</w:t>
      </w:r>
      <w:r w:rsidR="001957EC">
        <w:t xml:space="preserve"> CODs.</w:t>
      </w:r>
      <w:r>
        <w:t xml:space="preserve"> GPT-</w:t>
      </w:r>
      <w:r w:rsidR="00B07E91">
        <w:t>5</w:t>
      </w:r>
      <w:r>
        <w:t xml:space="preserve"> achieved the </w:t>
      </w:r>
      <w:r w:rsidR="00D20BD4">
        <w:t>highest performance</w:t>
      </w:r>
      <w:r>
        <w:t xml:space="preserve"> for </w:t>
      </w:r>
      <w:r w:rsidR="006B188C">
        <w:t>2</w:t>
      </w:r>
      <w:r>
        <w:t xml:space="preserve"> of the 5 CODs (</w:t>
      </w:r>
      <w:r w:rsidR="00E171F8">
        <w:t xml:space="preserve">both </w:t>
      </w:r>
      <w:r>
        <w:t>0.</w:t>
      </w:r>
      <w:r w:rsidR="006B188C">
        <w:t>7</w:t>
      </w:r>
      <w:r w:rsidR="00B8571E">
        <w:t>8</w:t>
      </w:r>
      <w:r>
        <w:t>), while</w:t>
      </w:r>
      <w:r w:rsidR="00F21B34">
        <w:t xml:space="preserve"> </w:t>
      </w:r>
      <w:r>
        <w:t>InSilicoVA</w:t>
      </w:r>
      <w:r w:rsidR="00F21B34">
        <w:t>, GPT-3.5, and GPT-4</w:t>
      </w:r>
      <w:r>
        <w:t xml:space="preserve"> had the highest</w:t>
      </w:r>
      <w:r w:rsidR="005034E1">
        <w:t xml:space="preserve"> performance</w:t>
      </w:r>
      <w:r>
        <w:t xml:space="preserve"> for </w:t>
      </w:r>
      <w:r w:rsidR="00994B6D">
        <w:t>one</w:t>
      </w:r>
      <w:r>
        <w:t xml:space="preserve"> COD each (0.86</w:t>
      </w:r>
      <w:r w:rsidR="00F21B34">
        <w:t>, 0.57, and 0.39 respectively</w:t>
      </w:r>
      <w:r>
        <w:t xml:space="preserve">). GPT-3.5 showed the lowest </w:t>
      </w:r>
      <w:r w:rsidR="00C4395C">
        <w:t>performance</w:t>
      </w:r>
      <w:r>
        <w:t xml:space="preserve"> for 3 CODs (0–0.13), and InterVA-5 for 2 CODs (0.01 and 0.48). Performance was similar across all models for stillbirths (0.48–0.57)</w:t>
      </w:r>
      <w:r w:rsidR="00B5382B">
        <w:t xml:space="preserve">. </w:t>
      </w:r>
      <w:r w:rsidR="00DD559B">
        <w:t>O</w:t>
      </w:r>
      <w:r>
        <w:t>nly GPT-</w:t>
      </w:r>
      <w:r w:rsidR="00D8673C">
        <w:t>5 and GPT-4</w:t>
      </w:r>
      <w:r>
        <w:t xml:space="preserve"> achieved a PCCC greater than </w:t>
      </w:r>
      <w:r w:rsidR="0024654D">
        <w:t>zero</w:t>
      </w:r>
      <w:r>
        <w:t xml:space="preserve"> for </w:t>
      </w:r>
      <w:r w:rsidR="003B1FF3">
        <w:t>ill-defined</w:t>
      </w:r>
      <w:r>
        <w:t xml:space="preserve"> deaths. InSilicoVA outperformed </w:t>
      </w:r>
      <w:r w:rsidR="00F234D5">
        <w:t>most</w:t>
      </w:r>
      <w:r>
        <w:t xml:space="preserve"> other models fo</w:t>
      </w:r>
      <w:r w:rsidR="00157DAA">
        <w:t>r</w:t>
      </w:r>
      <w:r>
        <w:t xml:space="preserve"> infections</w:t>
      </w:r>
      <w:r w:rsidR="00F234D5">
        <w:t xml:space="preserve"> (0.86)</w:t>
      </w:r>
      <w:r w:rsidR="00417F1E">
        <w:t xml:space="preserve"> with</w:t>
      </w:r>
      <w:r>
        <w:t xml:space="preserve"> gains of </w:t>
      </w:r>
      <w:r w:rsidR="003746A1">
        <w:t>+</w:t>
      </w:r>
      <w:r>
        <w:t>0.18–0.73</w:t>
      </w:r>
      <w:r w:rsidR="00590100">
        <w:t xml:space="preserve"> in the</w:t>
      </w:r>
      <w:r>
        <w:t xml:space="preserve"> PCCC</w:t>
      </w:r>
      <w:r w:rsidR="00417F1E">
        <w:t xml:space="preserve">, except for </w:t>
      </w:r>
      <w:r w:rsidR="009A0309">
        <w:t>GPT-5</w:t>
      </w:r>
      <w:r w:rsidR="002C1871">
        <w:t>, which</w:t>
      </w:r>
      <w:r w:rsidR="009A0309">
        <w:t xml:space="preserve"> perform</w:t>
      </w:r>
      <w:r w:rsidR="002C1871">
        <w:t>ed</w:t>
      </w:r>
      <w:r w:rsidR="009A0309">
        <w:t xml:space="preserve"> very similar</w:t>
      </w:r>
      <w:r w:rsidR="00E645BC">
        <w:t>ly</w:t>
      </w:r>
      <w:r w:rsidR="009A0309">
        <w:t xml:space="preserve"> </w:t>
      </w:r>
      <w:r w:rsidR="00E645BC">
        <w:t>(</w:t>
      </w:r>
      <w:r w:rsidR="009A0309">
        <w:t>0.8</w:t>
      </w:r>
      <w:r w:rsidR="00E707D8">
        <w:t>4</w:t>
      </w:r>
      <w:r w:rsidR="00E645BC">
        <w:t>)</w:t>
      </w:r>
      <w:r>
        <w:t xml:space="preserve">. </w:t>
      </w:r>
      <w:r w:rsidR="00E57997">
        <w:t>Larger p</w:t>
      </w:r>
      <w:r>
        <w:t>erformance differences</w:t>
      </w:r>
      <w:r w:rsidR="005002DA">
        <w:t xml:space="preserve"> between models</w:t>
      </w:r>
      <w:r w:rsidR="00E57997">
        <w:t xml:space="preserve"> were observed </w:t>
      </w:r>
      <w:r>
        <w:t>for infections (range: 0.73) and prematurity and low birthweight (0.7</w:t>
      </w:r>
      <w:r w:rsidR="001132FD">
        <w:t>7</w:t>
      </w:r>
      <w:r>
        <w:t>)</w:t>
      </w:r>
      <w:r w:rsidR="00E57997">
        <w:t>, while lower differences were seen in s</w:t>
      </w:r>
      <w:r>
        <w:t>tillbirth (range: 0.09).</w:t>
      </w:r>
      <w:r w:rsidR="00EF4A6A">
        <w:t xml:space="preserve"> </w:t>
      </w:r>
      <w:r w:rsidR="00835185">
        <w:t>S</w:t>
      </w:r>
      <w:r w:rsidR="00540FD7">
        <w:t>tillbirth (76% agreement) had</w:t>
      </w:r>
      <w:r w:rsidR="00835185">
        <w:t xml:space="preserve"> low performing models (0.48-0.57 for all models)</w:t>
      </w:r>
      <w:r w:rsidR="00540FD7">
        <w:t xml:space="preserve"> </w:t>
      </w:r>
      <w:r w:rsidR="00835185">
        <w:t xml:space="preserve">despite </w:t>
      </w:r>
      <w:r w:rsidR="00540FD7">
        <w:t>high physician agreement</w:t>
      </w:r>
      <w:r w:rsidR="00EF4A6A">
        <w:t>. For more details on physician agreement across neonatal CODs, see Table B4 in Appendix B.1.</w:t>
      </w:r>
    </w:p>
    <w:p w14:paraId="47748628" w14:textId="390BF0D6" w:rsidR="001C7202" w:rsidRDefault="00C80BC6" w:rsidP="009A3616">
      <w:pPr>
        <w:spacing w:after="80" w:line="240" w:lineRule="auto"/>
        <w:jc w:val="left"/>
      </w:pPr>
      <w:r>
        <w:rPr>
          <w:noProof/>
          <w:lang w:val="en-US"/>
        </w:rPr>
        <w:drawing>
          <wp:inline distT="0" distB="0" distL="0" distR="0" wp14:anchorId="1A230AE0" wp14:editId="0A4BC9DE">
            <wp:extent cx="5537171" cy="3257837"/>
            <wp:effectExtent l="0" t="0" r="0" b="0"/>
            <wp:docPr id="5211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0247" cy="3265531"/>
                    </a:xfrm>
                    <a:prstGeom prst="rect">
                      <a:avLst/>
                    </a:prstGeom>
                  </pic:spPr>
                </pic:pic>
              </a:graphicData>
            </a:graphic>
          </wp:inline>
        </w:drawing>
      </w:r>
    </w:p>
    <w:p w14:paraId="6372D57A" w14:textId="5C5F380E" w:rsidR="001C7202" w:rsidRDefault="001C7202" w:rsidP="009A3616">
      <w:pPr>
        <w:pStyle w:val="FigureCaption"/>
      </w:pPr>
      <w:r w:rsidRPr="00F75706">
        <w:rPr>
          <w:b/>
          <w:bCs w:val="0"/>
        </w:rPr>
        <w:t>Fig. 7</w:t>
      </w:r>
      <w:r w:rsidRPr="00F75706">
        <w:t xml:space="preserve"> </w:t>
      </w:r>
      <w:r w:rsidR="00F66029">
        <w:t>Individual-level</w:t>
      </w:r>
      <w:r w:rsidR="007378C6">
        <w:t xml:space="preserve"> model</w:t>
      </w:r>
      <w:r w:rsidRPr="00F75706">
        <w:t xml:space="preserve"> performance for neonatal </w:t>
      </w:r>
      <w:r w:rsidR="007378C6">
        <w:t>causes of death</w:t>
      </w:r>
      <w:r w:rsidRPr="00F75706">
        <w:t>.</w:t>
      </w:r>
      <w:r w:rsidR="004C692B">
        <w:t xml:space="preserve"> PCCC values range from 0 to 1, with 1 indicating complete agreement with physician coding per individual death. R</w:t>
      </w:r>
      <w:r w:rsidR="003F6200">
        <w:t>ange</w:t>
      </w:r>
      <w:r w:rsidR="004C692B">
        <w:t xml:space="preserve"> represents the difference between the maximum and minimum PCCC values across all models per cause of death</w:t>
      </w:r>
      <w:r w:rsidR="00913E6F">
        <w:t xml:space="preserve">. 95% confidence intervals for PCCC were computed using bootstrapping (1000 resamples with replacement). </w:t>
      </w:r>
      <w:r w:rsidR="003743E7">
        <w:t>Model names are followed by</w:t>
      </w:r>
      <w:r w:rsidR="0040649C">
        <w:t xml:space="preserve"> their</w:t>
      </w:r>
      <w:r w:rsidR="003743E7">
        <w:t xml:space="preserve"> PCCC and confidence intervals in brackets. </w:t>
      </w:r>
      <w:r w:rsidR="003F6200">
        <w:t>Causes of death are sorted by their model with the highest PCCC</w:t>
      </w:r>
      <w:r w:rsidR="00E22A4E">
        <w:t xml:space="preserve"> (highlighted in bold text and opaque bars</w:t>
      </w:r>
      <w:r w:rsidR="000752AD">
        <w:t xml:space="preserve"> at the top of each cause of death</w:t>
      </w:r>
      <w:r w:rsidR="00E22A4E">
        <w:t>)</w:t>
      </w:r>
      <w:r w:rsidR="003F6200">
        <w:t xml:space="preserve">, </w:t>
      </w:r>
      <w:r w:rsidR="00BD7E6E">
        <w:t xml:space="preserve">while </w:t>
      </w:r>
      <w:r w:rsidR="003F6200">
        <w:t xml:space="preserve">models are sorted from highest to lowest PCCC within each cause of death. </w:t>
      </w:r>
      <w:r w:rsidR="004C692B">
        <w:t>Congenital anomalies (n=</w:t>
      </w:r>
      <w:r w:rsidR="001E18DF">
        <w:t>2</w:t>
      </w:r>
      <w:r w:rsidR="004C692B">
        <w:t>, &lt;1%)</w:t>
      </w:r>
      <w:r w:rsidR="001E18DF">
        <w:t xml:space="preserve"> and other causes (n=5, 1%)</w:t>
      </w:r>
      <w:r w:rsidR="004C692B">
        <w:t xml:space="preserve"> w</w:t>
      </w:r>
      <w:r w:rsidR="001E18DF">
        <w:t>ere</w:t>
      </w:r>
      <w:r w:rsidR="004C692B">
        <w:t xml:space="preserve"> excluded due to low sample size.</w:t>
      </w:r>
    </w:p>
    <w:p w14:paraId="53216837" w14:textId="175C8747" w:rsidR="00CD3E2C" w:rsidRPr="00A77565" w:rsidRDefault="00AD4706" w:rsidP="009A3616">
      <w:pPr>
        <w:pStyle w:val="Heading1"/>
      </w:pPr>
      <w:r>
        <w:lastRenderedPageBreak/>
        <w:t>Discussion</w:t>
      </w:r>
    </w:p>
    <w:p w14:paraId="5BA18DEE" w14:textId="3DE157DC" w:rsidR="003506FC" w:rsidRDefault="0079407E" w:rsidP="009A3616">
      <w:r>
        <w:t xml:space="preserve">As </w:t>
      </w:r>
      <w:r w:rsidR="00AE25DE">
        <w:t xml:space="preserve">model </w:t>
      </w:r>
      <w:r>
        <w:t>performance varied by disease and age, the</w:t>
      </w:r>
      <w:r w:rsidRPr="00835019">
        <w:t xml:space="preserve"> findings s</w:t>
      </w:r>
      <w:r>
        <w:t>uggest models</w:t>
      </w:r>
      <w:r w:rsidR="00493F89">
        <w:t xml:space="preserve"> </w:t>
      </w:r>
      <w:r w:rsidR="00E82814">
        <w:t>trained</w:t>
      </w:r>
      <w:r w:rsidR="00493F89">
        <w:t xml:space="preserve"> </w:t>
      </w:r>
      <w:r w:rsidR="00E82814">
        <w:t>for</w:t>
      </w:r>
      <w:r w:rsidR="00493F89">
        <w:t xml:space="preserve"> each </w:t>
      </w:r>
      <w:r w:rsidR="00526838">
        <w:t>COD</w:t>
      </w:r>
      <w:r>
        <w:t xml:space="preserve"> </w:t>
      </w:r>
      <w:r w:rsidR="00641BA3">
        <w:t xml:space="preserve">to </w:t>
      </w:r>
      <w:r w:rsidRPr="00835019">
        <w:t>maximiz</w:t>
      </w:r>
      <w:r w:rsidR="00641BA3">
        <w:t>e</w:t>
      </w:r>
      <w:r w:rsidRPr="00835019">
        <w:t xml:space="preserve"> </w:t>
      </w:r>
      <w:r>
        <w:t>performance</w:t>
      </w:r>
      <w:r w:rsidRPr="00835019">
        <w:t xml:space="preserve"> across </w:t>
      </w:r>
      <w:r w:rsidR="00B3446E">
        <w:t>causes</w:t>
      </w:r>
      <w:r>
        <w:t xml:space="preserve">, and </w:t>
      </w:r>
      <w:r w:rsidR="006E52DA">
        <w:t>validating</w:t>
      </w:r>
      <w:r>
        <w:t xml:space="preserve"> that performance</w:t>
      </w:r>
      <w:r w:rsidR="00526838">
        <w:t xml:space="preserve"> across</w:t>
      </w:r>
      <w:r>
        <w:t xml:space="preserve"> age</w:t>
      </w:r>
      <w:r w:rsidR="006E52DA">
        <w:t>s</w:t>
      </w:r>
      <w:r>
        <w:t xml:space="preserve"> align with expectations from clinical literature </w:t>
      </w:r>
      <w:r>
        <w:fldChar w:fldCharType="begin"/>
      </w:r>
      <w:r w:rsidR="00FF0B1D">
        <w:instrText xml:space="preserve"> ADDIN ZOTERO_ITEM CSL_CITATION {"citationID":"00000033","properties":{"unsorted":false,"formattedCitation":"[63, 64]","plainCitation":"[63, 64]","noteIndex":0},"citationItems":[{"id":3253,"uris":["http://zotero.org/users/6749620/items/6REPLBAC"],"itemData":{"id":3253,"type":"article-journal","abstract":"Prognosis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3250,"uris":["http://zotero.org/users/6749620/items/KJY3JQLX"],"itemData":{"id":3250,"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FF0B1D">
        <w:rPr>
          <w:rFonts w:eastAsiaTheme="minorEastAsia" w:cs="Times New Roman"/>
          <w:kern w:val="0"/>
          <w:lang w:val="en-US"/>
        </w:rPr>
        <w:t>[63, 64]</w:t>
      </w:r>
      <w:r>
        <w:fldChar w:fldCharType="end"/>
      </w:r>
      <w:r>
        <w:t xml:space="preserve">. </w:t>
      </w:r>
      <w:r w:rsidR="001D526D">
        <w:t xml:space="preserve">From the results, we observed that </w:t>
      </w:r>
      <w:r w:rsidR="00F677B3">
        <w:t xml:space="preserve">GPT-3.5/4/5 consistently outperformed InterVA-5 and InSilicoVA for most CODs. </w:t>
      </w:r>
      <w:r w:rsidR="00992D53">
        <w:t>A key advantage of GPT</w:t>
      </w:r>
      <w:r w:rsidR="003A1582">
        <w:t xml:space="preserve"> models was</w:t>
      </w:r>
      <w:r w:rsidR="00992D53">
        <w:t xml:space="preserve"> their ability to process and generate natural language text as input and output. Unlike InterVA-5 and InSilicoVA, GPT models assign CODs using the ICD-10 standard, mirroring physician practic</w:t>
      </w:r>
      <w:r w:rsidR="00200775">
        <w:t>e</w:t>
      </w:r>
      <w:r w:rsidR="00992D53">
        <w:t>. In contrast, InterVA-5 and InSilicoVA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C248A3">
        <w:t xml:space="preserve"> </w:t>
      </w:r>
      <w:r w:rsidR="00974F90">
        <w:t>Notably, GPT models were required to assign CODs from thousands of possible ICD-10 codes yet outperformed InterVA-5 and InSilicoVA, which operated on the comparatively fewer WHO VA codes, previously shown in the literature to reduce the likelihood of misclassification</w:t>
      </w:r>
      <w:r w:rsidR="00D867FD">
        <w:t xml:space="preserve"> </w:t>
      </w:r>
      <w:r w:rsidR="00D867FD">
        <w:fldChar w:fldCharType="begin"/>
      </w:r>
      <w:r w:rsidR="00FF0B1D">
        <w:instrText xml:space="preserve"> ADDIN ZOTERO_ITEM CSL_CITATION {"citationID":"XenbMT3R","properties":{"formattedCitation":"[21, 65\\uc0\\u8211{}67]","plainCitation":"[21, 65–67]","noteIndex":0},"citationItems":[{"id":3467,"uris":["http://zotero.org/users/6749620/items/469F4STD"],"itemData":{"id":3467,"type":"article-journal","source":"Google Scholar","title":"Verbal autopsy methods with multiple causes of death","URL":"https://projecteuclid.org/journals/statistical-science/volume-23/issue-1/Verbal-Autopsy-Methods-with-Multiple-Causes-of-Death/10.1214/07-STS247.short","author":[{"family":"King","given":"Gary"},{"family":"Lu","given":"Ying"}],"accessed":{"date-parts":[["2025",10,23]]},"issued":{"date-parts":[["2008"]]},"citation-key":"kingVerbalAutopsyMethods2008"}},{"id":3466,"uris":["http://zotero.org/users/6749620/items/8C7EGAAR"],"itemData":{"id":3466,"type":"article-journal","abstract":"Introduction Verbal autopsy (VA) is a useful tool for evaluating causes of death, especially in places with limited or no vital registration systems. The Population Health Metrics Research Consortium (PHMRC) developed a validated questionnaire and a set of automated methods to determine the cause of death from a VA. However, the application of these methods needs to be tested in a community environment. Objective To estimate cause-specific mortality fractions (CSMFs) using VAs and compare them against those obtained in the vital statistics of the state of Hidalgo, Mexico. Methods A random sample of deaths occurred in 2009 was selected from vital statistics in the state of Hidalgo. The full PHMRC validated VA instrument was applied to the relatives of the deceased, and the cause of death was determined using Tariff's automated method. The causes of death were grouped into 34 causes for adults, 21 for children and 6 for newborns. Results were compared with cause of death on death certificates for all deaths. Results A total of 1,198 VAs were analyzed. The Tariff method was not able to assign a cause of death in only 9% of adults, 2% of children and 7% of neonatal deaths. The CSMFs obtained from the Tariff method were similar in some cases to those of vital statistics (e.g. cirrhosis), but different in others (e.g. sepsis). Conclusion The application of VAs in a community sample, analyzed with the Tariff method, allowed assigning a cause of death to most of the cases, with results similar to those of vital statistics for most conditions. This tool can be useful to strengthen the quality of vital statistics.","container-title":"PLOS ONE","DOI":"10.1371/journal.pone.0218438","ISSN":"1932-6203","issue":"7","journalAbbreviation":"PLOS ONE","language":"en","note":"publisher: Public Library of Science","page":"e0218438","source":"PLoS Journals","title":"Analysis of causes of death using verbal autopsies and vital registration in Hidalgo, Mexico","volume":"14","author":[{"family":"Ramirez-Villalobos","given":"Dolores"},{"family":"Stewart","given":"Andrea Leigh"},{"family":"Romero","given":"Minerva"},{"family":"Gomez","given":"Sara"},{"family":"Flaxman","given":"Abraham D."},{"family":"Hernandez","given":"Bernardo"}],"issued":{"date-parts":[["2019",7,3]]},"citation-key":"ramirez-villalobosAnalysisCausesDeath2019"}},{"id":3468,"uris":["http://zotero.org/users/6749620/items/TKDLT22A"],"itemData":{"id":3468,"type":"article-journal","abstract":"Verbal autopsy methods are critically important for evaluating the leading causes of death in populations without adequate vital registration systems. With a myriad of analytical and data collection approaches, it is essential to create a high quality validation dataset from different populations to evaluate comparative method performance and make recommendations for future verbal autopsy implementation. This study was undertaken to compile a set of strictly defined gold standard deaths for which verbal autopsies were collected to validate the accuracy of different methods of verbal autopsy cause of death assignment.","container-title":"Population Health Metrics","DOI":"10.1186/1478-7954-9-27","ISSN":"1478-7954","issue":"1","journalAbbreviation":"Population Health Metrics","page":"27","source":"BioMed Central","title":"Population Health Metrics Research Consortium gold standard verbal autopsy validation study: design, implementation, and development of analysis datasets","title-short":"Population Health Metrics Research Consortium gold standard verbal autopsy validation study","volume":"9","author":[{"family":"Murray","given":"Christopher JL"},{"family":"Lopez","given":"Alan D."},{"family":"Black","given":"Robert"},{"family":"Ahuja","given":"Ramesh"},{"family":"Ali","given":"Said Mohd"},{"family":"Baqui","given":"Abdullah"},{"family":"Dandona","given":"Lalit"},{"family":"Dantzer","given":"Emily"},{"family":"Das","given":"Vinita"},{"family":"Dhingra","given":"Usha"},{"family":"Dutta","given":"Arup"},{"family":"Fawzi","given":"Wafaie"},{"family":"Flaxman","given":"Abraham D."},{"family":"Gómez","given":"Sara"},{"family":"Hernández","given":"Bernardo"},{"family":"Joshi","given":"Rohina"},{"family":"Kalter","given":"Henry"},{"family":"Kumar","given":"Aarti"},{"family":"Kumar","given":"Vishwajeet"},{"family":"Lozano","given":"Rafael"},{"family":"Lucero","given":"Marilla"},{"family":"Mehta","given":"Saurabh"},{"family":"Neal","given":"Bruce"},{"family":"Ohno","given":"Summer Lockett"},{"family":"Prasad","given":"Rajendra"},{"family":"Praveen","given":"Devarsetty"},{"family":"Premji","given":"Zul"},{"family":"Ramírez-Villalobos","given":"Dolores"},{"family":"Remolador","given":"Hazel"},{"family":"Riley","given":"Ian"},{"family":"Romero","given":"Minerva"},{"family":"Said","given":"Mwanaidi"},{"family":"Sanvictores","given":"Diozele"},{"family":"Sazawal","given":"Sunil"},{"family":"Tallo","given":"Veronica"}],"issued":{"date-parts":[["2011",8,4]]},"citation-key":"murrayPopulationHealthMetrics2011"}},{"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D867FD">
        <w:fldChar w:fldCharType="separate"/>
      </w:r>
      <w:r w:rsidR="00FF0B1D" w:rsidRPr="00FF0B1D">
        <w:rPr>
          <w:rFonts w:eastAsiaTheme="minorEastAsia" w:cs="Times New Roman"/>
          <w:kern w:val="0"/>
          <w:lang w:val="en-US"/>
        </w:rPr>
        <w:t>[21, 65–67]</w:t>
      </w:r>
      <w:r w:rsidR="00D867FD">
        <w:fldChar w:fldCharType="end"/>
      </w:r>
      <w:r w:rsidR="00974F90">
        <w:t>.</w:t>
      </w:r>
      <w:r w:rsidR="00D17BFA">
        <w:t xml:space="preserve"> </w:t>
      </w:r>
      <w:r w:rsidR="00992D53">
        <w:t>The flexibility of GPT models in handling unstructured data allows them 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FF0B1D">
        <w:instrText xml:space="preserve"> ADDIN ZOTERO_ITEM CSL_CITATION {"citationID":"00000037","properties":{"unsorted":false,"formattedCitation":"[24, 26]","plainCitation":"[24, 26]","noteIndex":0},"citationItems":[{"id":2539,"uris":["http://zotero.org/users/6749620/items/T3TI6D5R"],"itemData":{"id":2539,"type":"article-journal","abstract":"A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FF0B1D">
        <w:rPr>
          <w:rFonts w:eastAsiaTheme="minorEastAsia" w:cs="Times New Roman"/>
          <w:kern w:val="0"/>
          <w:lang w:val="en-US"/>
        </w:rPr>
        <w:t>[24, 26]</w:t>
      </w:r>
      <w:r w:rsidR="00992D53">
        <w:fldChar w:fldCharType="end"/>
      </w:r>
      <w:r w:rsidR="00992D53">
        <w:t>.</w:t>
      </w:r>
    </w:p>
    <w:p w14:paraId="0E406073" w14:textId="6D00C8BA" w:rsidR="003506FC" w:rsidRDefault="001C01D1" w:rsidP="009A3616">
      <w:r>
        <w:t xml:space="preserve">Although GPT models improved over InterVA-5 and InSilicoVA models, </w:t>
      </w:r>
      <w:r w:rsidR="00465E27">
        <w:t xml:space="preserve">several </w:t>
      </w:r>
      <w:r w:rsidR="00DD59ED">
        <w:t>limitations</w:t>
      </w:r>
      <w:r>
        <w:t xml:space="preserve"> exist.</w:t>
      </w:r>
      <w:r w:rsidR="00932E6C">
        <w:t xml:space="preserve"> </w:t>
      </w:r>
      <w:r w:rsidR="007A01D8">
        <w:t>Despite GPT-3.5/4/5 configured for more deterministic outputs (see Appendix B.2.2), a</w:t>
      </w:r>
      <w:r w:rsidR="00932E6C">
        <w:t xml:space="preserve">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that GPT-3.5</w:t>
      </w:r>
      <w:r w:rsidR="00EA203C">
        <w:t>/4</w:t>
      </w:r>
      <w:r w:rsidR="00BC7154">
        <w:t>/5</w:t>
      </w:r>
      <w:r w:rsidR="00932E6C" w:rsidRPr="00EF5DF5">
        <w:t xml:space="preserve"> </w:t>
      </w:r>
      <w:r w:rsidR="00932E6C">
        <w:t xml:space="preserve">did not assign </w:t>
      </w:r>
      <w:r w:rsidR="00A366D5">
        <w:t>consistent</w:t>
      </w:r>
      <w:r w:rsidR="00932E6C">
        <w:t xml:space="preserve"> COD</w:t>
      </w:r>
      <w:r w:rsidR="00322903">
        <w:t>s</w:t>
      </w:r>
      <w:r w:rsidR="00932E6C">
        <w:t xml:space="preserve"> when repeated on </w:t>
      </w:r>
      <w:r w:rsidR="0079460C">
        <w:t>identical</w:t>
      </w:r>
      <w:r w:rsidR="00932E6C">
        <w:t xml:space="preserve"> record</w:t>
      </w:r>
      <w:r w:rsidR="0079460C">
        <w:t>s</w:t>
      </w:r>
      <w:r w:rsidR="00B40B3C">
        <w:t>.</w:t>
      </w:r>
      <w:r w:rsidR="008C38BE">
        <w:t xml:space="preserve"> </w:t>
      </w:r>
      <w:r w:rsidR="0064001E">
        <w:t xml:space="preserve">Thus, </w:t>
      </w:r>
      <w:r w:rsidR="008C38BE">
        <w:t xml:space="preserve">GPT models were </w:t>
      </w:r>
      <w:r w:rsidR="007D6649">
        <w:t xml:space="preserve">inherently </w:t>
      </w:r>
      <w:r w:rsidR="008C38BE">
        <w:t>non-deterministic</w:t>
      </w:r>
      <w:r w:rsidR="007D6649">
        <w:t xml:space="preserve">, </w:t>
      </w:r>
      <w:r w:rsidR="0075545F">
        <w:t>as</w:t>
      </w:r>
      <w:r w:rsidR="00350DBB">
        <w:t xml:space="preserve"> identical outputs across runs were not guaranteed</w:t>
      </w:r>
      <w:r w:rsidR="008C38BE">
        <w:t xml:space="preserve"> </w:t>
      </w:r>
      <w:bookmarkStart w:id="1" w:name="_Hlk211735865"/>
      <w:r w:rsidR="00350DBB" w:rsidRPr="00D96D88">
        <w:fldChar w:fldCharType="begin"/>
      </w:r>
      <w:r w:rsidR="00FF0B1D">
        <w:instrText xml:space="preserve"> ADDIN ZOTERO_ITEM CSL_CITATION {"citationID":"Bsr5EEyl","properties":{"formattedCitation":"[68\\uc0\\u8211{}70]","plainCitation":"[68–70]","noteIndex":0},"citationItems":[{"id":2787,"uris":["http://zotero.org/users/6749620/items/DUNB6V86"],"itemData":{"id":2787,"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id":2786,"uris":["http://zotero.org/users/6749620/items/QBSXUL86"],"itemData":{"id":2786,"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id":2785,"uris":["http://zotero.org/users/6749620/items/SAYN2J7L"],"itemData":{"id":2785,"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350DBB" w:rsidRPr="00D96D88">
        <w:fldChar w:fldCharType="separate"/>
      </w:r>
      <w:r w:rsidR="00FF0B1D" w:rsidRPr="00FF0B1D">
        <w:rPr>
          <w:rFonts w:eastAsiaTheme="minorEastAsia" w:cs="Times New Roman"/>
          <w:kern w:val="0"/>
          <w:lang w:val="en-US"/>
        </w:rPr>
        <w:t>[68–70]</w:t>
      </w:r>
      <w:r w:rsidR="00350DBB" w:rsidRPr="00D96D88">
        <w:fldChar w:fldCharType="end"/>
      </w:r>
      <w:bookmarkEnd w:id="1"/>
      <w:r w:rsidR="00350DBB">
        <w:t>.</w:t>
      </w:r>
      <w:r w:rsidR="0075545F">
        <w:t xml:space="preserve"> </w:t>
      </w:r>
      <w:r w:rsidR="00666AB4">
        <w:t>Noneth</w:t>
      </w:r>
      <w:r w:rsidR="009E58E3">
        <w:t>e</w:t>
      </w:r>
      <w:r w:rsidR="00666AB4">
        <w:t>less</w:t>
      </w:r>
      <w:r w:rsidR="009E58E3">
        <w:t>, adjusting</w:t>
      </w:r>
      <w:r w:rsidR="0075545F">
        <w:t xml:space="preserve"> model parameters (e.g., temperature, seed, reasoning, verbosity) can i</w:t>
      </w:r>
      <w:r w:rsidR="009E58E3">
        <w:t>mprove output consistency</w:t>
      </w:r>
      <w:r w:rsidR="0064001E">
        <w:t>,</w:t>
      </w:r>
      <w:r w:rsidR="0075545F">
        <w:t xml:space="preserve"> </w:t>
      </w:r>
      <w:r w:rsidR="009E58E3">
        <w:t>though complete</w:t>
      </w:r>
      <w:r w:rsidR="0075545F">
        <w:t xml:space="preserve"> stability</w:t>
      </w:r>
      <w:r w:rsidR="009E58E3">
        <w:t xml:space="preserve"> is not ensured</w:t>
      </w:r>
      <w:r w:rsidR="007E4A1D">
        <w:t xml:space="preserve"> in practice</w:t>
      </w:r>
      <w:r w:rsidR="0064001E">
        <w:t xml:space="preserve"> </w:t>
      </w:r>
      <w:r w:rsidR="0064001E">
        <w:fldChar w:fldCharType="begin"/>
      </w:r>
      <w:r w:rsidR="00FF0B1D">
        <w:instrText xml:space="preserve"> ADDIN ZOTERO_ITEM CSL_CITATION {"citationID":"mkazIV3x","properties":{"formattedCitation":"[71\\uc0\\u8211{}73]","plainCitation":"[71–73]","noteIndex":0},"citationItems":[{"id":3494,"uris":["http://zotero.org/users/6749620/items/7QFUGNXC"],"itemData":{"id":3494,"type":"webpage","abstract":"Learn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3495,"uris":["http://zotero.org/users/6749620/items/ZE7NY5XP"],"itemData":{"id":3495,"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id":3496,"uris":["http://zotero.org/users/6749620/items/XNH8XJ5D"],"itemData":{"id":3496,"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64001E">
        <w:fldChar w:fldCharType="separate"/>
      </w:r>
      <w:r w:rsidR="00FF0B1D" w:rsidRPr="00FF0B1D">
        <w:rPr>
          <w:rFonts w:eastAsiaTheme="minorEastAsia" w:cs="Times New Roman"/>
          <w:kern w:val="0"/>
          <w:lang w:val="en-US"/>
        </w:rPr>
        <w:t>[71–73]</w:t>
      </w:r>
      <w:r w:rsidR="0064001E">
        <w:fldChar w:fldCharType="end"/>
      </w:r>
      <w:r w:rsidR="0075545F">
        <w:t>.</w:t>
      </w:r>
      <w:r w:rsidR="00B40B3C">
        <w:t xml:space="preserve"> </w:t>
      </w:r>
      <w:r w:rsidR="00A366D5">
        <w:t>In</w:t>
      </w:r>
      <w:r w:rsidR="00B40B3C">
        <w:t xml:space="preserve"> contrast, InterVA-5 and InSilicoVA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F92460">
        <w:t xml:space="preserve"> With the time and costs of running GPT models, repeated runs to evaluate output reliability</w:t>
      </w:r>
      <w:r w:rsidR="00230C5F">
        <w:t xml:space="preserve"> in a robust manner</w:t>
      </w:r>
      <w:r w:rsidR="00F92460">
        <w:t xml:space="preserve"> was out of the scope of this study,</w:t>
      </w:r>
      <w:r w:rsidR="00FC26E2">
        <w:t xml:space="preserve"> </w:t>
      </w:r>
      <w:r w:rsidR="008656A6">
        <w:t xml:space="preserve">where </w:t>
      </w:r>
      <w:r w:rsidR="00FC26E2">
        <w:t xml:space="preserve">hundreds or thousands of repetitions </w:t>
      </w:r>
      <w:r w:rsidR="00DB3D26">
        <w:t>substantially</w:t>
      </w:r>
      <w:r w:rsidR="008656A6">
        <w:t xml:space="preserve"> </w:t>
      </w:r>
      <w:r w:rsidR="00DB3D26">
        <w:t xml:space="preserve">increase </w:t>
      </w:r>
      <w:r w:rsidR="008656A6">
        <w:t>time and costs required by LLMs</w:t>
      </w:r>
      <w:r w:rsidR="00135516">
        <w:t xml:space="preserve"> </w:t>
      </w:r>
      <w:r w:rsidR="00135516">
        <w:fldChar w:fldCharType="begin"/>
      </w:r>
      <w:r w:rsidR="00FF0B1D">
        <w:instrText xml:space="preserve"> ADDIN ZOTERO_ITEM CSL_CITATION {"citationID":"jaKJt5TY","properties":{"formattedCitation":"[74\\uc0\\u8211{}76]","plainCitation":"[74–76]","noteIndex":0},"citationItems":[{"id":3462,"uris":["http://zotero.org/users/6749620/items/RW7R3RKD"],"itemData":{"id":3462,"type":"article","abstract":"Fine-tuning pre-trained transformer-based language models such as BERT has become a common practice dominating leaderboards across various NLP benchmarks. Despite the strong empirical performance of fine-tuned models, fine-tuning is an unstable process: training the same model with multiple random seeds can result in a large variance of the task performance. Previous literature (Devlin et al., 2019; Lee et al., 2020; Dodge et al., 2020) identified two potential reasons for the observed instability: catastrophic forgetting and small size of the fine-tuning datasets. In this paper, we show that both hypotheses fail to explain the fine-tuning instability. We analyze BERT, RoBERTa, and ALBERT, fine-tuned on commonly used datasets from the GLUE benchmark, and show that the observed instability is caused by optimization difficulties that lead to vanishing gradients. Additionally, we show that the remaining variance of the downstream task performance can be attributed to differences in generalization where fine-tuned models with the same training loss exhibit noticeably different test performance. Based on our analysis, we present a simple but strong baseline that makes fine-tuning BERT-based models significantly more stable than the previously proposed approaches. Code to reproduce our results is available online: https://github.com/uds-lsv/bert-stable-fine-tuning.","DOI":"10.48550/arXiv.2006.04884","note":"arXiv:2006.04884 [cs]","number":"arXiv:2006.04884","publisher":"arXiv","source":"arXiv.org","title":"On the Stability of Fine-tuning BERT: Misconceptions, Explanations, and Strong Baselines","title-short":"On the Stability of Fine-tuning BERT","URL":"http://arxiv.org/abs/2006.04884","author":[{"family":"Mosbach","given":"Marius"},{"family":"Andriushchenko","given":"Maksym"},{"family":"Klakow","given":"Dietrich"}],"accessed":{"date-parts":[["2025",10,23]]},"issued":{"date-parts":[["2021",3,25]]},"citation-key":"mosbachStabilityFinetuningBERT2021"}},{"id":3463,"uris":["http://zotero.org/users/6749620/items/XYX5Z3HR"],"itemData":{"id":3463,"type":"article","abstract":"Fine-tuning pretrained contextual word embedding models to supervised downstream tasks has become commonplace in natural language processing. This process, however, is often brittle: even with the same hyperparameter values, distinct random seeds can lead to substantially different results. To better understand this phenomenon, we experiment with four datasets from the GLUE benchmark, fine-tuning BERT hundreds of times on each while varying only the random seeds. We find substantial performance increases compared to previously reported results, and we quantify how the performance of the best-found model varies as a function of the number of fine-tuning trials. Further, we examine two factors influenced by the choice of random seed: weight initialization and training data order. We find that both contribute comparably to the variance of out-of-sample performance, and that some weight initializations perform well across all tasks explored. On small datasets, we observe that many fine-tuning trials diverge part of the way through training, and we offer best practices for practitioners to stop training less promising runs early. We publicly release all of our experimental data, including training and validation scores for 2,100 trials, to encourage further analysis of training dynamics during fine-tuning.","DOI":"10.48550/arXiv.2002.06305","note":"arXiv:2002.06305 [cs]","number":"arXiv:2002.06305","publisher":"arXiv","source":"arXiv.org","title":"Fine-Tuning Pretrained Language Models: Weight Initializations, Data Orders, and Early Stopping","title-short":"Fine-Tuning Pretrained Language Models","URL":"http://arxiv.org/abs/2002.06305","author":[{"family":"Dodge","given":"Jesse"},{"family":"Ilharco","given":"Gabriel"},{"family":"Schwartz","given":"Roy"},{"family":"Farhadi","given":"Ali"},{"family":"Hajishirzi","given":"Hannaneh"},{"family":"Smith","given":"Noah"}],"accessed":{"date-parts":[["2025",10,23]]},"issued":{"date-parts":[["2020",2,15]]},"citation-key":"dodgeFineTuningPretrainedLanguage2020"}},{"id":3460,"uris":["http://zotero.org/users/6749620/items/2MAVCRR6"],"itemData":{"id":3460,"type":"paper-conference","container-title":"Proceedings of the 12th International conference on cognitive modeling, Ottawa","source":"Google Scholar","title":"How many times should a stochastic model be run? An approach based on confidence intervals","title-short":"How many times should a stochastic model be run?","URL":"https://iccm-conference.neocities.org/2013/proceedings/papers/0083/paper0083.pdf","author":[{"family":"Byrne","given":"Michael D."}],"accessed":{"date-parts":[["2025",10,23]]},"issued":{"date-parts":[["2013"]]},"citation-key":"byrneHowManyTimes2013"}}],"schema":"https://github.com/citation-style-language/schema/raw/master/csl-citation.json"} </w:instrText>
      </w:r>
      <w:r w:rsidR="00135516">
        <w:fldChar w:fldCharType="separate"/>
      </w:r>
      <w:r w:rsidR="00FF0B1D" w:rsidRPr="00FF0B1D">
        <w:rPr>
          <w:rFonts w:eastAsiaTheme="minorEastAsia" w:cs="Times New Roman"/>
          <w:kern w:val="0"/>
          <w:lang w:val="en-US"/>
        </w:rPr>
        <w:t>[74–76]</w:t>
      </w:r>
      <w:r w:rsidR="00135516">
        <w:fldChar w:fldCharType="end"/>
      </w:r>
      <w:r w:rsidR="00F92460">
        <w:t xml:space="preserve">. </w:t>
      </w:r>
      <w:r w:rsidR="00DD12F0">
        <w:t xml:space="preserve">Recent studies have reported emerging token-based approaches to measuring and quantifying uncertainty, but have yet established best practices or </w:t>
      </w:r>
      <w:r w:rsidR="00A9674C">
        <w:t>standards</w:t>
      </w:r>
      <w:r w:rsidR="00DD12F0">
        <w:t xml:space="preserve"> for assessing the reliability of LLMs</w:t>
      </w:r>
      <w:r w:rsidR="00C53829">
        <w:t xml:space="preserve"> </w:t>
      </w:r>
      <w:r w:rsidR="00C53829">
        <w:fldChar w:fldCharType="begin"/>
      </w:r>
      <w:r w:rsidR="00FF0B1D">
        <w:instrText xml:space="preserve"> ADDIN ZOTERO_ITEM CSL_CITATION {"citationID":"nL62ePwx","properties":{"formattedCitation":"[77]","plainCitation":"[77]","noteIndex":0},"citationItems":[{"id":3459,"uris":["http://zotero.org/users/6749620/items/NEZNUTTM"],"itemData":{"id":3459,"type":"paper-conference","container-title":"Proceedings of the 31st ACM SIGKDD Conference on Knowledge Discovery and Data Mining V.2","DOI":"10.1145/3711896.3736569","event-place":"Toronto ON Canada","event-title":"KDD '25: The 31st ACM SIGKDD Conference on Knowledge Discovery and Data Mining","ISBN":"979-8-4007-1454-2","language":"en","page":"6107-6117","publisher":"ACM","publisher-place":"Toronto ON Canada","source":"DOI.org (Crossref)","title":"Uncertainty Quantification and Confidence Calibration in Large Language Models: A Survey","title-short":"Uncertainty Quantification and Confidence Calibration in Large Language Models","URL":"https://dl.acm.org/doi/10.1145/3711896.3736569","author":[{"family":"Liu","given":"Xiaoou"},{"family":"Chen","given":"Tiejin"},{"family":"Da","given":"Longchao"},{"family":"Chen","given":"Chacha"},{"family":"Lin","given":"Zhen"},{"family":"Wei","given":"Hua"}],"accessed":{"date-parts":[["2025",10,23]]},"issued":{"date-parts":[["2025",8,3]]},"citation-key":"liuUncertaintyQuantificationConfidence2025"}}],"schema":"https://github.com/citation-style-language/schema/raw/master/csl-citation.json"} </w:instrText>
      </w:r>
      <w:r w:rsidR="00C53829">
        <w:fldChar w:fldCharType="separate"/>
      </w:r>
      <w:r w:rsidR="00FF0B1D">
        <w:rPr>
          <w:rFonts w:eastAsiaTheme="minorEastAsia" w:cs="Times New Roman"/>
          <w:kern w:val="0"/>
          <w:lang w:val="en-US"/>
        </w:rPr>
        <w:t>[77]</w:t>
      </w:r>
      <w:r w:rsidR="00C53829">
        <w:fldChar w:fldCharType="end"/>
      </w:r>
      <w:r w:rsidR="00DD12F0">
        <w:t xml:space="preserve">. </w:t>
      </w:r>
      <w:r w:rsidR="003C42FB">
        <w:lastRenderedPageBreak/>
        <w:t>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FF0B1D">
        <w:instrText xml:space="preserve"> ADDIN ZOTERO_ITEM CSL_CITATION {"citationID":"v1oalDSQ","properties":{"formattedCitation":"[78\\uc0\\u8211{}80]","plainCitation":"[78–80]","noteIndex":0},"citationItems":[{"id":3421,"uris":["http://zotero.org/users/6749620/items/DQLLV9FG"],"itemData":{"id":3421,"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3420,"uris":["http://zotero.org/users/6749620/items/RQYFF62Z"],"itemData":{"id":3420,"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K."},{"family":"Acharya","given":"Vasundhara"}],"issued":{"date-parts":[["2019"]]},"citation-key":"kavikondalaAutomatedRetrainingMachine2019"}},{"id":3419,"uris":["http://zotero.org/users/6749620/items/5FB7UFGZ"],"itemData":{"id":3419,"type":"article-journal","abstract":"Large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FF0B1D" w:rsidRPr="00FF0B1D">
        <w:rPr>
          <w:rFonts w:eastAsiaTheme="minorEastAsia" w:cs="Times New Roman"/>
          <w:kern w:val="0"/>
          <w:lang w:val="en-US"/>
        </w:rPr>
        <w:t>[78–80]</w:t>
      </w:r>
      <w:r w:rsidR="004C78B4">
        <w:fldChar w:fldCharType="end"/>
      </w:r>
      <w:r w:rsidR="00BB0D31">
        <w:t>.</w:t>
      </w:r>
      <w:r w:rsidR="00827BFE">
        <w:t xml:space="preserve"> </w:t>
      </w:r>
      <w:r w:rsidR="00105101">
        <w:t>W</w:t>
      </w:r>
      <w:r w:rsidR="00827BFE">
        <w:t>e</w:t>
      </w:r>
      <w:r w:rsidR="00105101">
        <w:t xml:space="preserve"> also</w:t>
      </w:r>
      <w:r w:rsidR="00827BFE">
        <w:t xml:space="preserve"> note that GPT-3.5/4</w:t>
      </w:r>
      <w:r w:rsidR="00AF702D">
        <w:t>/5</w:t>
      </w:r>
      <w:r w:rsidR="00827BFE">
        <w:t xml:space="preserve">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FF0B1D">
        <w:instrText xml:space="preserve"> ADDIN ZOTERO_ITEM CSL_CITATION {"citationID":"00000039","properties":{"unsorted":false,"formattedCitation":"[81, 82]","plainCitation":"[81, 82]","noteIndex":0},"citationItems":[{"id":2777,"uris":["http://zotero.org/users/6749620/items/T99CBISQ"],"itemData":{"id":2777,"type":"article-journal","abstract":"Abstract\n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2778,"uris":["http://zotero.org/users/6749620/items/W5XGGT6U"],"itemData":{"id":2778,"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FF0B1D">
        <w:rPr>
          <w:rFonts w:eastAsiaTheme="minorEastAsia" w:cs="Times New Roman"/>
          <w:kern w:val="0"/>
          <w:lang w:val="en-US"/>
        </w:rPr>
        <w:t>[81, 82]</w:t>
      </w:r>
      <w:r w:rsidR="006E5552" w:rsidRPr="00827BFE">
        <w:fldChar w:fldCharType="end"/>
      </w:r>
      <w:r w:rsidR="00827BFE">
        <w:t>.</w:t>
      </w:r>
      <w:r w:rsidR="00B709A3">
        <w:t xml:space="preserve"> </w:t>
      </w:r>
      <w:r w:rsidR="00B709A3" w:rsidRPr="00827BFE">
        <w:t xml:space="preserve">In contrast, InterVA-5 and InSilicoVA </w:t>
      </w:r>
      <w:r w:rsidR="00B709A3">
        <w:t>are</w:t>
      </w:r>
      <w:r w:rsidR="00B709A3" w:rsidRPr="00827BFE">
        <w:t xml:space="preserve"> run</w:t>
      </w:r>
      <w:r w:rsidR="00B709A3">
        <w:t xml:space="preserve"> on</w:t>
      </w:r>
      <w:r w:rsidR="00B709A3" w:rsidRPr="00827BFE">
        <w:t xml:space="preserve"> local systems</w:t>
      </w:r>
      <w:r w:rsidR="00B709A3">
        <w:t xml:space="preserve"> </w:t>
      </w:r>
      <w:r w:rsidR="00B709A3" w:rsidRPr="00827BFE">
        <w:t>under the control of the data owner.</w:t>
      </w:r>
      <w:r w:rsidR="006E5552">
        <w:t xml:space="preserve"> </w:t>
      </w:r>
      <w:r w:rsidR="006273E9">
        <w:t xml:space="preserve">Privacy concerns are commonly </w:t>
      </w:r>
      <w:r w:rsidR="00D32385">
        <w:t>address</w:t>
      </w:r>
      <w:r w:rsidR="006273E9">
        <w:t>ed with the application of</w:t>
      </w:r>
      <w:r w:rsidR="00D32385">
        <w:t xml:space="preserve"> data anonymization techniques (e.g., generalization, suppression</w:t>
      </w:r>
      <w:r w:rsidR="00E40BE0">
        <w:t>, de-identification</w:t>
      </w:r>
      <w:r w:rsidR="00D32385">
        <w:t>)</w:t>
      </w:r>
      <w:r w:rsidR="00E40BE0">
        <w:t xml:space="preserve"> to remove or hide sensitive information</w:t>
      </w:r>
      <w:r w:rsidR="00D32385">
        <w:t xml:space="preserve"> </w:t>
      </w:r>
      <w:r w:rsidR="00D32385">
        <w:fldChar w:fldCharType="begin"/>
      </w:r>
      <w:r w:rsidR="00FF0B1D">
        <w:instrText xml:space="preserve"> ADDIN ZOTERO_ITEM CSL_CITATION {"citationID":"Tj7I77sY","properties":{"formattedCitation":"[83\\uc0\\u8211{}85]","plainCitation":"[83–85]","noteIndex":0},"citationItems":[{"id":3493,"uris":["http://zotero.org/users/6749620/items/FBFVY3YP"],"itemData":{"id":3493,"type":"article-journal","container-title":"Big Data","DOI":"10.1089/big.2021.0169","ISSN":"2167-6461, 2167-647X","issue":"6","journalAbbreviation":"Big Data","language":"en","license":"https://www.liebertpub.com/nv/resources-tools/text-and-data-mining-policy/121/","page":"538-555","source":"DOI.org (Crossref)","title":"A Review of Anonymization for Healthcare Data","volume":"12","author":[{"family":"Olatunji","given":"Iyiola E."},{"family":"Rauch","given":"Jens"},{"family":"Katzensteiner","given":"Matthias"},{"family":"Khosla","given":"Megha"}],"issued":{"date-parts":[["2024",12,1]]},"citation-key":"olatunjiReviewAnonymizationHealthcare2024"}},{"id":3492,"uris":["http://zotero.org/users/6749620/items/3TGGZ7LM"],"itemData":{"id":3492,"type":"article-journal","container-title":"International Journal of General Systems","DOI":"10.1080/03081079.2023.2173749","ISSN":"0308-1079, 1563-5104","issue":"3","journalAbbreviation":"International Journal of General Systems","language":"en","page":"326-342","source":"DOI.org (Crossref)","title":"Methods and tools for healthcare data anonymization: a literature review","title-short":"Methods and tools for healthcare data anonymization","volume":"52","author":[{"family":"Vovk","given":"Olga"},{"family":"Piho","given":"Gunnar"},{"family":"Ross","given":"Peeter"}],"issued":{"date-parts":[["2023",4,3]]},"citation-key":"vovkMethodsToolsHealthcare2023"}},{"id":3491,"uris":["http://zotero.org/users/6749620/items/G9MHFJZI"],"itemData":{"id":3491,"type":"article-journal","abstract":"Background\n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efficacy.\n\nObjective\nIn this systematic literature mapping study, we aim to alleviate the aforementioned issues by reviewing the landscape of data anonymization for digital health care.\n\nMethods\nWe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anonymization.\n\nResults\nWe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anonymization.\n\nConclusions\nThis systematic literature mapping study indicates that anonymization of EHR data is theoretically achievable; yet, it requires more research efforts in practical implementations to balance privacy preservation and usability to ensure more reliable health care applications.","container-title":"JMIR Medical Informatics","DOI":"10.2196/29871","ISSN":"2291-9694","issue":"10","journalAbbreviation":"JMIR Med Inform","note":"PMID: 34652278\nPMCID: PMC8556642","page":"e29871","source":"PubMed Central","title":"Data Anonymization for Pervasive Health Care: Systematic Literature Mapping Study","title-short":"Data Anonymization for Pervasive Health Care","volume":"9","author":[{"family":"Zuo","given":"Zheming"},{"family":"Watson","given":"Matthew"},{"family":"Budgen","given":"David"},{"family":"Hall","given":"Robert"},{"family":"Kennelly","given":"Chris"},{"family":"Al Moubayed","given":"Noura"}],"issued":{"date-parts":[["2021",10,15]]},"citation-key":"zuoDataAnonymizationPervasive2021"}}],"schema":"https://github.com/citation-style-language/schema/raw/master/csl-citation.json"} </w:instrText>
      </w:r>
      <w:r w:rsidR="00D32385">
        <w:fldChar w:fldCharType="separate"/>
      </w:r>
      <w:r w:rsidR="00FF0B1D" w:rsidRPr="00FF0B1D">
        <w:rPr>
          <w:rFonts w:eastAsiaTheme="minorEastAsia" w:cs="Times New Roman"/>
          <w:kern w:val="0"/>
          <w:lang w:val="en-US"/>
        </w:rPr>
        <w:t>[83–85]</w:t>
      </w:r>
      <w:r w:rsidR="00D32385">
        <w:fldChar w:fldCharType="end"/>
      </w:r>
      <w:r w:rsidR="00D32385">
        <w:t xml:space="preserve">. </w:t>
      </w:r>
      <w:r w:rsidR="00CD6A10" w:rsidRPr="00827BFE">
        <w:t xml:space="preserve">While jurisdictions, such as the European Union, enforce strict protections under the </w:t>
      </w:r>
      <w:r w:rsidR="00F90467">
        <w:t>g</w:t>
      </w:r>
      <w:r w:rsidR="00CD6A10" w:rsidRPr="00827BFE">
        <w:t xml:space="preserve">eneral </w:t>
      </w:r>
      <w:r w:rsidR="00F90467">
        <w:t>d</w:t>
      </w:r>
      <w:r w:rsidR="00CD6A10" w:rsidRPr="00827BFE">
        <w:t xml:space="preserve">ata </w:t>
      </w:r>
      <w:r w:rsidR="00F90467">
        <w:t>p</w:t>
      </w:r>
      <w:r w:rsidR="00CD6A10" w:rsidRPr="00827BFE">
        <w:t xml:space="preserve">rotection </w:t>
      </w:r>
      <w:r w:rsidR="00F90467">
        <w:t>r</w:t>
      </w:r>
      <w:r w:rsidR="00CD6A10" w:rsidRPr="00827BFE">
        <w:t>egulation</w:t>
      </w:r>
      <w:r w:rsidR="00F90467">
        <w:t xml:space="preserve">, </w:t>
      </w:r>
      <w:r w:rsidR="00CD6A10" w:rsidRPr="00827BFE">
        <w:t xml:space="preserve">most low‑ and middle‑income countries are only beginning to formalize regulatory frameworks for data protection and artificial intelligence governance </w:t>
      </w:r>
      <w:r w:rsidR="00CD6A10" w:rsidRPr="00827BFE">
        <w:fldChar w:fldCharType="begin"/>
      </w:r>
      <w:r w:rsidR="00FF0B1D">
        <w:instrText xml:space="preserve"> ADDIN ZOTERO_ITEM CSL_CITATION {"citationID":"00000040","properties":{"unsorted":false,"formattedCitation":"[86\\uc0\\u8211{}88]","plainCitation":"[86–88]","noteIndex":0},"citationItems":[{"id":3294,"uris":["http://zotero.org/users/6749620/items/NQBS2VGH"],"itemData":{"id":3294,"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3296,"uris":["http://zotero.org/users/6749620/items/Y6BPLPT7"],"itemData":{"id":3296,"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R.","non-dropping-particle":"and"}],"issued":{"date-parts":[["2016",12,1]]},"citation-key":"beckProtectingConfidentialitySecurity2016"},"prefix":""},{"id":3298,"uris":["http://zotero.org/users/6749620/items/34EPB33W"],"itemData":{"id":3298,"type":"article-journal","abstract":"In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FF0B1D" w:rsidRPr="00FF0B1D">
        <w:rPr>
          <w:rFonts w:eastAsiaTheme="minorEastAsia" w:cs="Times New Roman"/>
          <w:kern w:val="0"/>
          <w:lang w:val="en-US"/>
        </w:rPr>
        <w:t>[86–88]</w:t>
      </w:r>
      <w:r w:rsidR="00CD6A10" w:rsidRPr="00827BFE">
        <w:fldChar w:fldCharType="end"/>
      </w:r>
      <w:r w:rsidR="00CD6A10" w:rsidRPr="00827BFE">
        <w:t xml:space="preserve">. </w:t>
      </w:r>
      <w:r w:rsidR="002F4E9D">
        <w:t>As technology improves, larger GPT models may be possible on local systems, while currently, smaller LLMs exist as an alternative</w:t>
      </w:r>
      <w:r w:rsidR="00ED155F">
        <w:t xml:space="preserve"> when adequate</w:t>
      </w:r>
      <w:r w:rsidR="000F35A9">
        <w:t xml:space="preserve"> expertise and</w:t>
      </w:r>
      <w:r w:rsidR="00ED155F">
        <w:t xml:space="preserve"> </w:t>
      </w:r>
      <w:r w:rsidR="001426B7">
        <w:t>computing resources</w:t>
      </w:r>
      <w:r w:rsidR="00ED155F">
        <w:t xml:space="preserve"> </w:t>
      </w:r>
      <w:r w:rsidR="001426B7">
        <w:t>are</w:t>
      </w:r>
      <w:r w:rsidR="00ED155F">
        <w:t xml:space="preserve"> available</w:t>
      </w:r>
      <w:r w:rsidR="00721D5C">
        <w:t xml:space="preserve"> </w:t>
      </w:r>
      <w:r w:rsidR="00721D5C">
        <w:fldChar w:fldCharType="begin"/>
      </w:r>
      <w:r w:rsidR="00FF0B1D">
        <w:instrText xml:space="preserve"> ADDIN ZOTERO_ITEM CSL_CITATION {"citationID":"KR9Wxi6D","properties":{"formattedCitation":"[89\\uc0\\u8211{}91]","plainCitation":"[89–91]","noteIndex":0},"citationItems":[{"id":3416,"uris":["http://zotero.org/users/6749620/items/C5ZCQW6R"],"itemData":{"id":3416,"type":"article-journal","abstract":"Large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3415,"uris":["http://zotero.org/users/6749620/items/49LBCWDD"],"itemData":{"id":3415,"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3414,"uris":["http://zotero.org/users/6749620/items/D2DC33S9"],"itemData":{"id":3414,"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FF0B1D" w:rsidRPr="00FF0B1D">
        <w:rPr>
          <w:rFonts w:eastAsiaTheme="minorEastAsia" w:cs="Times New Roman"/>
          <w:kern w:val="0"/>
          <w:lang w:val="en-US"/>
        </w:rPr>
        <w:t>[89–91]</w:t>
      </w:r>
      <w:r w:rsidR="00721D5C">
        <w:fldChar w:fldCharType="end"/>
      </w:r>
      <w:r w:rsidR="002F4E9D">
        <w:t>.</w:t>
      </w:r>
      <w:r w:rsidR="00EB7822">
        <w:t xml:space="preserve"> </w:t>
      </w:r>
      <w:r w:rsidR="00C41305">
        <w:t>Although t</w:t>
      </w:r>
      <w:r w:rsidR="0035324F">
        <w:t xml:space="preserve">his study rigorously compares computer algorithms for COD assignment in Sierra Leone, the extent to which these findings are </w:t>
      </w:r>
      <w:r w:rsidR="004E0A86">
        <w:t>generalizable</w:t>
      </w:r>
      <w:r w:rsidR="0035324F">
        <w:t xml:space="preserve"> in other geographic or epidemiolo</w:t>
      </w:r>
      <w:r w:rsidR="0035324F" w:rsidRPr="002A7926">
        <w:t>gical contexts remains limited.</w:t>
      </w:r>
      <w:r w:rsidR="00FF57F9">
        <w:t xml:space="preserve"> </w:t>
      </w:r>
      <w:r w:rsidR="00FF57F9" w:rsidRPr="002A7926">
        <w:t xml:space="preserve">Variations in local mortality profiles, linguistic expression, health system infrastructure, and culturally specific interpretations of illness shape the content and structure of VA narratives and questionnaires </w:t>
      </w:r>
      <w:r w:rsidR="00FF57F9" w:rsidRPr="002A7926">
        <w:fldChar w:fldCharType="begin"/>
      </w:r>
      <w:r w:rsidR="00FF0B1D">
        <w:instrText xml:space="preserve"> ADDIN ZOTERO_ITEM CSL_CITATION {"citationID":"00000045","properties":{"unsorted":false,"formattedCitation":"[92\\uc0\\u8211{}94]","plainCitation":"[92–94]","noteIndex":0},"citationItems":[{"id":3269,"uris":["http://zotero.org/users/6749620/items/MIVTG372"],"itemData":{"id":3269,"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3271,"uris":["http://zotero.org/users/6749620/items/YGFUADH8"],"itemData":{"id":3271,"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3272,"uris":["http://zotero.org/users/6749620/items/V29Z9QIM"],"itemData":{"id":3272,"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r w:rsidR="00FF57F9" w:rsidRPr="002A7926">
        <w:fldChar w:fldCharType="separate"/>
      </w:r>
      <w:r w:rsidR="00FF0B1D" w:rsidRPr="00FF0B1D">
        <w:rPr>
          <w:rFonts w:eastAsiaTheme="minorEastAsia" w:cs="Times New Roman"/>
          <w:kern w:val="0"/>
          <w:lang w:val="en-US"/>
        </w:rPr>
        <w:t>[92–94]</w:t>
      </w:r>
      <w:r w:rsidR="00FF57F9" w:rsidRPr="002A7926">
        <w:fldChar w:fldCharType="end"/>
      </w:r>
      <w:r w:rsidR="00FF57F9" w:rsidRPr="002A7926">
        <w:t>.</w:t>
      </w:r>
      <w:r w:rsidR="002C1E18">
        <w:t xml:space="preserve"> Similar to our results</w:t>
      </w:r>
      <w:r w:rsidR="00A510D9">
        <w:t>,</w:t>
      </w:r>
      <w:r w:rsidR="00D63CF7">
        <w:t xml:space="preserve"> </w:t>
      </w:r>
      <w:r w:rsidR="00FD57DA">
        <w:t xml:space="preserve">we expect </w:t>
      </w:r>
      <w:r w:rsidR="00D63CF7">
        <w:t>LLMs (GPT-3.5/4/5) to</w:t>
      </w:r>
      <w:r w:rsidR="00740354">
        <w:t xml:space="preserve"> </w:t>
      </w:r>
      <w:r w:rsidR="00EF44D4">
        <w:t>outperform</w:t>
      </w:r>
      <w:r w:rsidR="00740354">
        <w:t xml:space="preserve"> statistical models (InterVA-5, InSilicoVA)</w:t>
      </w:r>
      <w:r w:rsidR="00780292">
        <w:t xml:space="preserve"> overall and across most CODs</w:t>
      </w:r>
      <w:r w:rsidR="004606FF">
        <w:t>,</w:t>
      </w:r>
      <w:r w:rsidR="002C1E18">
        <w:t xml:space="preserve"> when applied to other regions</w:t>
      </w:r>
      <w:r w:rsidR="00780292">
        <w:t>.</w:t>
      </w:r>
      <w:r w:rsidR="00840DD6" w:rsidRPr="00840DD6">
        <w:t xml:space="preserve"> </w:t>
      </w:r>
      <w:r w:rsidR="005021A6">
        <w:t>LLMs</w:t>
      </w:r>
      <w:r w:rsidR="00840DD6" w:rsidRPr="00840DD6">
        <w:t xml:space="preserve"> </w:t>
      </w:r>
      <w:r w:rsidR="00157342">
        <w:t>leverage</w:t>
      </w:r>
      <w:r w:rsidR="005021A6">
        <w:t xml:space="preserve"> </w:t>
      </w:r>
      <w:r w:rsidR="00F14245">
        <w:t>sources of information</w:t>
      </w:r>
      <w:r w:rsidR="00D71BC0">
        <w:t xml:space="preserve"> available on the web</w:t>
      </w:r>
      <w:r w:rsidR="00840DD6" w:rsidRPr="00840DD6">
        <w:t xml:space="preserve"> (e.g.</w:t>
      </w:r>
      <w:r w:rsidR="004A3CA6">
        <w:t>,</w:t>
      </w:r>
      <w:r w:rsidR="00840DD6" w:rsidRPr="00840DD6">
        <w:t xml:space="preserve"> </w:t>
      </w:r>
      <w:r w:rsidR="00D71BC0">
        <w:t>news</w:t>
      </w:r>
      <w:r w:rsidR="00840DD6" w:rsidRPr="00840DD6">
        <w:t xml:space="preserve">, books, </w:t>
      </w:r>
      <w:r w:rsidR="00D71BC0">
        <w:t xml:space="preserve">manuals, </w:t>
      </w:r>
      <w:r w:rsidR="00840DD6" w:rsidRPr="00840DD6">
        <w:t>reports</w:t>
      </w:r>
      <w:r w:rsidR="004F73E3">
        <w:t xml:space="preserve">) </w:t>
      </w:r>
      <w:r w:rsidR="009329A3">
        <w:t>containing</w:t>
      </w:r>
      <w:r w:rsidR="004F73E3" w:rsidRPr="00840DD6">
        <w:t xml:space="preserve"> knowledge for </w:t>
      </w:r>
      <w:r w:rsidR="00A153CD">
        <w:t>generalizing</w:t>
      </w:r>
      <w:r w:rsidR="004F73E3" w:rsidRPr="00840DD6">
        <w:t xml:space="preserve"> to other areas, such as </w:t>
      </w:r>
      <w:r w:rsidR="004F73E3">
        <w:t>widely known</w:t>
      </w:r>
      <w:r w:rsidR="00CC24AF">
        <w:t xml:space="preserve"> or changing</w:t>
      </w:r>
      <w:r w:rsidR="004F73E3">
        <w:t xml:space="preserve"> </w:t>
      </w:r>
      <w:r w:rsidR="004F73E3" w:rsidRPr="00840DD6">
        <w:t>regional variations</w:t>
      </w:r>
      <w:r w:rsidR="004F73E3">
        <w:t xml:space="preserve"> in mortality and culture</w:t>
      </w:r>
      <w:r w:rsidR="00B47F56">
        <w:t xml:space="preserve"> </w:t>
      </w:r>
      <w:r w:rsidR="00B47F56">
        <w:fldChar w:fldCharType="begin"/>
      </w:r>
      <w:r w:rsidR="00FF0B1D">
        <w:instrText xml:space="preserve"> ADDIN ZOTERO_ITEM CSL_CITATION {"citationID":"EITneAvQ","properties":{"formattedCitation":"[80, 95\\uc0\\u8211{}98]","plainCitation":"[80, 95–98]","noteIndex":0},"citationItems":[{"id":3419,"uris":["http://zotero.org/users/6749620/items/5FB7UFGZ"],"itemData":{"id":3419,"type":"article-journal","abstract":"Large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id":3479,"uris":["http://zotero.org/users/6749620/items/DBGNIQQL"],"itemData":{"id":3479,"type":"article-journal","container-title":"PLoS One","issue":"5","note":"publisher: Public Library of Science San Francisco, CA USA","page":"e0313378","source":"Google Scholar","title":"Transfer learning for mortality risk: A case study on the United Kingdom","title-short":"Transfer learning for mortality risk","volume":"20","author":[{"family":"Nalmpatian","given":"Asmik"},{"family":"Heumann","given":"Christian"},{"family":"Alkaya","given":"Levent"},{"family":"Jackson","given":"William"}],"issued":{"date-parts":[["2025"]]},"citation-key":"nalmpatianTransferLearningMortality2025"}},{"id":3490,"uris":["http://zotero.org/users/6749620/items/5HIUNHP4"],"itemData":{"id":3490,"type":"article-journal","abstract":"Modern predictive models require large amounts of data for training and evaluation, absence of which may result in models that are specific to certain locations, populations in them and clinical practices. Yet, best practices for clinical risk prediction models have not yet considered such challenges to generalizability. Here we ask whether population- and group-level performance of mortality prediction models vary significantly when applied to hospitals or geographies different from the ones in which they are developed. Further, what characteristics of the datasets explain the performance variation? In this multi-center cross-sectional study, we analyzed electronic health records from 179 hospitals across the US with 70,126 hospitalizations from 2014 to 2015. Generalization gap, defined as difference between model performance metrics across hospitals, is computed for area under the receiver operating characteristic curve (AUC) and calibration slope. To assess model performance by the race variable, we report differences in false negative rates across groups. Data were also analyzed using a causal discovery algorithm “Fast Causal Inference” that infers paths of causal influence while identifying potential influences associated with unmeasured variables. When transferring models across hospitals, AUC at the test hospital ranged from 0.777 to 0.832 (1st-3rd quartile or IQR; median 0.801); calibration slope from 0.725 to 0.983 (IQR; median 0.853); and disparity in false negative rates from 0.046 to 0.168 (IQR; median 0.092). Distribution of all variable types (demography, vitals, and labs) differed significantly across hospitals and regions. The race variable also mediated differences in the relationship between clinical variables and mortality, by hospital/region. In conclusion, group-level performance should be assessed during generalizability checks to identify potential harms to the groups. Moreover, for developing methods to improve model performance in new environments, a better understanding and documentation of provenance of data and health processes are needed to identify and mitigate sources of variation.","container-title":"PLOS Digital Health","DOI":"10.1371/journal.pdig.0000023","ISSN":"2767-3170","issue":"4","journalAbbreviation":"PLOS Digital Health","language":"en","note":"publisher: Public Library of Science","page":"e0000023","source":"PLoS Journals","title":"Generalizability challenges of mortality risk prediction models: A retrospective analysis on a multi-center database","title-short":"Generalizability challenges of mortality risk prediction models","volume":"1","author":[{"family":"Singh","given":"Harvineet"},{"family":"Mhasawade","given":"Vishwali"},{"family":"Chunara","given":"Rumi"}],"issued":{"date-parts":[["2022",4,5]]},"citation-key":"singhGeneralizabilityChallengesMortality2022"}},{"id":3482,"uris":["http://zotero.org/users/6749620/items/P92AGUBR"],"itemData":{"id":3482,"type":"article-journal","container-title":"Nature","issue":"7969","note":"publisher: Nature Publishing Group UK London","page":"357–362","source":"Google Scholar","title":"Health system-scale language models are all-purpose prediction engines","volume":"619","author":[{"family":"Jiang","given":"Lavender Yao"},{"family":"Liu","given":"Xujin Chris"},{"family":"Nejatian","given":"Nima Pour"},{"family":"Nasir-Moin","given":"Mustafa"},{"family":"Wang","given":"Duo"},{"family":"Abidin","given":"Anas"},{"family":"Eaton","given":"Kevin"},{"family":"Riina","given":"Howard Antony"},{"family":"Laufer","given":"Ilya"},{"family":"Punjabi","given":"Paawan"}],"issued":{"date-parts":[["2023"]]},"citation-key":"jiangHealthSystemscaleLanguage2023"}},{"id":3483,"uris":["http://zotero.org/users/6749620/items/XG6N3PN6"],"itemData":{"id":3483,"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B47F56">
        <w:fldChar w:fldCharType="separate"/>
      </w:r>
      <w:r w:rsidR="00FF0B1D" w:rsidRPr="00FF0B1D">
        <w:rPr>
          <w:rFonts w:eastAsiaTheme="minorEastAsia" w:cs="Times New Roman"/>
          <w:kern w:val="0"/>
          <w:lang w:val="en-US"/>
        </w:rPr>
        <w:t>[80, 95–98]</w:t>
      </w:r>
      <w:r w:rsidR="00B47F56">
        <w:fldChar w:fldCharType="end"/>
      </w:r>
      <w:r w:rsidR="00840DD6" w:rsidRPr="00840DD6">
        <w:t xml:space="preserve">. </w:t>
      </w:r>
      <w:r w:rsidR="00CE1909">
        <w:t>In contrast, t</w:t>
      </w:r>
      <w:r w:rsidR="00840DD6" w:rsidRPr="00840DD6">
        <w:t>he</w:t>
      </w:r>
      <w:r w:rsidR="009D74A6">
        <w:t xml:space="preserve"> information from these</w:t>
      </w:r>
      <w:r w:rsidR="00840DD6" w:rsidRPr="00840DD6">
        <w:t xml:space="preserve"> </w:t>
      </w:r>
      <w:r w:rsidR="00F62975">
        <w:t>sources</w:t>
      </w:r>
      <w:r w:rsidR="00840DD6" w:rsidRPr="00840DD6">
        <w:t xml:space="preserve"> </w:t>
      </w:r>
      <w:r w:rsidR="001B6A5E">
        <w:t>are</w:t>
      </w:r>
      <w:r w:rsidR="00840DD6" w:rsidRPr="00840DD6">
        <w:t xml:space="preserve"> often not</w:t>
      </w:r>
      <w:r w:rsidR="00291BD0">
        <w:t xml:space="preserve"> up to date or</w:t>
      </w:r>
      <w:r w:rsidR="00840DD6" w:rsidRPr="00840DD6">
        <w:t xml:space="preserve"> captured by </w:t>
      </w:r>
      <w:r w:rsidR="00EF7172">
        <w:t>structured</w:t>
      </w:r>
      <w:r w:rsidR="00840DD6" w:rsidRPr="00840DD6">
        <w:t xml:space="preserve"> training data in statistical models</w:t>
      </w:r>
      <w:r w:rsidR="00F62975">
        <w:t xml:space="preserve">. </w:t>
      </w:r>
      <w:r w:rsidR="002C7F02">
        <w:t xml:space="preserve">Nonetheless, </w:t>
      </w:r>
      <w:r w:rsidR="00C171F7">
        <w:t>sources</w:t>
      </w:r>
      <w:r w:rsidR="002C7F02">
        <w:t xml:space="preserve"> leveraged </w:t>
      </w:r>
      <w:r w:rsidR="004707F1">
        <w:t>by</w:t>
      </w:r>
      <w:r w:rsidR="002C7F02">
        <w:t xml:space="preserve"> LLMs </w:t>
      </w:r>
      <w:r w:rsidR="00FA456B">
        <w:t>hold</w:t>
      </w:r>
      <w:r w:rsidR="002C7F02">
        <w:t xml:space="preserve"> bias, and </w:t>
      </w:r>
      <w:r w:rsidR="000B402A">
        <w:t>performance is not guaranteed when applied to regions</w:t>
      </w:r>
      <w:r w:rsidR="00946B65">
        <w:t xml:space="preserve"> </w:t>
      </w:r>
      <w:r w:rsidR="00C07506">
        <w:t>under</w:t>
      </w:r>
      <w:r w:rsidR="00946B65">
        <w:t>represented</w:t>
      </w:r>
      <w:r w:rsidR="00AB1503">
        <w:t xml:space="preserve"> in the training </w:t>
      </w:r>
      <w:r w:rsidR="00347707">
        <w:t>data</w:t>
      </w:r>
      <w:r w:rsidR="001E409C">
        <w:t xml:space="preserve"> </w:t>
      </w:r>
      <w:r w:rsidR="001E409C">
        <w:fldChar w:fldCharType="begin"/>
      </w:r>
      <w:r w:rsidR="00FF0B1D">
        <w:instrText xml:space="preserve"> ADDIN ZOTERO_ITEM CSL_CITATION {"citationID":"JAkrQGyR","properties":{"formattedCitation":"[98, 99]","plainCitation":"[98, 99]","noteIndex":0},"citationItems":[{"id":3484,"uris":["http://zotero.org/users/6749620/items/LN7D2H73"],"itemData":{"id":3484,"type":"article","abstract":"This paper measures the skew in how well two families of LLMs represent diverse geographic populations. A spatial probing task is used with geo-referenced corpora to measure the degree to which pre-trained language models from the OPT and BLOOM series represent diverse populations around the world. Results show that these models perform much better for some populations than others. In particular, populations across the US and the UK are represented quite well while those in South and Southeast Asia are poorly represented. Analysis shows that both families of models largely share the same skew across populations. At the same time, this skew cannot be fully explained by sociolinguistic factors, economic factors, or geographic factors. The basic conclusion from this analysis is that pre-trained models do not equally represent the world's population: there is a strong skew towards specific geographic populations. This finding challenges the idea that a single model can be used for all populations.","DOI":"10.48550/arXiv.2403.11025","note":"arXiv:2403.11025 [cs]","number":"arXiv:2403.11025","publisher":"arXiv","source":"arXiv.org","title":"Pre-Trained Language Models Represent Some Geographic Populations Better Than Others","URL":"http://arxiv.org/abs/2403.11025","author":[{"family":"Dunn","given":"Jonathan"},{"family":"Adams","given":"Benjamin"},{"family":"Madabushi","given":"Harish Tayyar"}],"accessed":{"date-parts":[["2025",10,20]]},"issued":{"date-parts":[["2024",3,16]]},"citation-key":"dunnPreTrainedLanguageModels2024"}},{"id":3483,"uris":["http://zotero.org/users/6749620/items/XG6N3PN6"],"itemData":{"id":3483,"type":"article","abstract":"Large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1E409C">
        <w:fldChar w:fldCharType="separate"/>
      </w:r>
      <w:r w:rsidR="00FF0B1D">
        <w:rPr>
          <w:rFonts w:eastAsiaTheme="minorEastAsia" w:cs="Times New Roman"/>
          <w:kern w:val="0"/>
          <w:lang w:val="en-US"/>
        </w:rPr>
        <w:t>[98, 99]</w:t>
      </w:r>
      <w:r w:rsidR="001E409C">
        <w:fldChar w:fldCharType="end"/>
      </w:r>
      <w:r w:rsidR="000B402A">
        <w:t xml:space="preserve">. </w:t>
      </w:r>
      <w:r w:rsidR="0035324F" w:rsidRPr="002A7926">
        <w:t xml:space="preserve">Given ongoing efforts to scale and integrate VA systems for mortality surveillance across diverse low- and middle-income countries, further validation across </w:t>
      </w:r>
      <w:r w:rsidR="00BF6A86">
        <w:t>more</w:t>
      </w:r>
      <w:r w:rsidR="0035324F" w:rsidRPr="002A7926">
        <w:t xml:space="preserve"> </w:t>
      </w:r>
      <w:r w:rsidR="003F02AD">
        <w:t xml:space="preserve">geographically </w:t>
      </w:r>
      <w:r w:rsidR="0035324F" w:rsidRPr="002A7926">
        <w:t xml:space="preserve">representative VA datasets is essential to evaluate model robustness, adaptability, and operational utility in practice </w:t>
      </w:r>
      <w:r w:rsidR="0035324F" w:rsidRPr="002A7926">
        <w:fldChar w:fldCharType="begin"/>
      </w:r>
      <w:r w:rsidR="00FF0B1D">
        <w:instrText xml:space="preserve"> ADDIN ZOTERO_ITEM CSL_CITATION {"citationID":"b8Q4uWiG","properties":{"formattedCitation":"[100\\uc0\\u8211{}102]","plainCitation":"[100–102]","noteIndex":0},"citationItems":[{"id":3280,"uris":["http://zotero.org/users/6749620/items/VWJDSFDC"],"itemData":{"id":3280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D."}],"issued":{"date-parts":[["2021",12]]},"citation-key":"shawonRoutineMortalitySurveillance2021"},"prefix":""},{"id":3282,"uris":["http://zotero.org/users/6749620/items/AC4PMM7S"],"itemData":{"id":3282,"type":"article-journal","container-title":"Global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3284,"uris":["http://zotero.org/users/6749620/items/S55ESM6K"],"itemData":{"id":3284,"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FF0B1D" w:rsidRPr="00FF0B1D">
        <w:rPr>
          <w:rFonts w:eastAsiaTheme="minorEastAsia" w:cs="Times New Roman"/>
          <w:kern w:val="0"/>
          <w:lang w:val="en-US"/>
        </w:rPr>
        <w:t>[100–102]</w:t>
      </w:r>
      <w:r w:rsidR="0035324F" w:rsidRPr="002A7926">
        <w:fldChar w:fldCharType="end"/>
      </w:r>
      <w:r w:rsidR="0035324F" w:rsidRPr="002A7926">
        <w:t>.</w:t>
      </w:r>
    </w:p>
    <w:p w14:paraId="31D4EB6A" w14:textId="365FB075" w:rsidR="006661D1" w:rsidRDefault="005C5D24" w:rsidP="00355FA2">
      <w:r>
        <w:t xml:space="preserve">This study establishes a basis for Computer Assisted Verbal Autopsy (CAVA), the integration of computer models into VA systems </w:t>
      </w:r>
      <w:r w:rsidR="003506FC">
        <w:t>paired with</w:t>
      </w:r>
      <w:r>
        <w:t xml:space="preserve"> physician assignment</w:t>
      </w:r>
      <w:r w:rsidRPr="008A29C4">
        <w:t>.</w:t>
      </w:r>
      <w:r>
        <w:t xml:space="preserve"> </w:t>
      </w:r>
      <w:r w:rsidRPr="008A29C4">
        <w:t xml:space="preserve">Model-generated COD suggestions can be offered to physicians after their initial assignment, enabling reconsideration or confirmation of CODs </w:t>
      </w:r>
      <w:r>
        <w:t xml:space="preserve">as </w:t>
      </w:r>
      <w:r>
        <w:lastRenderedPageBreak/>
        <w:t xml:space="preserve">seen in </w:t>
      </w:r>
      <w:r w:rsidRPr="008A29C4">
        <w:t xml:space="preserve">step 2 </w:t>
      </w:r>
      <w:r>
        <w:t>of</w:t>
      </w:r>
      <w:r w:rsidRPr="008A29C4">
        <w:t xml:space="preserve"> Figure 8.</w:t>
      </w:r>
      <w:r w:rsidR="002879E1">
        <w:t xml:space="preserve"> We </w:t>
      </w:r>
      <w:r w:rsidR="002D08CD">
        <w:t>highlight</w:t>
      </w:r>
      <w:r w:rsidR="002879E1">
        <w:t xml:space="preserve"> that this study and e</w:t>
      </w:r>
      <w:r w:rsidR="002879E1" w:rsidRPr="002879E1">
        <w:t>arlier randomized evaluation of algorithms compared to the physician standard emphasize the core need to have physician coding of verbal autopsies</w:t>
      </w:r>
      <w:r w:rsidR="00B0577E">
        <w:t xml:space="preserve"> </w:t>
      </w:r>
      <w:r w:rsidR="00B0577E">
        <w:fldChar w:fldCharType="begin"/>
      </w:r>
      <w:r w:rsidR="00FF0B1D">
        <w:instrText xml:space="preserve"> ADDIN ZOTERO_ITEM CSL_CITATION {"citationID":"U9LHJS1r","properties":{"formattedCitation":"[19\\uc0\\u8211{}21]","plainCitation":"[19–21]","noteIndex":0},"citationItems":[{"id":2532,"uris":["http://zotero.org/users/6749620/items/SU7YDIGK"],"itemData":{"id":2532,"type":"article-journal","abstract":"Verbal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B0577E">
        <w:fldChar w:fldCharType="separate"/>
      </w:r>
      <w:r w:rsidR="00FF0B1D" w:rsidRPr="00FF0B1D">
        <w:rPr>
          <w:rFonts w:eastAsiaTheme="minorEastAsia" w:cs="Times New Roman"/>
          <w:kern w:val="0"/>
          <w:lang w:val="en-US"/>
        </w:rPr>
        <w:t>[19–21]</w:t>
      </w:r>
      <w:r w:rsidR="00B0577E">
        <w:fldChar w:fldCharType="end"/>
      </w:r>
      <w:r w:rsidR="002879E1">
        <w:t>.</w:t>
      </w:r>
      <w:r>
        <w:t xml:space="preserve"> </w:t>
      </w:r>
      <w:r w:rsidR="00600124" w:rsidRPr="00600124">
        <w:t>The HEAL-SL method of drawing on physicians during their non</w:t>
      </w:r>
      <w:r w:rsidR="00F062A8">
        <w:t>-</w:t>
      </w:r>
      <w:r w:rsidR="00600124" w:rsidRPr="00600124">
        <w:t>clinical time and using rigorous online methods with dual anonymous coding are scalable to other settings</w:t>
      </w:r>
      <w:r w:rsidR="00972461">
        <w:t xml:space="preserve"> </w:t>
      </w:r>
      <w:r w:rsidR="00972461">
        <w:fldChar w:fldCharType="begin"/>
      </w:r>
      <w:r w:rsidR="00FF0B1D">
        <w:instrText xml:space="preserve"> ADDIN ZOTERO_ITEM CSL_CITATION {"citationID":"00000034","properties":{"unsorted":false,"formattedCitation":"[38]","plainCitation":"[38]","noteIndex":0},"citationItems":[{"id":2616,"uris":["http://zotero.org/users/6749620/items/6I5UBQYW"],"itemData":{"id":2616,"type":"article-journal","abstract":"The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FF0B1D">
        <w:rPr>
          <w:rFonts w:eastAsiaTheme="minorEastAsia" w:cs="Times New Roman"/>
          <w:kern w:val="0"/>
          <w:lang w:val="en-US"/>
        </w:rPr>
        <w:t>[38]</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r w:rsidR="008669E6">
        <w:t>, and GPT-5 cost ~$0.05 USD per 100 records</w:t>
      </w:r>
      <w:r w:rsidR="00DB0D6C">
        <w:t xml:space="preserve"> </w:t>
      </w:r>
      <w:r w:rsidR="00DB0D6C">
        <w:fldChar w:fldCharType="begin"/>
      </w:r>
      <w:r w:rsidR="00FF0B1D">
        <w:instrText xml:space="preserve"> ADDIN ZOTERO_ITEM CSL_CITATION {"citationID":"00000035","properties":{"unsorted":false,"formattedCitation":"[103]","plainCitation":"[103]","noteIndex":0},"citationItems":[{"id":2775,"uris":["http://zotero.org/users/6749620/items/TDH5XDWY"],"itemData":{"id":2775,"type":"webpage","abstract":"Simple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FF0B1D">
        <w:rPr>
          <w:rFonts w:eastAsiaTheme="minorEastAsia" w:cs="Times New Roman"/>
          <w:kern w:val="0"/>
          <w:lang w:val="en-US"/>
        </w:rPr>
        <w:t>[103]</w:t>
      </w:r>
      <w:r w:rsidR="00DB0D6C">
        <w:fldChar w:fldCharType="end"/>
      </w:r>
      <w:r w:rsidR="00A2644C">
        <w:t>, while</w:t>
      </w:r>
      <w:r w:rsidR="003A786C">
        <w:t xml:space="preserve"> </w:t>
      </w:r>
      <w:r w:rsidR="00DB0D6C">
        <w:t>InterVA-5 and InSilicoVA were freely available as open-source software.</w:t>
      </w:r>
      <w:r w:rsidR="003B1F2B">
        <w:t xml:space="preserve"> </w:t>
      </w:r>
      <w:r w:rsidR="00DB0D6C">
        <w:t xml:space="preserv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FF0B1D">
        <w:instrText xml:space="preserve"> ADDIN ZOTERO_ITEM CSL_CITATION {"citationID":"00000036","properties":{"unsorted":false,"formattedCitation":"[13, 14]","plainCitation":"[13, 14]","noteIndex":0},"citationItems":[{"id":2597,"uris":["http://zotero.org/users/6749620/items/6SK7HCRL"],"itemData":{"id":2597,"type":"article-journal","abstract":"Progress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FF0B1D">
        <w:rPr>
          <w:rFonts w:eastAsiaTheme="minorEastAsia" w:cs="Times New Roman"/>
          <w:kern w:val="0"/>
          <w:lang w:val="en-US"/>
        </w:rPr>
        <w:t>[13, 14]</w:t>
      </w:r>
      <w:r w:rsidR="00DB0D6C">
        <w:fldChar w:fldCharType="end"/>
      </w:r>
      <w:r w:rsidR="007C1C0A">
        <w:t>.</w:t>
      </w:r>
      <w:r w:rsidR="003B1F2B">
        <w:t xml:space="preserve"> </w:t>
      </w:r>
      <w:r w:rsidR="003B1F2B" w:rsidRPr="00355FA2">
        <w:t>The main costs of VA studies are in the field work, so the marginal costs of physician coding are small, and indeed our study suggests that quality enhancements introducing LLM and algorithms are very cost-effective</w:t>
      </w:r>
      <w:r w:rsidR="003B1F2B">
        <w:t>.</w:t>
      </w:r>
      <w:r>
        <w:t xml:space="preserve"> </w:t>
      </w:r>
      <w:r w:rsidR="00242D39">
        <w:t>Given</w:t>
      </w:r>
      <w:r w:rsidR="006D0236">
        <w:t xml:space="preserve"> </w:t>
      </w:r>
      <w:r w:rsidR="00312DAF">
        <w:t>recent studies su</w:t>
      </w:r>
      <w:r w:rsidR="004B099D">
        <w:t>pporting</w:t>
      </w:r>
      <w:r w:rsidR="00312DAF">
        <w:t xml:space="preserve"> 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FF0B1D">
        <w:instrText xml:space="preserve"> ADDIN ZOTERO_ITEM CSL_CITATION {"citationID":"DFZ7RJ1U","properties":{"formattedCitation":"[104, 105]","plainCitation":"[104, 105]","noteIndex":0},"citationItems":[{"id":3417,"uris":["http://zotero.org/users/6749620/items/9JRR7WC4"],"itemData":{"id":3417,"type":"article-journal","container-title":"Nature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2mhBjnOD/lUJDaKiV","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FF0B1D">
        <w:rPr>
          <w:rFonts w:eastAsiaTheme="minorEastAsia" w:cs="Times New Roman"/>
          <w:kern w:val="0"/>
          <w:lang w:val="en-US"/>
        </w:rPr>
        <w:t>[104, 105]</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794751">
        <w:t xml:space="preserve"> Most CODs </w:t>
      </w:r>
      <w:r w:rsidR="00337E28">
        <w:t>in our study</w:t>
      </w:r>
      <w:r w:rsidR="00794751">
        <w:t xml:space="preserve"> have physician agreements between 50-60% </w:t>
      </w:r>
      <w:r w:rsidR="00FC7CC7">
        <w:t>with the lowest agreement at 20% and highest at</w:t>
      </w:r>
      <w:r w:rsidR="001C0E98">
        <w:t xml:space="preserve"> 85% </w:t>
      </w:r>
      <w:r w:rsidR="00794751">
        <w:t>(Table B4)</w:t>
      </w:r>
      <w:r w:rsidR="00073294">
        <w:t xml:space="preserve">, while </w:t>
      </w:r>
      <w:r w:rsidR="00072D53">
        <w:t xml:space="preserve">the models evaluated performed well for </w:t>
      </w:r>
      <w:r w:rsidR="0057181E">
        <w:t>most</w:t>
      </w:r>
      <w:r w:rsidR="00072D53">
        <w:t xml:space="preserve"> CODs (21 of 30 CODs). </w:t>
      </w:r>
      <w:r w:rsidR="00073294">
        <w:t>Hence,</w:t>
      </w:r>
      <w:r w:rsidR="00A7325C">
        <w:t xml:space="preserve"> </w:t>
      </w:r>
      <w:r w:rsidR="00073294">
        <w:t>t</w:t>
      </w:r>
      <w:r w:rsidR="00A7325C">
        <w:t>here is opportunity for models to further improve agreement amongst CODs</w:t>
      </w:r>
      <w:r w:rsidR="00794751">
        <w:t>.</w:t>
      </w:r>
      <w:r w:rsidR="002C3064">
        <w:t xml:space="preserve"> </w:t>
      </w:r>
      <w:r w:rsidR="002C3064" w:rsidRPr="002C3064">
        <w:t>The HEAL-SL platform now incorporates LLM and algorithms, and the platform is available for use openly by other research and programmatic groups worldwide</w:t>
      </w:r>
      <w:r w:rsidR="002C3064">
        <w:t xml:space="preserve"> </w:t>
      </w:r>
      <w:r w:rsidR="002C3064">
        <w:fldChar w:fldCharType="begin"/>
      </w:r>
      <w:r w:rsidR="00FF0B1D">
        <w:instrText xml:space="preserve"> ADDIN ZOTERO_ITEM CSL_CITATION {"citationID":"00000054","properties":{"unsorted":false,"formattedCitation":"[34]","plainCitation":"[34]","noteIndex":0},"citationItems":[{"id":2580,"uris":["http://zotero.org/users/6749620/items/LB3E3IVG"],"itemData":{"id":2580,"type":"webpage","title":"Healthy Sierra Leone","URL":"https://healsl.org/","author":[{"literal":"Njala University"}],"accessed":{"date-parts":[["2024",1,7]]},"issued":{"date-parts":[["2023"]]},"citation-key":"njalauniversityHealthySierraLeone2023"},"prefix":""}],"schema":"https://github.com/citation-style-language/schema/raw/master/csl-citation.json"} </w:instrText>
      </w:r>
      <w:r w:rsidR="002C3064">
        <w:fldChar w:fldCharType="separate"/>
      </w:r>
      <w:r w:rsidR="00FF0B1D">
        <w:rPr>
          <w:rFonts w:eastAsiaTheme="minorEastAsia" w:cs="Times New Roman"/>
          <w:kern w:val="0"/>
          <w:lang w:val="en-US"/>
        </w:rPr>
        <w:t>[34]</w:t>
      </w:r>
      <w:r w:rsidR="002C3064">
        <w:fldChar w:fldCharType="end"/>
      </w:r>
      <w:r w:rsidR="002C3064" w:rsidRPr="002C3064">
        <w:t>.</w:t>
      </w:r>
      <w:r w:rsidR="008F459C">
        <w:t xml:space="preserve"> Presently,</w:t>
      </w:r>
      <w:r w:rsidR="00CD4F1E" w:rsidRPr="008A29C4">
        <w:t xml:space="preserve"> </w:t>
      </w:r>
      <w:r w:rsidR="006960CE">
        <w:t>CAVA</w:t>
      </w:r>
      <w:r w:rsidR="00965B0C">
        <w:t xml:space="preserve"> </w:t>
      </w:r>
      <w:r w:rsidR="006960CE">
        <w:t xml:space="preserve">(using </w:t>
      </w:r>
      <w:r w:rsidR="00CD4F1E">
        <w:t>GPT-4, InterVA-5, and InSilicoVA</w:t>
      </w:r>
      <w:r w:rsidR="006960CE">
        <w:t>)</w:t>
      </w:r>
      <w:r w:rsidR="00652958">
        <w:t xml:space="preserve"> is integrated</w:t>
      </w:r>
      <w:r w:rsidR="00CD4F1E">
        <w:t>,</w:t>
      </w:r>
      <w:r w:rsidR="00E36BF1">
        <w:t xml:space="preserve"> with f</w:t>
      </w:r>
      <w:r w:rsidR="00993AAC">
        <w:t xml:space="preserve">uture work </w:t>
      </w:r>
      <w:r w:rsidR="00D80E7F">
        <w:t>plan</w:t>
      </w:r>
      <w:r w:rsidR="004830BA">
        <w:t xml:space="preserve">ned to </w:t>
      </w:r>
      <w:r w:rsidR="00993AAC">
        <w:t>evaluat</w:t>
      </w:r>
      <w:r w:rsidR="004830BA">
        <w:t>e</w:t>
      </w:r>
      <w:r w:rsidR="00993AAC">
        <w:t xml:space="preserve"> the impact of </w:t>
      </w:r>
      <w:r w:rsidR="00A4457B">
        <w:t>CAVA</w:t>
      </w:r>
      <w:r w:rsidR="00993AAC">
        <w:t xml:space="preserve"> on physician assignment.</w:t>
      </w:r>
    </w:p>
    <w:p w14:paraId="6545F4AB" w14:textId="408C1E37" w:rsidR="00B04B47" w:rsidRDefault="00CB7528" w:rsidP="009A3616">
      <w:pPr>
        <w:spacing w:after="80" w:line="240" w:lineRule="auto"/>
        <w:jc w:val="left"/>
      </w:pPr>
      <w:r>
        <w:rPr>
          <w:noProof/>
          <w:lang w:val="en-US"/>
        </w:rPr>
        <w:drawing>
          <wp:inline distT="0" distB="0" distL="0" distR="0" wp14:anchorId="5A6FE83D" wp14:editId="1C2A259E">
            <wp:extent cx="5544000" cy="2161221"/>
            <wp:effectExtent l="0" t="0" r="0" b="0"/>
            <wp:docPr id="272435924" name="Picture 5" descr="A diagram of a computer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5924" name="Picture 5" descr="A diagram of a computer assignmen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96261" cy="2298543"/>
                    </a:xfrm>
                    <a:prstGeom prst="rect">
                      <a:avLst/>
                    </a:prstGeom>
                  </pic:spPr>
                </pic:pic>
              </a:graphicData>
            </a:graphic>
          </wp:inline>
        </w:drawing>
      </w:r>
    </w:p>
    <w:p w14:paraId="206F34B6" w14:textId="08E8F19F" w:rsidR="00B04B47" w:rsidRPr="00DF67EC" w:rsidRDefault="00B04B47" w:rsidP="009A3616">
      <w:pPr>
        <w:pStyle w:val="FigureCaption"/>
      </w:pPr>
      <w:r>
        <w:rPr>
          <w:b/>
        </w:rPr>
        <w:t xml:space="preserve">Fig. 8 </w:t>
      </w:r>
      <w:r>
        <w:t xml:space="preserve">Computer </w:t>
      </w:r>
      <w:r w:rsidR="007E3DF8">
        <w:t>A</w:t>
      </w:r>
      <w:r>
        <w:t xml:space="preserve">ssisted </w:t>
      </w:r>
      <w:r w:rsidR="007E3DF8">
        <w:t>V</w:t>
      </w:r>
      <w:r>
        <w:t>erbal</w:t>
      </w:r>
      <w:r w:rsidR="007E3DF8">
        <w:t xml:space="preserve"> A</w:t>
      </w:r>
      <w:r>
        <w:t>utopsy</w:t>
      </w:r>
      <w:r w:rsidR="007E3DF8">
        <w:t xml:space="preserve"> (CAVA)</w:t>
      </w:r>
      <w:r>
        <w:t xml:space="preserve"> integrated into physician </w:t>
      </w:r>
      <w:r w:rsidR="00704E10">
        <w:t>coding</w:t>
      </w:r>
      <w:r w:rsidR="00C61082">
        <w:t xml:space="preserve"> as a three-step</w:t>
      </w:r>
      <w:r>
        <w:t xml:space="preserve"> process.</w:t>
      </w:r>
      <w:r w:rsidR="007E3DF8">
        <w:t xml:space="preserve"> The first step involves the physician assigning an initial cause of death</w:t>
      </w:r>
      <w:r w:rsidR="00E977D8">
        <w:t xml:space="preserve"> to a record</w:t>
      </w:r>
      <w:r w:rsidR="007E3DF8">
        <w:t xml:space="preserve"> without considering causes of death provided by models. The second step is the addition of CAVA</w:t>
      </w:r>
      <w:r w:rsidR="00E977D8">
        <w:t xml:space="preserve">, where the physician can compare their initial assignment in step one to model assignments and optionally choose to revise their initial assignments. The third step </w:t>
      </w:r>
      <w:r w:rsidR="003C3214">
        <w:t xml:space="preserve">submits the record with either the initial or revised assignment to the </w:t>
      </w:r>
      <w:r w:rsidR="009B7EAD">
        <w:t xml:space="preserve">verbal autopsy </w:t>
      </w:r>
      <w:r w:rsidR="003C3214">
        <w:t xml:space="preserve">coding </w:t>
      </w:r>
      <w:r w:rsidR="0059099D">
        <w:t>system</w:t>
      </w:r>
      <w:r w:rsidR="003C3214">
        <w:t>.</w:t>
      </w:r>
    </w:p>
    <w:p w14:paraId="3BFD8A07" w14:textId="295154F6" w:rsidR="00CD3E2C" w:rsidRDefault="00AD4706" w:rsidP="009A3616">
      <w:pPr>
        <w:pStyle w:val="Heading1"/>
      </w:pPr>
      <w:r>
        <w:lastRenderedPageBreak/>
        <w:t>Conclusion</w:t>
      </w:r>
      <w:r w:rsidR="00F14202">
        <w:t>s</w:t>
      </w:r>
    </w:p>
    <w:p w14:paraId="65685C6D" w14:textId="75FC487F" w:rsidR="00CD3E2C" w:rsidRDefault="00AD4706" w:rsidP="009A3616">
      <w:r>
        <w:t>This study evaluated the performance of GPT-3.5, GPT-4,</w:t>
      </w:r>
      <w:r w:rsidR="00291D64">
        <w:t xml:space="preserve"> GPT-5,</w:t>
      </w:r>
      <w:r>
        <w:t xml:space="preserve"> InterVA-5, and InSilicoVA models against physicians in assigning CODs for 6,939 VA records from Sierra Leone (2019–2022). At the </w:t>
      </w:r>
      <w:r w:rsidR="00F66029">
        <w:t>individual-level</w:t>
      </w:r>
      <w:r>
        <w:t xml:space="preserve">, </w:t>
      </w:r>
      <w:r w:rsidR="00622ED6">
        <w:t xml:space="preserve">GPT models outperformed InSilicoVA/InterVA-5 by 0.14 to 0.27 PCCC with </w:t>
      </w:r>
      <w:r>
        <w:t>GPT-</w:t>
      </w:r>
      <w:r w:rsidR="00E0611F">
        <w:t>5</w:t>
      </w:r>
      <w:r>
        <w:t xml:space="preserve"> ha</w:t>
      </w:r>
      <w:r w:rsidR="00622ED6">
        <w:t>ving</w:t>
      </w:r>
      <w:r>
        <w:t xml:space="preserve"> the highest performance </w:t>
      </w:r>
      <w:r w:rsidR="00622ED6">
        <w:t xml:space="preserve">of </w:t>
      </w:r>
      <w:r>
        <w:t>0.</w:t>
      </w:r>
      <w:r w:rsidR="00E0611F">
        <w:t>7</w:t>
      </w:r>
      <w:r w:rsidR="00420FE3">
        <w:t xml:space="preserve">1 </w:t>
      </w:r>
      <w:r>
        <w:t>PCCC. By COD, GPT-</w:t>
      </w:r>
      <w:r w:rsidR="00413D66">
        <w:t>5</w:t>
      </w:r>
      <w:r>
        <w:t xml:space="preserve"> performed best for </w:t>
      </w:r>
      <w:r w:rsidR="005E0A9D">
        <w:rPr>
          <w:sz w:val="18"/>
        </w:rPr>
        <w:t>15 of the 30 CODs, while GPT-4, GPT-3.5, and InSilicoVA performed the best for 7, 7, and 2 CODs</w:t>
      </w:r>
      <w:r w:rsidR="005E0A9D">
        <w:t>.</w:t>
      </w:r>
      <w:r>
        <w:t xml:space="preserve"> Performance increased (∼0.</w:t>
      </w:r>
      <w:r w:rsidR="00C345C2">
        <w:t>25</w:t>
      </w:r>
      <w:r>
        <w:t xml:space="preserve">–0.75 PCCC) as children and neonates matured (0 days to 14 years) and decreased (∼0.7–0.35) with adult aging (15 to 69 years). </w:t>
      </w:r>
      <w:r w:rsidR="003506FC">
        <w:t xml:space="preserve">At the population level, </w:t>
      </w:r>
      <w:r w:rsidR="002F4DCA">
        <w:t xml:space="preserve">GPT-5 had the highest performance with a CSMF accuracy of 0.9, while </w:t>
      </w:r>
      <w:r w:rsidR="003506FC">
        <w:t>all</w:t>
      </w:r>
      <w:r w:rsidR="002F4DCA">
        <w:t xml:space="preserve"> other</w:t>
      </w:r>
      <w:r w:rsidR="003506FC">
        <w:t xml:space="preserve"> models achieved </w:t>
      </w:r>
      <w:r w:rsidR="00CF7D32">
        <w:t xml:space="preserve">similar </w:t>
      </w:r>
      <w:r w:rsidR="002F4DCA">
        <w:t>performance</w:t>
      </w:r>
      <w:r w:rsidR="003506FC">
        <w:t xml:space="preserve"> (0.74–0.79).</w:t>
      </w:r>
      <w:r w:rsidR="006F0FCD">
        <w:t xml:space="preserve"> </w:t>
      </w:r>
      <w:r>
        <w:t xml:space="preserve">These findings suggest that combining models tailored to specific CODs and age groups may </w:t>
      </w:r>
      <w:r w:rsidR="007B6C1A">
        <w:t xml:space="preserve">better </w:t>
      </w:r>
      <w:r>
        <w:t xml:space="preserve">optimize performance relative to physicians. All models demonstrated scalability and on-demand availability, enabling COD estimation and alternative diagnoses in low-resource or physician-scarce settings. </w:t>
      </w:r>
      <w:r w:rsidR="005C5FEC">
        <w:t xml:space="preserve">The NLP capabilities of </w:t>
      </w:r>
      <w:r>
        <w:t xml:space="preserve">GPT models </w:t>
      </w:r>
      <w:r w:rsidR="005552A6">
        <w:t>enabled</w:t>
      </w:r>
      <w:r w:rsidR="005320AB">
        <w:t xml:space="preserve"> performance</w:t>
      </w:r>
      <w:r>
        <w:t xml:space="preserve"> closer to physician </w:t>
      </w:r>
      <w:r w:rsidR="001E48CD">
        <w:t>coding</w:t>
      </w:r>
      <w:r>
        <w:t>, but issues remain with reproducibility</w:t>
      </w:r>
      <w:r w:rsidR="008547B7">
        <w:t>,</w:t>
      </w:r>
      <w:r>
        <w:t xml:space="preserve"> reliance on historical data, </w:t>
      </w:r>
      <w:r w:rsidR="009A7262">
        <w:t xml:space="preserve">data </w:t>
      </w:r>
      <w:r>
        <w:t>privacy</w:t>
      </w:r>
      <w:r w:rsidR="00DC416B">
        <w:t>, and verification in other regions</w:t>
      </w:r>
      <w:r>
        <w:t xml:space="preserve">. </w:t>
      </w:r>
      <w:r w:rsidR="00B2710C">
        <w:t>This study demonstrates the strengths of LLMs for COD assignment, surpassing widely adopted statistical models at both the individual and population levels, while providing foundational evidence for integrating CAVA into existing VA systems. These findings emphasize the potential of CAVA to complement physician reasoning and enhance COD estimation, ultimately supporting more accurate and evidence-based health policies and interventions</w:t>
      </w:r>
      <w:r w:rsidR="00953926">
        <w:t>.</w:t>
      </w:r>
    </w:p>
    <w:p w14:paraId="6FAEA566" w14:textId="5A372BCE" w:rsidR="00CD3E2C" w:rsidRDefault="00AD4706" w:rsidP="009A3616">
      <w:r>
        <w:rPr>
          <w:b/>
        </w:rPr>
        <w:t xml:space="preserve">Supplementary information. </w:t>
      </w:r>
      <w:r>
        <w:t>Additional file 1 (.csv) titled</w:t>
      </w:r>
      <w:r w:rsidR="009731A8">
        <w:t xml:space="preserve"> </w:t>
      </w:r>
      <w:r>
        <w:t>”Central Medical Evaluation Agreement 10 (CMEA-10) codes” with description”</w:t>
      </w:r>
      <w:r w:rsidR="003A030B">
        <w:t xml:space="preserve"> </w:t>
      </w:r>
      <w:r>
        <w:t>ICD-10 code ranges considered in physician agreement” was used to supplement this study.</w:t>
      </w:r>
    </w:p>
    <w:p w14:paraId="35DAC596" w14:textId="77777777" w:rsidR="009861AE" w:rsidRDefault="009861AE" w:rsidP="009861AE">
      <w:pPr>
        <w:spacing w:line="240" w:lineRule="auto"/>
        <w:jc w:val="left"/>
        <w:rPr>
          <w:b/>
          <w:sz w:val="24"/>
        </w:rPr>
      </w:pPr>
      <w:r>
        <w:rPr>
          <w:b/>
          <w:sz w:val="24"/>
        </w:rPr>
        <w:t>Abbreviations</w:t>
      </w:r>
    </w:p>
    <w:p w14:paraId="24DACCFB" w14:textId="77777777" w:rsidR="009861AE" w:rsidRDefault="009861AE" w:rsidP="009861AE">
      <w:pPr>
        <w:pStyle w:val="NoSpacing"/>
      </w:pPr>
      <w:r>
        <w:t>CAVA: Computer Assisted Verbal Autopsy</w:t>
      </w:r>
    </w:p>
    <w:p w14:paraId="78F68994" w14:textId="77777777" w:rsidR="009861AE" w:rsidRDefault="009861AE" w:rsidP="009861AE">
      <w:pPr>
        <w:pStyle w:val="NoSpacing"/>
      </w:pPr>
      <w:r>
        <w:t>CCVA: Computer Coded Verbal Autopsy</w:t>
      </w:r>
    </w:p>
    <w:p w14:paraId="2508EF26" w14:textId="77777777" w:rsidR="009861AE" w:rsidRDefault="009861AE" w:rsidP="009861AE">
      <w:pPr>
        <w:pStyle w:val="NoSpacing"/>
      </w:pPr>
      <w:r>
        <w:t>CGHR: Centre for Global Health Research</w:t>
      </w:r>
    </w:p>
    <w:p w14:paraId="62CB4C5C" w14:textId="77777777" w:rsidR="009861AE" w:rsidRDefault="009861AE" w:rsidP="009861AE">
      <w:pPr>
        <w:pStyle w:val="NoSpacing"/>
      </w:pPr>
      <w:r>
        <w:t>CMEA: Central Medical Evaluation Agreement</w:t>
      </w:r>
    </w:p>
    <w:p w14:paraId="2C3D512C" w14:textId="77777777" w:rsidR="009861AE" w:rsidRDefault="009861AE" w:rsidP="009861AE">
      <w:pPr>
        <w:pStyle w:val="NoSpacing"/>
      </w:pPr>
      <w:r>
        <w:t>COD: Cause of Death</w:t>
      </w:r>
    </w:p>
    <w:p w14:paraId="475FC01A" w14:textId="77777777" w:rsidR="009861AE" w:rsidRDefault="009861AE" w:rsidP="009861AE">
      <w:pPr>
        <w:pStyle w:val="NoSpacing"/>
      </w:pPr>
      <w:r>
        <w:t>CSMF: Cause Specific Mortality Fraction</w:t>
      </w:r>
    </w:p>
    <w:p w14:paraId="3F598B59" w14:textId="77777777" w:rsidR="009861AE" w:rsidRDefault="009861AE" w:rsidP="009861AE">
      <w:pPr>
        <w:pStyle w:val="NoSpacing"/>
      </w:pPr>
      <w:r>
        <w:t>EVA: Electronic Verbal Autopsy</w:t>
      </w:r>
    </w:p>
    <w:p w14:paraId="6943B05E" w14:textId="77777777" w:rsidR="009861AE" w:rsidRDefault="009861AE" w:rsidP="009861AE">
      <w:pPr>
        <w:pStyle w:val="NoSpacing"/>
      </w:pPr>
      <w:r>
        <w:t>GPT: Generative Pre-trained Transformer</w:t>
      </w:r>
    </w:p>
    <w:p w14:paraId="64D1FA96" w14:textId="77777777" w:rsidR="009861AE" w:rsidRDefault="009861AE" w:rsidP="009861AE">
      <w:pPr>
        <w:pStyle w:val="NoSpacing"/>
      </w:pPr>
      <w:r>
        <w:t>HEAL-SL: Healthy Sierra Leone</w:t>
      </w:r>
    </w:p>
    <w:p w14:paraId="668730AB" w14:textId="77777777" w:rsidR="009861AE" w:rsidRDefault="009861AE" w:rsidP="009861AE">
      <w:pPr>
        <w:pStyle w:val="NoSpacing"/>
      </w:pPr>
      <w:r>
        <w:t>ICD: Internation Classification of Diseases</w:t>
      </w:r>
    </w:p>
    <w:p w14:paraId="6B630AB4" w14:textId="77777777" w:rsidR="009861AE" w:rsidRDefault="009861AE" w:rsidP="009861AE">
      <w:pPr>
        <w:pStyle w:val="NoSpacing"/>
      </w:pPr>
      <w:r>
        <w:t>LLM: Large Language Model</w:t>
      </w:r>
    </w:p>
    <w:p w14:paraId="519E7B86" w14:textId="77777777" w:rsidR="009861AE" w:rsidRDefault="009861AE" w:rsidP="009861AE">
      <w:pPr>
        <w:pStyle w:val="NoSpacing"/>
      </w:pPr>
      <w:r>
        <w:t>PCCC: Partial Chance Corrected Concordance</w:t>
      </w:r>
    </w:p>
    <w:p w14:paraId="47F59F51" w14:textId="77777777" w:rsidR="009861AE" w:rsidRDefault="009861AE" w:rsidP="009861AE">
      <w:pPr>
        <w:pStyle w:val="NoSpacing"/>
      </w:pPr>
      <w:r>
        <w:t>VA: Verbal Autopsy</w:t>
      </w:r>
    </w:p>
    <w:p w14:paraId="25F1861B" w14:textId="34EDC5E3" w:rsidR="009861AE" w:rsidRDefault="009861AE" w:rsidP="009861AE">
      <w:r>
        <w:lastRenderedPageBreak/>
        <w:t>WHO: World Health Organization</w:t>
      </w:r>
    </w:p>
    <w:p w14:paraId="61D34B58" w14:textId="77777777" w:rsidR="00CD3E2C" w:rsidRPr="00D95C53" w:rsidRDefault="00AD4706" w:rsidP="009A3616">
      <w:pPr>
        <w:pStyle w:val="Heading1"/>
        <w:numPr>
          <w:ilvl w:val="0"/>
          <w:numId w:val="0"/>
        </w:numPr>
        <w:rPr>
          <w:sz w:val="28"/>
          <w:szCs w:val="28"/>
        </w:rPr>
      </w:pPr>
      <w:r w:rsidRPr="00D95C53">
        <w:rPr>
          <w:sz w:val="28"/>
          <w:szCs w:val="28"/>
        </w:rPr>
        <w:t>Declarations</w:t>
      </w:r>
    </w:p>
    <w:p w14:paraId="6BC3F918" w14:textId="40121299" w:rsidR="00CD3E2C" w:rsidRDefault="00AD4706" w:rsidP="00B321B8">
      <w:pPr>
        <w:spacing w:line="240" w:lineRule="auto"/>
        <w:jc w:val="left"/>
        <w:rPr>
          <w:b/>
          <w:sz w:val="24"/>
        </w:rPr>
      </w:pPr>
      <w:r>
        <w:rPr>
          <w:b/>
          <w:sz w:val="24"/>
        </w:rPr>
        <w:t>Ethics approval</w:t>
      </w:r>
      <w:r w:rsidR="00806A89">
        <w:rPr>
          <w:b/>
          <w:sz w:val="24"/>
        </w:rPr>
        <w:t xml:space="preserve"> and consent to participate</w:t>
      </w:r>
    </w:p>
    <w:p w14:paraId="10AA9DF9" w14:textId="117B933C" w:rsidR="006661D1" w:rsidRPr="00BB5C92" w:rsidRDefault="006661D1" w:rsidP="00B321B8">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AD4706" w:rsidP="00B321B8">
      <w:pPr>
        <w:spacing w:line="240" w:lineRule="auto"/>
        <w:jc w:val="left"/>
      </w:pPr>
      <w:r>
        <w:rPr>
          <w:b/>
          <w:sz w:val="24"/>
        </w:rPr>
        <w:t>Consent for publication</w:t>
      </w:r>
    </w:p>
    <w:p w14:paraId="7542B0A2" w14:textId="2CACD11A" w:rsidR="00CD3E2C" w:rsidRDefault="006831B8" w:rsidP="00B321B8">
      <w:r>
        <w:t>Not applicable.</w:t>
      </w:r>
    </w:p>
    <w:p w14:paraId="1A7F2F90" w14:textId="2DB05506" w:rsidR="00CD3E2C" w:rsidRDefault="00DC63CC" w:rsidP="00B321B8">
      <w:pPr>
        <w:pStyle w:val="Heading2"/>
        <w:numPr>
          <w:ilvl w:val="0"/>
          <w:numId w:val="0"/>
        </w:numPr>
        <w:spacing w:after="200" w:line="240" w:lineRule="auto"/>
      </w:pPr>
      <w:r>
        <w:t>Data Availability</w:t>
      </w:r>
    </w:p>
    <w:p w14:paraId="5775449B" w14:textId="525B6D58" w:rsidR="00831019" w:rsidRDefault="00AD4706" w:rsidP="00B321B8">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7">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used and/or analysed during the current study are available in the Github repository,</w:t>
      </w:r>
      <w:r w:rsidR="00831019" w:rsidRPr="00AE7B07">
        <w:rPr>
          <w:color w:val="auto"/>
        </w:rPr>
        <w:t xml:space="preserve"> </w:t>
      </w:r>
      <w:r w:rsidR="00831019" w:rsidRPr="00961FC5">
        <w:t>https://github.com/cghr-toronto/</w:t>
      </w:r>
      <w:r w:rsidR="00900B10">
        <w:t>wen-et-al-2025-cava</w:t>
      </w:r>
      <w:r w:rsidR="00831019">
        <w:t>.</w:t>
      </w:r>
    </w:p>
    <w:p w14:paraId="47EB20F1" w14:textId="77777777" w:rsidR="000E49E8" w:rsidRDefault="000E49E8" w:rsidP="00B321B8">
      <w:pPr>
        <w:spacing w:line="240" w:lineRule="auto"/>
        <w:jc w:val="left"/>
      </w:pPr>
      <w:r>
        <w:rPr>
          <w:b/>
          <w:sz w:val="24"/>
        </w:rPr>
        <w:t>Competing interests</w:t>
      </w:r>
    </w:p>
    <w:p w14:paraId="225B8A48" w14:textId="725E52E2" w:rsidR="000E49E8" w:rsidRDefault="000E49E8" w:rsidP="00B321B8">
      <w:r>
        <w:t xml:space="preserve">The authors </w:t>
      </w:r>
      <w:r w:rsidR="0030515F">
        <w:t xml:space="preserve">declare that they </w:t>
      </w:r>
      <w:r>
        <w:t>ha</w:t>
      </w:r>
      <w:r w:rsidR="00897436">
        <w:t>ve</w:t>
      </w:r>
      <w:r>
        <w:t xml:space="preserve"> no </w:t>
      </w:r>
      <w:r w:rsidR="00E61DFE">
        <w:t>competing interests</w:t>
      </w:r>
      <w:r>
        <w:t>.</w:t>
      </w:r>
    </w:p>
    <w:p w14:paraId="0E9F1EBA" w14:textId="77777777" w:rsidR="0072203F" w:rsidRDefault="0072203F" w:rsidP="00B321B8">
      <w:pPr>
        <w:spacing w:line="240" w:lineRule="auto"/>
        <w:jc w:val="left"/>
        <w:rPr>
          <w:b/>
          <w:sz w:val="24"/>
        </w:rPr>
      </w:pPr>
      <w:r>
        <w:rPr>
          <w:b/>
          <w:sz w:val="24"/>
        </w:rPr>
        <w:t>Funding</w:t>
      </w:r>
    </w:p>
    <w:p w14:paraId="6EA36D25" w14:textId="1AD2A18C" w:rsidR="0072203F" w:rsidRPr="0072203F" w:rsidRDefault="0072203F" w:rsidP="00B321B8">
      <w:r w:rsidRPr="00B2137E">
        <w:t>Bill &amp; Melinda Gates Foundation, Canada Institutes of Health Research. The sponsors had no role in the design, implementation, data collection, analyses, or report preparation.</w:t>
      </w:r>
    </w:p>
    <w:p w14:paraId="158BFC14" w14:textId="77777777" w:rsidR="00CD3E2C" w:rsidRDefault="00AD4706" w:rsidP="00B321B8">
      <w:pPr>
        <w:pStyle w:val="Heading2"/>
        <w:numPr>
          <w:ilvl w:val="0"/>
          <w:numId w:val="0"/>
        </w:numPr>
        <w:spacing w:after="200" w:line="240" w:lineRule="auto"/>
      </w:pPr>
      <w:r>
        <w:t>Authors’ contributions</w:t>
      </w:r>
    </w:p>
    <w:p w14:paraId="245BDE61" w14:textId="37A17A1F" w:rsidR="00A238DC" w:rsidRDefault="00AD4706" w:rsidP="00B321B8">
      <w:r>
        <w:t xml:space="preserve">PJ and </w:t>
      </w:r>
      <w:r w:rsidR="006661D1">
        <w:t>RA</w:t>
      </w:r>
      <w:r>
        <w:t xml:space="preserve"> are the study Principal Investigators. ATA and RK </w:t>
      </w:r>
      <w:r w:rsidR="009F33FA">
        <w:t xml:space="preserve">executed and </w:t>
      </w:r>
      <w:r>
        <w:t>implemented the data collection procedures. RW, TKSN, and CM processed, documented, and prepared the data. RW, ASL,</w:t>
      </w:r>
      <w:r w:rsidR="008D7CC3">
        <w:t xml:space="preserve"> TKSN,</w:t>
      </w:r>
      <w:r>
        <w:t xml:space="preserve"> and RK ran the models. RW wrote the paper and conducted the analysis. AB and RCM provided medical domain guidance and feedback.</w:t>
      </w:r>
      <w:r w:rsidR="00822442">
        <w:t xml:space="preserve"> PB provided statistical domain guidance and feedback.</w:t>
      </w:r>
      <w:r>
        <w:t xml:space="preserve"> All authors reviewed the results and contributed to the report. All authors read and approved the final manuscript.</w:t>
      </w:r>
    </w:p>
    <w:p w14:paraId="736EFD89" w14:textId="032D0E17" w:rsidR="00F22A81" w:rsidRDefault="00F22A81" w:rsidP="00B321B8">
      <w:pPr>
        <w:pStyle w:val="Heading2"/>
        <w:numPr>
          <w:ilvl w:val="0"/>
          <w:numId w:val="0"/>
        </w:numPr>
        <w:spacing w:after="200" w:line="240" w:lineRule="auto"/>
      </w:pPr>
      <w:r>
        <w:t>Acknowledgements</w:t>
      </w:r>
    </w:p>
    <w:p w14:paraId="142AE16C" w14:textId="77777777" w:rsidR="00F22A81" w:rsidRDefault="00F22A81" w:rsidP="00B321B8">
      <w:r>
        <w:t>Not applicable.</w:t>
      </w:r>
    </w:p>
    <w:p w14:paraId="0B241D5F" w14:textId="22A546F7" w:rsidR="00CD3E2C" w:rsidRDefault="00AD4706" w:rsidP="00327D49">
      <w:pPr>
        <w:pStyle w:val="NoSpacing"/>
        <w:rPr>
          <w:b/>
          <w:sz w:val="24"/>
        </w:rPr>
      </w:pPr>
      <w:r w:rsidRPr="00257220">
        <w:rPr>
          <w:b/>
          <w:sz w:val="24"/>
        </w:rPr>
        <w:lastRenderedPageBreak/>
        <w:t>Appendix A</w:t>
      </w:r>
      <w:r w:rsidR="005D145B" w:rsidRPr="00257220">
        <w:rPr>
          <w:b/>
          <w:sz w:val="24"/>
        </w:rPr>
        <w:tab/>
      </w:r>
      <w:r w:rsidRPr="00257220">
        <w:rPr>
          <w:b/>
          <w:sz w:val="24"/>
        </w:rPr>
        <w:t>CGHR-10 Codes</w:t>
      </w:r>
    </w:p>
    <w:p w14:paraId="7B911C1C" w14:textId="77777777" w:rsidR="008651A6" w:rsidRPr="00257220" w:rsidRDefault="008651A6" w:rsidP="00B4743C">
      <w:pPr>
        <w:pStyle w:val="NoSpacing"/>
        <w:rPr>
          <w:sz w:val="24"/>
        </w:rPr>
      </w:pPr>
    </w:p>
    <w:p w14:paraId="3FEE4120" w14:textId="77777777" w:rsidR="009C7296" w:rsidRDefault="009C7296" w:rsidP="009A361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4F4835">
            <w:pPr>
              <w:spacing w:before="40" w:after="40"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4F4835">
            <w:pPr>
              <w:spacing w:before="40" w:after="40"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4F4835">
            <w:pPr>
              <w:spacing w:before="40" w:after="40"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4F4835">
            <w:pPr>
              <w:spacing w:before="40" w:after="40"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4F4835">
            <w:pPr>
              <w:spacing w:before="40" w:after="40"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4F4835">
            <w:pPr>
              <w:spacing w:before="40" w:after="40"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4F4835">
            <w:pPr>
              <w:spacing w:before="40" w:after="40"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4F4835">
            <w:pPr>
              <w:spacing w:before="40" w:after="40"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4F4835">
            <w:pPr>
              <w:spacing w:before="40" w:after="40"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4F4835">
            <w:pPr>
              <w:spacing w:before="40" w:after="40"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4F4835">
            <w:pPr>
              <w:spacing w:before="40" w:after="40"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4F4835">
            <w:pPr>
              <w:spacing w:before="40" w:after="40"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4F4835">
            <w:pPr>
              <w:spacing w:before="40" w:after="40"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4F4835">
            <w:pPr>
              <w:spacing w:before="40" w:after="40"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4F4835">
            <w:pPr>
              <w:spacing w:before="40" w:after="40"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4F4835">
            <w:pPr>
              <w:spacing w:before="40" w:after="40"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4F4835">
            <w:pPr>
              <w:spacing w:before="40" w:after="40"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4F4835">
            <w:pPr>
              <w:spacing w:before="40" w:after="40"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4F4835">
            <w:pPr>
              <w:spacing w:before="40" w:after="40"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4F4835">
            <w:pPr>
              <w:spacing w:before="40" w:after="40"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4F4835">
            <w:pPr>
              <w:spacing w:before="40" w:after="40"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4F4835">
            <w:pPr>
              <w:spacing w:before="40" w:after="40"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4F4835">
            <w:pPr>
              <w:spacing w:before="40" w:after="40"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4F4835">
            <w:pPr>
              <w:spacing w:before="40" w:after="40"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4F4835">
            <w:pPr>
              <w:spacing w:before="40" w:after="40"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4F4835">
            <w:pPr>
              <w:spacing w:before="40" w:after="40"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4F4835">
            <w:pPr>
              <w:spacing w:before="40" w:after="40"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4F4835">
            <w:pPr>
              <w:spacing w:before="40" w:after="40"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4F4835">
            <w:pPr>
              <w:spacing w:before="40" w:after="40"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4F4835">
            <w:pPr>
              <w:spacing w:before="40" w:after="40"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4F4835">
            <w:pPr>
              <w:spacing w:before="40" w:after="40"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4F4835">
            <w:pPr>
              <w:spacing w:before="40" w:after="40"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4F4835">
            <w:pPr>
              <w:spacing w:before="40" w:after="40"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4F4835">
            <w:pPr>
              <w:spacing w:before="40" w:after="40"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4F4835">
            <w:pPr>
              <w:spacing w:before="40" w:after="40"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4F4835">
            <w:pPr>
              <w:spacing w:before="40" w:after="40"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4F4835">
            <w:pPr>
              <w:spacing w:before="40" w:after="40"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4F4835">
            <w:pPr>
              <w:spacing w:before="40" w:after="40"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4F4835">
            <w:pPr>
              <w:spacing w:before="40" w:after="40"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4F4835">
            <w:pPr>
              <w:spacing w:before="40" w:after="40"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4F4835">
            <w:pPr>
              <w:spacing w:before="40" w:after="40"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A3616">
      <w:pPr>
        <w:pStyle w:val="Heading2"/>
        <w:numPr>
          <w:ilvl w:val="0"/>
          <w:numId w:val="0"/>
        </w:numPr>
      </w:pPr>
    </w:p>
    <w:p w14:paraId="523136E2" w14:textId="77777777" w:rsidR="009C7296" w:rsidRDefault="009C7296" w:rsidP="009A3616">
      <w:pPr>
        <w:pStyle w:val="TableCaption"/>
        <w:rPr>
          <w:b/>
        </w:rPr>
        <w:sectPr w:rsidR="009C7296" w:rsidSect="006322F0">
          <w:footerReference w:type="even" r:id="rId18"/>
          <w:footerReference w:type="default" r:id="rId19"/>
          <w:footerReference w:type="first" r:id="rId20"/>
          <w:footnotePr>
            <w:numRestart w:val="eachPage"/>
          </w:footnotePr>
          <w:pgSz w:w="11906" w:h="16838"/>
          <w:pgMar w:top="1440" w:right="1440" w:bottom="1440" w:left="1440" w:header="720" w:footer="720" w:gutter="0"/>
          <w:lnNumType w:countBy="1" w:restart="continuous"/>
          <w:cols w:space="720"/>
          <w:docGrid w:linePitch="272"/>
        </w:sectPr>
      </w:pPr>
    </w:p>
    <w:p w14:paraId="4CEBC54B" w14:textId="7CC02E62" w:rsidR="009C7296" w:rsidRDefault="009C7296" w:rsidP="009A361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192BCB">
            <w:pPr>
              <w:spacing w:before="40" w:after="40"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192BCB">
            <w:pPr>
              <w:spacing w:before="40" w:after="40"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192BCB">
            <w:pPr>
              <w:spacing w:before="40" w:after="40"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192BCB">
            <w:pPr>
              <w:spacing w:before="40" w:after="40"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192BCB">
            <w:pPr>
              <w:spacing w:before="40" w:after="40"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192BCB">
            <w:pPr>
              <w:spacing w:before="40" w:after="40"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192BCB">
            <w:pPr>
              <w:spacing w:before="40" w:after="40"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192BCB">
            <w:pPr>
              <w:spacing w:before="40" w:after="40"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192BCB">
            <w:pPr>
              <w:spacing w:before="40" w:after="40"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192BCB">
            <w:pPr>
              <w:spacing w:before="40" w:after="40"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192BCB">
            <w:pPr>
              <w:spacing w:before="40" w:after="40"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192BCB">
            <w:pPr>
              <w:spacing w:before="40" w:after="40"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192BCB">
            <w:pPr>
              <w:spacing w:before="40" w:after="40"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192BCB">
            <w:pPr>
              <w:spacing w:before="40" w:after="40"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192BCB">
            <w:pPr>
              <w:spacing w:before="40" w:after="40"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192BCB">
            <w:pPr>
              <w:spacing w:before="40" w:after="40"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192BCB">
            <w:pPr>
              <w:spacing w:before="40" w:after="40"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192BCB">
            <w:pPr>
              <w:spacing w:before="40" w:after="40"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192BCB">
            <w:pPr>
              <w:spacing w:before="40" w:after="40"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192BCB">
            <w:pPr>
              <w:spacing w:before="40" w:after="40"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192BCB">
            <w:pPr>
              <w:spacing w:before="40" w:after="40"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192BCB">
            <w:pPr>
              <w:spacing w:before="40" w:after="40"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192BCB">
            <w:pPr>
              <w:spacing w:before="40" w:after="40"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192BCB">
            <w:pPr>
              <w:spacing w:before="40" w:after="40"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192BCB">
            <w:pPr>
              <w:spacing w:before="40" w:after="40"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192BCB">
            <w:pPr>
              <w:spacing w:before="40" w:after="40"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192BCB">
            <w:pPr>
              <w:spacing w:before="40" w:after="4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192BCB">
            <w:pPr>
              <w:spacing w:before="40" w:after="40"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192BCB">
            <w:pPr>
              <w:spacing w:before="40" w:after="40"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192BCB">
            <w:pPr>
              <w:spacing w:before="40" w:after="40"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192BCB">
            <w:pPr>
              <w:spacing w:before="40" w:after="40"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192BCB">
            <w:pPr>
              <w:spacing w:before="40" w:after="40"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192BCB">
            <w:pPr>
              <w:spacing w:before="40" w:after="40"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192BCB">
            <w:pPr>
              <w:spacing w:before="40" w:after="40"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192BCB">
            <w:pPr>
              <w:spacing w:before="40" w:after="40"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192BCB">
            <w:pPr>
              <w:spacing w:before="40" w:after="40"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192BCB">
            <w:pPr>
              <w:spacing w:before="40" w:after="40"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A3616">
      <w:pPr>
        <w:tabs>
          <w:tab w:val="left" w:pos="2294"/>
        </w:tabs>
        <w:sectPr w:rsidR="009C7296" w:rsidRP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02303172" w14:textId="5562D5C8" w:rsidR="00CD3E2C" w:rsidRDefault="00AD4706" w:rsidP="009A3616">
      <w:pPr>
        <w:pStyle w:val="Heading1"/>
        <w:numPr>
          <w:ilvl w:val="0"/>
          <w:numId w:val="0"/>
        </w:numPr>
      </w:pPr>
      <w:r>
        <w:lastRenderedPageBreak/>
        <w:t>Appendix B</w:t>
      </w:r>
      <w:r w:rsidR="00417A76">
        <w:tab/>
      </w:r>
      <w:r>
        <w:t>Details on Methods</w:t>
      </w:r>
    </w:p>
    <w:p w14:paraId="0DE587A8" w14:textId="725FCD31" w:rsidR="00CD3E2C" w:rsidRDefault="00AD4706" w:rsidP="009A361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r w:rsidR="000D6C24">
        <w:t xml:space="preserve"> Publicly available data for reproducing figures and tables is made available on Harvard Dataverse, see </w:t>
      </w:r>
      <w:r w:rsidR="000D6C24">
        <w:fldChar w:fldCharType="begin"/>
      </w:r>
      <w:r w:rsidR="000D6C24">
        <w:instrText xml:space="preserve"> ADDIN ZOTERO_ITEM CSL_CITATION {"citationID":"6p27DmXw","properties":{"formattedCitation":"[106]","plainCitation":"[106]","noteIndex":0},"citationItems":[{"id":3536,"uris":["http://zotero.org/users/6749620/items/QNXU4MBB"],"itemData":{"id":3536,"type":"dataset","abstract":"Public data on 6939 deaths in Sierra Leone from 2019-2022 acquired through verbal autopsy. The data was collected for a study comparing GPT and OpenVA models to physician coding of deaths.","DOI":"10.7910/DVN/QDLJCF","language":"en","license":"http://creativecommons.org/publicdomain/zero/1.0","publisher":"Harvard Dataverse","source":"Harvard Dataverse","title":"Public Data for: Computer Assisted Verbal Autopsy: Comparing Large Language Models to Physicians for Assigning Causes to 6939 Deaths in Sierra Leone from 2019-2022","title-short":"Public Data for","URL":"https://dataverse.harvard.edu/dataset.xhtml?persistentId=doi:10.7910/DVN/QDLJCF","version":"2.0","author":[{"family":"Wen","given":"Richard"},{"family":"Assalif","given":"Anteneh T."},{"family":"Lee","given":"Andy Sze-Heng"},{"family":"Kamadod","given":"Rajeev"},{"family":"Carshon-Marsh","given":"Ronald"},{"family":"Meh","given":"Catherine"},{"family":"Ng","given":"Kai Sze"},{"family":"Brown","given":"Patrick"},{"family":"Jha","given":"Prabhat 0000-0001-7067-8341"},{"family":"Ansumana","given":"Rashid"}],"accessed":{"date-parts":[["2025",12,7]]},"issued":{"date-parts":[["2025",12,7]]},"citation-key":"wenPublicDataComputer2025"}}],"schema":"https://github.com/citation-style-language/schema/raw/master/csl-citation.json"} </w:instrText>
      </w:r>
      <w:r w:rsidR="000D6C24">
        <w:fldChar w:fldCharType="separate"/>
      </w:r>
      <w:r w:rsidR="000D6C24">
        <w:rPr>
          <w:noProof/>
        </w:rPr>
        <w:t>[106]</w:t>
      </w:r>
      <w:r w:rsidR="000D6C24">
        <w:fldChar w:fldCharType="end"/>
      </w:r>
      <w:r w:rsidR="000D6C24">
        <w:t>.</w:t>
      </w:r>
    </w:p>
    <w:p w14:paraId="28573469" w14:textId="6F171B9A" w:rsidR="00CD3E2C" w:rsidRDefault="00AD4706" w:rsidP="009A3616">
      <w:pPr>
        <w:pStyle w:val="Heading2"/>
        <w:numPr>
          <w:ilvl w:val="0"/>
          <w:numId w:val="0"/>
        </w:numPr>
      </w:pPr>
      <w:r>
        <w:t>B.1</w:t>
      </w:r>
      <w:r w:rsidR="002F2E6F">
        <w:tab/>
      </w:r>
      <w:r>
        <w:t>CGHR-10 Physician</w:t>
      </w:r>
      <w:r w:rsidR="003506FC">
        <w:t>-</w:t>
      </w:r>
      <w:r>
        <w:t>Agreed Record</w:t>
      </w:r>
      <w:r w:rsidR="003F61C8">
        <w:t>s</w:t>
      </w:r>
    </w:p>
    <w:p w14:paraId="41F78B57" w14:textId="2682C6ED" w:rsidR="003506FC" w:rsidRDefault="00AD4706" w:rsidP="009A3616">
      <w:r w:rsidRPr="00660CC9">
        <w:t>Initially, 11,920 records were collected from dual-coded EVA in the HEAL-SL study. Physicians were able to assign CODs for 11,820 of the 11,920 records, where 100 of these records could not be assigned a COD due to missing or inadequate information (e.g.</w:t>
      </w:r>
      <w:r w:rsidR="003E1D44">
        <w:t>,</w:t>
      </w:r>
      <w:r w:rsidRPr="00660CC9">
        <w:t xml:space="preserve"> low quality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6A76277F" w:rsidR="00CD3E2C" w:rsidRDefault="00E772B9" w:rsidP="009A3616">
      <w:r w:rsidRPr="00660CC9">
        <w:t>The 6</w:t>
      </w:r>
      <w:r w:rsidR="003506FC">
        <w:t>,</w:t>
      </w:r>
      <w:r w:rsidRPr="00660CC9">
        <w:t xml:space="preserve">939 physician agreed records were collected using VA from the HEAL-SL study between 2019-2022, where </w:t>
      </w:r>
      <w:r w:rsidR="003506FC">
        <w:t>deaths</w:t>
      </w:r>
      <w:r w:rsidR="003506FC" w:rsidRPr="00660CC9">
        <w:t xml:space="preserve"> </w:t>
      </w:r>
      <w:r w:rsidRPr="00660CC9">
        <w:t xml:space="preserve">were collected using nationwide </w:t>
      </w:r>
      <w:r w:rsidR="003506FC">
        <w:t xml:space="preserve">representative </w:t>
      </w:r>
      <w:r w:rsidRPr="00660CC9">
        <w:t>sampl</w:t>
      </w:r>
      <w:r w:rsidR="003506FC">
        <w:t>ing units</w:t>
      </w:r>
      <w:r w:rsidRPr="00660CC9">
        <w:t xml:space="preserve"> across Sierra Leone </w:t>
      </w:r>
      <w:r w:rsidR="003506FC">
        <w:t>(</w:t>
      </w:r>
      <w:r w:rsidRPr="00660CC9">
        <w:t>Figure B2</w:t>
      </w:r>
      <w:r w:rsidR="003506FC">
        <w:t>)</w:t>
      </w:r>
      <w:r w:rsidRPr="00660CC9">
        <w:t xml:space="preserve">. The distribution of the study data are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infections (21%) for neonates. Suicide, congenital anomalies, nutritional deficiencies, and other had low sample sizes for each </w:t>
      </w:r>
      <w:r w:rsidRPr="00660CC9">
        <w:lastRenderedPageBreak/>
        <w:t>age group (&lt;1% of total records for each age group).</w:t>
      </w:r>
      <w:r w:rsidR="009D05BE">
        <w:t xml:space="preserve"> CODs with high physician agreement</w:t>
      </w:r>
      <w:r w:rsidR="009A7491">
        <w:t xml:space="preserve"> (&gt;70%)</w:t>
      </w:r>
      <w:r w:rsidR="009D05BE">
        <w:t xml:space="preserve"> include malaria (77%), road/transport injuries (75%), and other injuries</w:t>
      </w:r>
      <w:r w:rsidRPr="00660CC9">
        <w:t xml:space="preserve"> </w:t>
      </w:r>
      <w:r w:rsidR="009D05BE">
        <w:t>(72%) for adults, malaria (85%)</w:t>
      </w:r>
      <w:r w:rsidR="00472BDF">
        <w:t xml:space="preserve"> and </w:t>
      </w:r>
      <w:r w:rsidR="009D05BE">
        <w:t xml:space="preserve">injuries (76%) for children, and stillbirth (76%) for neonates. </w:t>
      </w:r>
      <w:r w:rsidR="009A7491">
        <w:t>CODs with low physician agreement</w:t>
      </w:r>
      <w:r w:rsidR="00754320">
        <w:t xml:space="preserve"> </w:t>
      </w:r>
      <w:r w:rsidR="00FD0BD1">
        <w:t xml:space="preserve">(&lt;40%) </w:t>
      </w:r>
      <w:r w:rsidR="00754320">
        <w:t>were cancers (20%), pneumonia (34%), and unspecified infections (37%) for adults</w:t>
      </w:r>
      <w:r w:rsidR="00FD0BD1">
        <w:t>,</w:t>
      </w:r>
      <w:r w:rsidR="00833F2E">
        <w:t xml:space="preserve"> and</w:t>
      </w:r>
      <w:r w:rsidR="00FD0BD1">
        <w:t xml:space="preserve"> nutritional deficiencies (39%) and pneumonia (31%) for children</w:t>
      </w:r>
      <w:r w:rsidR="00754320">
        <w:t xml:space="preserve">. </w:t>
      </w:r>
      <w:r w:rsidRPr="00660CC9">
        <w:t>Table B5 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r w:rsidR="00754B89">
        <w:t>. Physician agreement was similar at around 50-70% for all age ranges</w:t>
      </w:r>
      <w:r w:rsidR="00E5583F">
        <w:t>.</w:t>
      </w:r>
    </w:p>
    <w:p w14:paraId="6195EEFC" w14:textId="138C7662" w:rsidR="00CD3E2C" w:rsidRDefault="00C8040B" w:rsidP="007200EA">
      <w:pPr>
        <w:spacing w:after="80" w:line="240" w:lineRule="auto"/>
      </w:pPr>
      <w:r>
        <w:rPr>
          <w:noProof/>
          <w:lang w:val="en-US"/>
        </w:rPr>
        <w:lastRenderedPageBreak/>
        <w:drawing>
          <wp:inline distT="0" distB="0" distL="0" distR="0" wp14:anchorId="0EA6498C" wp14:editId="3E47694B">
            <wp:extent cx="5114207" cy="8474691"/>
            <wp:effectExtent l="0" t="0" r="0" b="0"/>
            <wp:docPr id="184519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472"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85902" cy="8593495"/>
                    </a:xfrm>
                    <a:prstGeom prst="rect">
                      <a:avLst/>
                    </a:prstGeom>
                  </pic:spPr>
                </pic:pic>
              </a:graphicData>
            </a:graphic>
          </wp:inline>
        </w:drawing>
      </w:r>
    </w:p>
    <w:p w14:paraId="4FFE3208" w14:textId="403ED4CE" w:rsidR="00CD3E2C" w:rsidRDefault="00AD4706" w:rsidP="009A3616">
      <w:pPr>
        <w:pStyle w:val="FigureCaption"/>
      </w:pPr>
      <w:r>
        <w:rPr>
          <w:b/>
        </w:rPr>
        <w:t xml:space="preserve">Fig. B1 </w:t>
      </w:r>
      <w:r w:rsidR="00841DB4">
        <w:t>Detailed flow diagram for verbal autopsy coding comparison of 6939 sample deaths in Sierra Leone</w:t>
      </w:r>
      <w:r>
        <w:t>.</w:t>
      </w:r>
      <w:r w:rsidR="007B4B1A">
        <w:t xml:space="preserve"> This supplements the diagram in Figure 1</w:t>
      </w:r>
      <w:r w:rsidR="00673F89">
        <w:t>, providing additional details on removed records</w:t>
      </w:r>
      <w:r w:rsidR="00F654DC">
        <w:t>, model specifications, and</w:t>
      </w:r>
      <w:r w:rsidR="00673F89">
        <w:t xml:space="preserve"> sub-processes.</w:t>
      </w:r>
    </w:p>
    <w:p w14:paraId="4CFE09E3" w14:textId="3FED7327" w:rsidR="00CD3E2C" w:rsidRDefault="006A7AAB" w:rsidP="009A3616">
      <w:pPr>
        <w:spacing w:after="80" w:line="240" w:lineRule="auto"/>
        <w:jc w:val="left"/>
      </w:pPr>
      <w:r>
        <w:rPr>
          <w:noProof/>
          <w:lang w:val="en-US"/>
        </w:rPr>
        <w:lastRenderedPageBreak/>
        <w:drawing>
          <wp:inline distT="0" distB="0" distL="0" distR="0" wp14:anchorId="1367768A" wp14:editId="3804327B">
            <wp:extent cx="5731510" cy="5426710"/>
            <wp:effectExtent l="0" t="0" r="0" b="0"/>
            <wp:docPr id="828210098" name="Picture 1" descr="A map of the state of sierra le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0098" name="Picture 1" descr="A map of the state of sierra le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48CE1777" w14:textId="7D1B1A99" w:rsidR="00CD3E2C" w:rsidRDefault="00AD4706" w:rsidP="009A3616">
      <w:pPr>
        <w:pStyle w:val="FigureCaption"/>
      </w:pPr>
      <w:r>
        <w:rPr>
          <w:b/>
        </w:rPr>
        <w:t xml:space="preserve">Fig. B2 </w:t>
      </w:r>
      <w:r w:rsidR="00325BAF">
        <w:t xml:space="preserve">Healthy Sierra Leone (HEAL-SL) verbal autopsy </w:t>
      </w:r>
      <w:r>
        <w:t>data sampling areas</w:t>
      </w:r>
      <w:r w:rsidR="00325BAF">
        <w:t xml:space="preserve"> for Sierra Leone</w:t>
      </w:r>
      <w:r w:rsidR="0077084B">
        <w:t xml:space="preserve"> from 2019-2022</w:t>
      </w:r>
      <w:r>
        <w:t>.</w:t>
      </w:r>
      <w:r w:rsidR="00A06632">
        <w:t xml:space="preserve"> The boundaries represent Sierra Leone provinces.</w:t>
      </w:r>
      <w:r w:rsidR="00DC5ED7">
        <w:t xml:space="preserve"> Each grey point represents the centroid of sampling areas.</w:t>
      </w:r>
      <w:r w:rsidR="00A06632">
        <w:t xml:space="preserve"> Pop</w:t>
      </w:r>
      <w:r w:rsidR="008005A2">
        <w:t>=population</w:t>
      </w:r>
      <w:r w:rsidR="00A06632">
        <w:t>, SA</w:t>
      </w:r>
      <w:r w:rsidR="008005A2">
        <w:t>=</w:t>
      </w:r>
      <w:r w:rsidR="00A06632">
        <w:t>sampling area.</w:t>
      </w:r>
    </w:p>
    <w:p w14:paraId="25670D71" w14:textId="3A9F6816" w:rsidR="00CD3E2C" w:rsidRDefault="00AD4706" w:rsidP="009A3616">
      <w:pPr>
        <w:pStyle w:val="Heading2"/>
        <w:numPr>
          <w:ilvl w:val="0"/>
          <w:numId w:val="0"/>
        </w:numPr>
      </w:pPr>
      <w:r>
        <w:t>B.2</w:t>
      </w:r>
      <w:r w:rsidR="009A003B">
        <w:tab/>
      </w:r>
      <w:r>
        <w:t>Modelling Details</w:t>
      </w:r>
    </w:p>
    <w:p w14:paraId="53F3C8D4" w14:textId="1DC7CCF5" w:rsidR="00D50EBA" w:rsidRDefault="00AD4706" w:rsidP="009A3616">
      <w:r>
        <w:t>Each model (GPT-3.5, GPT-4,</w:t>
      </w:r>
      <w:r w:rsidR="00212C81">
        <w:t xml:space="preserve"> GPT-5,</w:t>
      </w:r>
      <w:r>
        <w:t xml:space="preserve">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COD response from GPT-3.5</w:t>
      </w:r>
      <w:r w:rsidR="00505956">
        <w:t>/4/</w:t>
      </w:r>
      <w:r w:rsidR="00E73A1F">
        <w:t>5,</w:t>
      </w:r>
      <w:r w:rsidRPr="00660CC9">
        <w:t xml:space="preserve"> and the most probable COD from InterVA-5 and InSilicoVA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rsidP="009A3616">
      <w:pPr>
        <w:spacing w:after="160" w:line="278" w:lineRule="auto"/>
        <w:jc w:val="left"/>
        <w:rPr>
          <w:b/>
          <w:bCs/>
          <w:sz w:val="16"/>
        </w:rPr>
      </w:pPr>
      <w:r>
        <w:rPr>
          <w:b/>
        </w:rPr>
        <w:br w:type="page"/>
      </w:r>
    </w:p>
    <w:p w14:paraId="05F95C17" w14:textId="370E03BA" w:rsidR="00CD3E2C" w:rsidRDefault="00AD4706" w:rsidP="009A3616">
      <w:pPr>
        <w:pStyle w:val="TableCaption"/>
      </w:pPr>
      <w:r>
        <w:rPr>
          <w:b/>
        </w:rPr>
        <w:lastRenderedPageBreak/>
        <w:t xml:space="preserve">Table B4 </w:t>
      </w:r>
      <w:r>
        <w:t>Study data by cause of death.</w:t>
      </w:r>
    </w:p>
    <w:tbl>
      <w:tblPr>
        <w:tblW w:w="9026" w:type="dxa"/>
        <w:tblLook w:val="04A0" w:firstRow="1" w:lastRow="0" w:firstColumn="1" w:lastColumn="0" w:noHBand="0" w:noVBand="1"/>
      </w:tblPr>
      <w:tblGrid>
        <w:gridCol w:w="2268"/>
        <w:gridCol w:w="2268"/>
        <w:gridCol w:w="1134"/>
        <w:gridCol w:w="1174"/>
        <w:gridCol w:w="1091"/>
        <w:gridCol w:w="1091"/>
      </w:tblGrid>
      <w:tr w:rsidR="00041845" w:rsidRPr="007677D0" w14:paraId="76307E80" w14:textId="77777777" w:rsidTr="00AD44A5">
        <w:trPr>
          <w:trHeight w:val="198"/>
        </w:trPr>
        <w:tc>
          <w:tcPr>
            <w:tcW w:w="2268" w:type="dxa"/>
            <w:tcBorders>
              <w:top w:val="single" w:sz="8" w:space="0" w:color="auto"/>
              <w:left w:val="nil"/>
              <w:bottom w:val="single" w:sz="4" w:space="0" w:color="auto"/>
              <w:right w:val="nil"/>
            </w:tcBorders>
            <w:noWrap/>
            <w:hideMark/>
          </w:tcPr>
          <w:p w14:paraId="2109E13C" w14:textId="77777777" w:rsidR="005E49D9" w:rsidRPr="007677D0" w:rsidRDefault="005E49D9" w:rsidP="00041845">
            <w:pPr>
              <w:pStyle w:val="NoSpacing"/>
              <w:rPr>
                <w:sz w:val="14"/>
                <w:szCs w:val="14"/>
              </w:rPr>
            </w:pPr>
            <w:r w:rsidRPr="007677D0">
              <w:rPr>
                <w:sz w:val="14"/>
                <w:szCs w:val="14"/>
              </w:rPr>
              <w:t>Age Group</w:t>
            </w:r>
          </w:p>
        </w:tc>
        <w:tc>
          <w:tcPr>
            <w:tcW w:w="2268" w:type="dxa"/>
            <w:tcBorders>
              <w:top w:val="single" w:sz="8" w:space="0" w:color="auto"/>
              <w:left w:val="nil"/>
              <w:bottom w:val="single" w:sz="4" w:space="0" w:color="auto"/>
              <w:right w:val="nil"/>
            </w:tcBorders>
            <w:noWrap/>
            <w:hideMark/>
          </w:tcPr>
          <w:p w14:paraId="131288F3" w14:textId="77777777" w:rsidR="005E49D9" w:rsidRPr="007677D0" w:rsidRDefault="005E49D9" w:rsidP="007D5AAD">
            <w:pPr>
              <w:pStyle w:val="NoSpacing"/>
              <w:jc w:val="left"/>
              <w:rPr>
                <w:sz w:val="14"/>
                <w:szCs w:val="14"/>
              </w:rPr>
            </w:pPr>
            <w:r w:rsidRPr="007677D0">
              <w:rPr>
                <w:sz w:val="14"/>
                <w:szCs w:val="14"/>
              </w:rPr>
              <w:t>Cause of Death (COD)</w:t>
            </w:r>
          </w:p>
        </w:tc>
        <w:tc>
          <w:tcPr>
            <w:tcW w:w="1134" w:type="dxa"/>
            <w:tcBorders>
              <w:top w:val="single" w:sz="8" w:space="0" w:color="auto"/>
              <w:left w:val="nil"/>
              <w:bottom w:val="single" w:sz="4" w:space="0" w:color="auto"/>
              <w:right w:val="nil"/>
            </w:tcBorders>
            <w:noWrap/>
            <w:hideMark/>
          </w:tcPr>
          <w:p w14:paraId="491C9710" w14:textId="77777777" w:rsidR="005E49D9" w:rsidRPr="007677D0" w:rsidRDefault="005E49D9" w:rsidP="007D5AAD">
            <w:pPr>
              <w:pStyle w:val="NoSpacing"/>
              <w:jc w:val="left"/>
              <w:rPr>
                <w:sz w:val="14"/>
                <w:szCs w:val="14"/>
              </w:rPr>
            </w:pPr>
            <w:r w:rsidRPr="007677D0">
              <w:rPr>
                <w:sz w:val="14"/>
                <w:szCs w:val="14"/>
              </w:rPr>
              <w:t>Agree</w:t>
            </w:r>
          </w:p>
        </w:tc>
        <w:tc>
          <w:tcPr>
            <w:tcW w:w="1174" w:type="dxa"/>
            <w:tcBorders>
              <w:top w:val="single" w:sz="8" w:space="0" w:color="auto"/>
              <w:left w:val="nil"/>
              <w:bottom w:val="single" w:sz="4" w:space="0" w:color="auto"/>
              <w:right w:val="nil"/>
            </w:tcBorders>
            <w:noWrap/>
            <w:hideMark/>
          </w:tcPr>
          <w:p w14:paraId="68DC10E9" w14:textId="77777777" w:rsidR="005E49D9" w:rsidRPr="007677D0" w:rsidRDefault="005E49D9" w:rsidP="007D5AAD">
            <w:pPr>
              <w:pStyle w:val="NoSpacing"/>
              <w:jc w:val="left"/>
              <w:rPr>
                <w:sz w:val="14"/>
                <w:szCs w:val="14"/>
              </w:rPr>
            </w:pPr>
            <w:r w:rsidRPr="007677D0">
              <w:rPr>
                <w:sz w:val="14"/>
                <w:szCs w:val="14"/>
              </w:rPr>
              <w:t>Female</w:t>
            </w:r>
          </w:p>
        </w:tc>
        <w:tc>
          <w:tcPr>
            <w:tcW w:w="1091" w:type="dxa"/>
            <w:tcBorders>
              <w:top w:val="single" w:sz="8" w:space="0" w:color="auto"/>
              <w:left w:val="nil"/>
              <w:bottom w:val="single" w:sz="4" w:space="0" w:color="auto"/>
              <w:right w:val="nil"/>
            </w:tcBorders>
            <w:noWrap/>
            <w:hideMark/>
          </w:tcPr>
          <w:p w14:paraId="5D819B27" w14:textId="77777777" w:rsidR="005E49D9" w:rsidRPr="007677D0" w:rsidRDefault="005E49D9" w:rsidP="007D5AAD">
            <w:pPr>
              <w:pStyle w:val="NoSpacing"/>
              <w:jc w:val="left"/>
              <w:rPr>
                <w:sz w:val="14"/>
                <w:szCs w:val="14"/>
              </w:rPr>
            </w:pPr>
            <w:r w:rsidRPr="007677D0">
              <w:rPr>
                <w:sz w:val="14"/>
                <w:szCs w:val="14"/>
              </w:rPr>
              <w:t>Male</w:t>
            </w:r>
          </w:p>
        </w:tc>
        <w:tc>
          <w:tcPr>
            <w:tcW w:w="1091" w:type="dxa"/>
            <w:tcBorders>
              <w:top w:val="single" w:sz="8" w:space="0" w:color="auto"/>
              <w:left w:val="nil"/>
              <w:bottom w:val="single" w:sz="4" w:space="0" w:color="auto"/>
              <w:right w:val="nil"/>
            </w:tcBorders>
            <w:noWrap/>
            <w:hideMark/>
          </w:tcPr>
          <w:p w14:paraId="5029FF35" w14:textId="77777777" w:rsidR="005E49D9" w:rsidRPr="007677D0" w:rsidRDefault="005E49D9" w:rsidP="007D5AAD">
            <w:pPr>
              <w:pStyle w:val="NoSpacing"/>
              <w:jc w:val="left"/>
              <w:rPr>
                <w:sz w:val="14"/>
                <w:szCs w:val="14"/>
              </w:rPr>
            </w:pPr>
            <w:r w:rsidRPr="007677D0">
              <w:rPr>
                <w:sz w:val="14"/>
                <w:szCs w:val="14"/>
              </w:rPr>
              <w:t>Total</w:t>
            </w:r>
          </w:p>
        </w:tc>
      </w:tr>
      <w:tr w:rsidR="00B82F06" w:rsidRPr="007677D0" w14:paraId="60B1CE70" w14:textId="77777777" w:rsidTr="00AD44A5">
        <w:trPr>
          <w:trHeight w:val="20"/>
        </w:trPr>
        <w:tc>
          <w:tcPr>
            <w:tcW w:w="2268" w:type="dxa"/>
            <w:vMerge w:val="restart"/>
            <w:tcBorders>
              <w:top w:val="single" w:sz="4" w:space="0" w:color="auto"/>
              <w:left w:val="nil"/>
              <w:bottom w:val="nil"/>
              <w:right w:val="nil"/>
            </w:tcBorders>
            <w:noWrap/>
            <w:hideMark/>
          </w:tcPr>
          <w:p w14:paraId="161754C8" w14:textId="77777777" w:rsidR="00B82F06" w:rsidRPr="007677D0" w:rsidRDefault="00B82F06" w:rsidP="00041845">
            <w:pPr>
              <w:pStyle w:val="NoSpacing"/>
              <w:rPr>
                <w:sz w:val="14"/>
                <w:szCs w:val="14"/>
              </w:rPr>
            </w:pPr>
            <w:r w:rsidRPr="007677D0">
              <w:rPr>
                <w:sz w:val="14"/>
                <w:szCs w:val="14"/>
              </w:rPr>
              <w:t>Adult (n=3826, 55.1%, 18 CODs)</w:t>
            </w:r>
          </w:p>
          <w:p w14:paraId="181C32D5" w14:textId="77777777" w:rsidR="00B82F06" w:rsidRPr="007677D0" w:rsidRDefault="00B82F06" w:rsidP="00041845">
            <w:pPr>
              <w:pStyle w:val="NoSpacing"/>
              <w:rPr>
                <w:sz w:val="14"/>
                <w:szCs w:val="14"/>
              </w:rPr>
            </w:pPr>
            <w:r w:rsidRPr="007677D0">
              <w:rPr>
                <w:sz w:val="14"/>
                <w:szCs w:val="14"/>
              </w:rPr>
              <w:t>- Female (n=1681, 43.9%)</w:t>
            </w:r>
          </w:p>
          <w:p w14:paraId="0CD6D55F" w14:textId="77777777" w:rsidR="00B82F06" w:rsidRPr="007677D0" w:rsidRDefault="00B82F06" w:rsidP="00041845">
            <w:pPr>
              <w:pStyle w:val="NoSpacing"/>
              <w:rPr>
                <w:sz w:val="14"/>
                <w:szCs w:val="14"/>
              </w:rPr>
            </w:pPr>
            <w:r w:rsidRPr="007677D0">
              <w:rPr>
                <w:sz w:val="14"/>
                <w:szCs w:val="14"/>
              </w:rPr>
              <w:t>- Male (n=2145, 56.1%)</w:t>
            </w:r>
          </w:p>
          <w:p w14:paraId="3D71E412" w14:textId="28C455A2" w:rsidR="00B82F06" w:rsidRPr="007677D0" w:rsidRDefault="00B82F06" w:rsidP="00041845">
            <w:pPr>
              <w:pStyle w:val="NoSpacing"/>
              <w:rPr>
                <w:sz w:val="14"/>
                <w:szCs w:val="14"/>
              </w:rPr>
            </w:pPr>
            <w:r w:rsidRPr="007677D0">
              <w:rPr>
                <w:sz w:val="14"/>
                <w:szCs w:val="14"/>
              </w:rPr>
              <w:t>- Agree (54.9% of 6970)</w:t>
            </w:r>
          </w:p>
        </w:tc>
        <w:tc>
          <w:tcPr>
            <w:tcW w:w="2268" w:type="dxa"/>
            <w:tcBorders>
              <w:top w:val="single" w:sz="4" w:space="0" w:color="auto"/>
              <w:left w:val="nil"/>
              <w:bottom w:val="nil"/>
              <w:right w:val="nil"/>
            </w:tcBorders>
            <w:noWrap/>
            <w:hideMark/>
          </w:tcPr>
          <w:p w14:paraId="55474BD9" w14:textId="77777777" w:rsidR="00B82F06" w:rsidRPr="007677D0" w:rsidRDefault="00B82F06" w:rsidP="007D5AAD">
            <w:pPr>
              <w:pStyle w:val="NoSpacing"/>
              <w:jc w:val="left"/>
              <w:rPr>
                <w:sz w:val="14"/>
                <w:szCs w:val="14"/>
              </w:rPr>
            </w:pPr>
            <w:r w:rsidRPr="007677D0">
              <w:rPr>
                <w:sz w:val="14"/>
                <w:szCs w:val="14"/>
              </w:rPr>
              <w:t>Cancers</w:t>
            </w:r>
          </w:p>
        </w:tc>
        <w:tc>
          <w:tcPr>
            <w:tcW w:w="1134" w:type="dxa"/>
            <w:tcBorders>
              <w:top w:val="single" w:sz="4" w:space="0" w:color="auto"/>
              <w:left w:val="nil"/>
              <w:bottom w:val="nil"/>
              <w:right w:val="nil"/>
            </w:tcBorders>
            <w:noWrap/>
            <w:hideMark/>
          </w:tcPr>
          <w:p w14:paraId="2B359E59" w14:textId="77777777" w:rsidR="00B82F06" w:rsidRPr="007677D0" w:rsidRDefault="00B82F06" w:rsidP="007D5AAD">
            <w:pPr>
              <w:pStyle w:val="NoSpacing"/>
              <w:jc w:val="left"/>
              <w:rPr>
                <w:sz w:val="14"/>
                <w:szCs w:val="14"/>
              </w:rPr>
            </w:pPr>
            <w:r w:rsidRPr="007677D0">
              <w:rPr>
                <w:sz w:val="14"/>
                <w:szCs w:val="14"/>
              </w:rPr>
              <w:t>20.4% of 240</w:t>
            </w:r>
          </w:p>
        </w:tc>
        <w:tc>
          <w:tcPr>
            <w:tcW w:w="1174" w:type="dxa"/>
            <w:tcBorders>
              <w:top w:val="single" w:sz="4" w:space="0" w:color="auto"/>
              <w:left w:val="nil"/>
              <w:bottom w:val="nil"/>
              <w:right w:val="nil"/>
            </w:tcBorders>
            <w:noWrap/>
            <w:hideMark/>
          </w:tcPr>
          <w:p w14:paraId="43087FFE" w14:textId="77777777" w:rsidR="00B82F06" w:rsidRPr="007677D0" w:rsidRDefault="00B82F06" w:rsidP="007D5AAD">
            <w:pPr>
              <w:pStyle w:val="NoSpacing"/>
              <w:jc w:val="left"/>
              <w:rPr>
                <w:sz w:val="14"/>
                <w:szCs w:val="14"/>
              </w:rPr>
            </w:pPr>
            <w:r w:rsidRPr="007677D0">
              <w:rPr>
                <w:sz w:val="14"/>
                <w:szCs w:val="14"/>
              </w:rPr>
              <w:t>32 (65.3%)</w:t>
            </w:r>
          </w:p>
        </w:tc>
        <w:tc>
          <w:tcPr>
            <w:tcW w:w="1091" w:type="dxa"/>
            <w:tcBorders>
              <w:top w:val="single" w:sz="4" w:space="0" w:color="auto"/>
              <w:left w:val="nil"/>
              <w:bottom w:val="nil"/>
              <w:right w:val="nil"/>
            </w:tcBorders>
            <w:noWrap/>
            <w:hideMark/>
          </w:tcPr>
          <w:p w14:paraId="38230DF0" w14:textId="77777777" w:rsidR="00B82F06" w:rsidRPr="007677D0" w:rsidRDefault="00B82F06" w:rsidP="007D5AAD">
            <w:pPr>
              <w:pStyle w:val="NoSpacing"/>
              <w:jc w:val="left"/>
              <w:rPr>
                <w:sz w:val="14"/>
                <w:szCs w:val="14"/>
              </w:rPr>
            </w:pPr>
            <w:r w:rsidRPr="007677D0">
              <w:rPr>
                <w:sz w:val="14"/>
                <w:szCs w:val="14"/>
              </w:rPr>
              <w:t>17 (34.7%)</w:t>
            </w:r>
          </w:p>
        </w:tc>
        <w:tc>
          <w:tcPr>
            <w:tcW w:w="1091" w:type="dxa"/>
            <w:tcBorders>
              <w:top w:val="single" w:sz="4" w:space="0" w:color="auto"/>
              <w:left w:val="nil"/>
              <w:bottom w:val="nil"/>
              <w:right w:val="nil"/>
            </w:tcBorders>
            <w:noWrap/>
            <w:hideMark/>
          </w:tcPr>
          <w:p w14:paraId="33DA81C9" w14:textId="77777777" w:rsidR="00B82F06" w:rsidRPr="007677D0" w:rsidRDefault="00B82F06" w:rsidP="007D5AAD">
            <w:pPr>
              <w:pStyle w:val="NoSpacing"/>
              <w:jc w:val="left"/>
              <w:rPr>
                <w:sz w:val="14"/>
                <w:szCs w:val="14"/>
              </w:rPr>
            </w:pPr>
            <w:r w:rsidRPr="007677D0">
              <w:rPr>
                <w:sz w:val="14"/>
                <w:szCs w:val="14"/>
              </w:rPr>
              <w:t>49 (1.3%)</w:t>
            </w:r>
          </w:p>
        </w:tc>
      </w:tr>
      <w:tr w:rsidR="009045F5" w:rsidRPr="007677D0" w14:paraId="1A18B0D1" w14:textId="77777777" w:rsidTr="00AD44A5">
        <w:trPr>
          <w:trHeight w:val="20"/>
        </w:trPr>
        <w:tc>
          <w:tcPr>
            <w:tcW w:w="2268" w:type="dxa"/>
            <w:vMerge/>
            <w:tcBorders>
              <w:left w:val="nil"/>
              <w:right w:val="nil"/>
            </w:tcBorders>
            <w:noWrap/>
            <w:hideMark/>
          </w:tcPr>
          <w:p w14:paraId="7878DD69"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4FD2EF64" w14:textId="15A914CF" w:rsidR="009045F5" w:rsidRPr="007677D0" w:rsidRDefault="009045F5" w:rsidP="007D5AAD">
            <w:pPr>
              <w:pStyle w:val="NoSpacing"/>
              <w:jc w:val="left"/>
              <w:rPr>
                <w:sz w:val="14"/>
                <w:szCs w:val="14"/>
              </w:rPr>
            </w:pPr>
            <w:r w:rsidRPr="007677D0">
              <w:rPr>
                <w:sz w:val="14"/>
                <w:szCs w:val="14"/>
              </w:rPr>
              <w:t>Chronic</w:t>
            </w:r>
            <w:r w:rsidR="00464B07" w:rsidRPr="007677D0">
              <w:rPr>
                <w:sz w:val="14"/>
                <w:szCs w:val="14"/>
              </w:rPr>
              <w:t xml:space="preserve"> </w:t>
            </w:r>
            <w:r w:rsidRPr="007677D0">
              <w:rPr>
                <w:sz w:val="14"/>
                <w:szCs w:val="14"/>
              </w:rPr>
              <w:t>Respiratory</w:t>
            </w:r>
          </w:p>
        </w:tc>
        <w:tc>
          <w:tcPr>
            <w:tcW w:w="1134" w:type="dxa"/>
            <w:tcBorders>
              <w:top w:val="nil"/>
              <w:left w:val="nil"/>
              <w:bottom w:val="nil"/>
              <w:right w:val="nil"/>
            </w:tcBorders>
            <w:noWrap/>
            <w:hideMark/>
          </w:tcPr>
          <w:p w14:paraId="6A36BEE5" w14:textId="77777777" w:rsidR="009045F5" w:rsidRPr="007677D0" w:rsidRDefault="009045F5" w:rsidP="007D5AAD">
            <w:pPr>
              <w:pStyle w:val="NoSpacing"/>
              <w:jc w:val="left"/>
              <w:rPr>
                <w:sz w:val="14"/>
                <w:szCs w:val="14"/>
              </w:rPr>
            </w:pPr>
            <w:r w:rsidRPr="007677D0">
              <w:rPr>
                <w:sz w:val="14"/>
                <w:szCs w:val="14"/>
              </w:rPr>
              <w:t>57.7% of 130</w:t>
            </w:r>
          </w:p>
        </w:tc>
        <w:tc>
          <w:tcPr>
            <w:tcW w:w="1174" w:type="dxa"/>
            <w:tcBorders>
              <w:top w:val="nil"/>
              <w:left w:val="nil"/>
              <w:bottom w:val="nil"/>
              <w:right w:val="nil"/>
            </w:tcBorders>
            <w:noWrap/>
            <w:hideMark/>
          </w:tcPr>
          <w:p w14:paraId="514642CA" w14:textId="77777777" w:rsidR="009045F5" w:rsidRPr="007677D0" w:rsidRDefault="009045F5" w:rsidP="007D5AAD">
            <w:pPr>
              <w:pStyle w:val="NoSpacing"/>
              <w:jc w:val="left"/>
              <w:rPr>
                <w:sz w:val="14"/>
                <w:szCs w:val="14"/>
              </w:rPr>
            </w:pPr>
            <w:r w:rsidRPr="007677D0">
              <w:rPr>
                <w:sz w:val="14"/>
                <w:szCs w:val="14"/>
              </w:rPr>
              <w:t>29 (38.7%)</w:t>
            </w:r>
          </w:p>
        </w:tc>
        <w:tc>
          <w:tcPr>
            <w:tcW w:w="1091" w:type="dxa"/>
            <w:tcBorders>
              <w:top w:val="nil"/>
              <w:left w:val="nil"/>
              <w:bottom w:val="nil"/>
              <w:right w:val="nil"/>
            </w:tcBorders>
            <w:noWrap/>
            <w:hideMark/>
          </w:tcPr>
          <w:p w14:paraId="0F7D12EE" w14:textId="77777777" w:rsidR="009045F5" w:rsidRPr="007677D0" w:rsidRDefault="009045F5" w:rsidP="007D5AAD">
            <w:pPr>
              <w:pStyle w:val="NoSpacing"/>
              <w:jc w:val="left"/>
              <w:rPr>
                <w:sz w:val="14"/>
                <w:szCs w:val="14"/>
              </w:rPr>
            </w:pPr>
            <w:r w:rsidRPr="007677D0">
              <w:rPr>
                <w:sz w:val="14"/>
                <w:szCs w:val="14"/>
              </w:rPr>
              <w:t>46 (61.3%)</w:t>
            </w:r>
          </w:p>
        </w:tc>
        <w:tc>
          <w:tcPr>
            <w:tcW w:w="1091" w:type="dxa"/>
            <w:tcBorders>
              <w:top w:val="nil"/>
              <w:left w:val="nil"/>
              <w:bottom w:val="nil"/>
              <w:right w:val="nil"/>
            </w:tcBorders>
            <w:noWrap/>
            <w:hideMark/>
          </w:tcPr>
          <w:p w14:paraId="4C4BFC3E" w14:textId="77777777" w:rsidR="009045F5" w:rsidRPr="007677D0" w:rsidRDefault="009045F5" w:rsidP="007D5AAD">
            <w:pPr>
              <w:pStyle w:val="NoSpacing"/>
              <w:jc w:val="left"/>
              <w:rPr>
                <w:sz w:val="14"/>
                <w:szCs w:val="14"/>
              </w:rPr>
            </w:pPr>
            <w:r w:rsidRPr="007677D0">
              <w:rPr>
                <w:sz w:val="14"/>
                <w:szCs w:val="14"/>
              </w:rPr>
              <w:t>75 (2%)</w:t>
            </w:r>
          </w:p>
        </w:tc>
      </w:tr>
      <w:tr w:rsidR="00B82F06" w:rsidRPr="007677D0" w14:paraId="10F6D0F8" w14:textId="77777777" w:rsidTr="00AD44A5">
        <w:trPr>
          <w:trHeight w:val="20"/>
        </w:trPr>
        <w:tc>
          <w:tcPr>
            <w:tcW w:w="2268" w:type="dxa"/>
            <w:vMerge/>
            <w:tcBorders>
              <w:left w:val="nil"/>
              <w:right w:val="nil"/>
            </w:tcBorders>
            <w:noWrap/>
            <w:hideMark/>
          </w:tcPr>
          <w:p w14:paraId="437543CB"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4B69C84" w14:textId="77777777" w:rsidR="00B82F06" w:rsidRPr="007677D0" w:rsidRDefault="00B82F06" w:rsidP="007D5AAD">
            <w:pPr>
              <w:pStyle w:val="NoSpacing"/>
              <w:jc w:val="left"/>
              <w:rPr>
                <w:sz w:val="14"/>
                <w:szCs w:val="14"/>
              </w:rPr>
            </w:pPr>
            <w:r w:rsidRPr="007677D0">
              <w:rPr>
                <w:sz w:val="14"/>
                <w:szCs w:val="14"/>
              </w:rPr>
              <w:t>Diabetes Mellitus</w:t>
            </w:r>
          </w:p>
        </w:tc>
        <w:tc>
          <w:tcPr>
            <w:tcW w:w="1134" w:type="dxa"/>
            <w:tcBorders>
              <w:top w:val="nil"/>
              <w:left w:val="nil"/>
              <w:bottom w:val="nil"/>
              <w:right w:val="nil"/>
            </w:tcBorders>
            <w:noWrap/>
            <w:hideMark/>
          </w:tcPr>
          <w:p w14:paraId="6C9F184A" w14:textId="77777777" w:rsidR="00B82F06" w:rsidRPr="007677D0" w:rsidRDefault="00B82F06" w:rsidP="007D5AAD">
            <w:pPr>
              <w:pStyle w:val="NoSpacing"/>
              <w:jc w:val="left"/>
              <w:rPr>
                <w:sz w:val="14"/>
                <w:szCs w:val="14"/>
              </w:rPr>
            </w:pPr>
            <w:r w:rsidRPr="007677D0">
              <w:rPr>
                <w:sz w:val="14"/>
                <w:szCs w:val="14"/>
              </w:rPr>
              <w:t>65.9% of 41</w:t>
            </w:r>
          </w:p>
        </w:tc>
        <w:tc>
          <w:tcPr>
            <w:tcW w:w="1174" w:type="dxa"/>
            <w:tcBorders>
              <w:top w:val="nil"/>
              <w:left w:val="nil"/>
              <w:bottom w:val="nil"/>
              <w:right w:val="nil"/>
            </w:tcBorders>
            <w:noWrap/>
            <w:hideMark/>
          </w:tcPr>
          <w:p w14:paraId="2E73D2C2" w14:textId="77777777" w:rsidR="00B82F06" w:rsidRPr="007677D0" w:rsidRDefault="00B82F06" w:rsidP="007D5AAD">
            <w:pPr>
              <w:pStyle w:val="NoSpacing"/>
              <w:jc w:val="left"/>
              <w:rPr>
                <w:sz w:val="14"/>
                <w:szCs w:val="14"/>
              </w:rPr>
            </w:pPr>
            <w:r w:rsidRPr="007677D0">
              <w:rPr>
                <w:sz w:val="14"/>
                <w:szCs w:val="14"/>
              </w:rPr>
              <w:t>14 (51.9%)</w:t>
            </w:r>
          </w:p>
        </w:tc>
        <w:tc>
          <w:tcPr>
            <w:tcW w:w="1091" w:type="dxa"/>
            <w:tcBorders>
              <w:top w:val="nil"/>
              <w:left w:val="nil"/>
              <w:bottom w:val="nil"/>
              <w:right w:val="nil"/>
            </w:tcBorders>
            <w:noWrap/>
            <w:hideMark/>
          </w:tcPr>
          <w:p w14:paraId="2C692A54" w14:textId="77777777" w:rsidR="00B82F06" w:rsidRPr="007677D0" w:rsidRDefault="00B82F06" w:rsidP="007D5AAD">
            <w:pPr>
              <w:pStyle w:val="NoSpacing"/>
              <w:jc w:val="left"/>
              <w:rPr>
                <w:sz w:val="14"/>
                <w:szCs w:val="14"/>
              </w:rPr>
            </w:pPr>
            <w:r w:rsidRPr="007677D0">
              <w:rPr>
                <w:sz w:val="14"/>
                <w:szCs w:val="14"/>
              </w:rPr>
              <w:t>13 (48.1%)</w:t>
            </w:r>
          </w:p>
        </w:tc>
        <w:tc>
          <w:tcPr>
            <w:tcW w:w="1091" w:type="dxa"/>
            <w:tcBorders>
              <w:top w:val="nil"/>
              <w:left w:val="nil"/>
              <w:bottom w:val="nil"/>
              <w:right w:val="nil"/>
            </w:tcBorders>
            <w:noWrap/>
            <w:hideMark/>
          </w:tcPr>
          <w:p w14:paraId="5989A7CA" w14:textId="77777777" w:rsidR="00B82F06" w:rsidRPr="007677D0" w:rsidRDefault="00B82F06" w:rsidP="007D5AAD">
            <w:pPr>
              <w:pStyle w:val="NoSpacing"/>
              <w:jc w:val="left"/>
              <w:rPr>
                <w:sz w:val="14"/>
                <w:szCs w:val="14"/>
              </w:rPr>
            </w:pPr>
            <w:r w:rsidRPr="007677D0">
              <w:rPr>
                <w:sz w:val="14"/>
                <w:szCs w:val="14"/>
              </w:rPr>
              <w:t>27 (0.7%)</w:t>
            </w:r>
          </w:p>
        </w:tc>
      </w:tr>
      <w:tr w:rsidR="00B82F06" w:rsidRPr="007677D0" w14:paraId="75DF900C" w14:textId="77777777" w:rsidTr="00AD44A5">
        <w:trPr>
          <w:trHeight w:val="20"/>
        </w:trPr>
        <w:tc>
          <w:tcPr>
            <w:tcW w:w="2268" w:type="dxa"/>
            <w:vMerge/>
            <w:tcBorders>
              <w:left w:val="nil"/>
              <w:right w:val="nil"/>
            </w:tcBorders>
            <w:noWrap/>
            <w:hideMark/>
          </w:tcPr>
          <w:p w14:paraId="67BB72B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D2DA2CA" w14:textId="77777777" w:rsidR="00B82F06" w:rsidRPr="007677D0" w:rsidRDefault="00B82F06" w:rsidP="007D5AAD">
            <w:pPr>
              <w:pStyle w:val="NoSpacing"/>
              <w:jc w:val="left"/>
              <w:rPr>
                <w:sz w:val="14"/>
                <w:szCs w:val="14"/>
              </w:rPr>
            </w:pPr>
            <w:r w:rsidRPr="007677D0">
              <w:rPr>
                <w:sz w:val="14"/>
                <w:szCs w:val="14"/>
              </w:rPr>
              <w:t>Diarrhoeal</w:t>
            </w:r>
          </w:p>
        </w:tc>
        <w:tc>
          <w:tcPr>
            <w:tcW w:w="1134" w:type="dxa"/>
            <w:tcBorders>
              <w:top w:val="nil"/>
              <w:left w:val="nil"/>
              <w:bottom w:val="nil"/>
              <w:right w:val="nil"/>
            </w:tcBorders>
            <w:noWrap/>
            <w:hideMark/>
          </w:tcPr>
          <w:p w14:paraId="7ACAE8F6" w14:textId="77777777" w:rsidR="00B82F06" w:rsidRPr="007677D0" w:rsidRDefault="00B82F06" w:rsidP="007D5AAD">
            <w:pPr>
              <w:pStyle w:val="NoSpacing"/>
              <w:jc w:val="left"/>
              <w:rPr>
                <w:sz w:val="14"/>
                <w:szCs w:val="14"/>
              </w:rPr>
            </w:pPr>
            <w:r w:rsidRPr="007677D0">
              <w:rPr>
                <w:sz w:val="14"/>
                <w:szCs w:val="14"/>
              </w:rPr>
              <w:t>50.4% of 407</w:t>
            </w:r>
          </w:p>
        </w:tc>
        <w:tc>
          <w:tcPr>
            <w:tcW w:w="1174" w:type="dxa"/>
            <w:tcBorders>
              <w:top w:val="nil"/>
              <w:left w:val="nil"/>
              <w:bottom w:val="nil"/>
              <w:right w:val="nil"/>
            </w:tcBorders>
            <w:noWrap/>
            <w:hideMark/>
          </w:tcPr>
          <w:p w14:paraId="55580D71" w14:textId="77777777" w:rsidR="00B82F06" w:rsidRPr="007677D0" w:rsidRDefault="00B82F06" w:rsidP="007D5AAD">
            <w:pPr>
              <w:pStyle w:val="NoSpacing"/>
              <w:jc w:val="left"/>
              <w:rPr>
                <w:sz w:val="14"/>
                <w:szCs w:val="14"/>
              </w:rPr>
            </w:pPr>
            <w:r w:rsidRPr="007677D0">
              <w:rPr>
                <w:sz w:val="14"/>
                <w:szCs w:val="14"/>
              </w:rPr>
              <w:t>102 (49.8%)</w:t>
            </w:r>
          </w:p>
        </w:tc>
        <w:tc>
          <w:tcPr>
            <w:tcW w:w="1091" w:type="dxa"/>
            <w:tcBorders>
              <w:top w:val="nil"/>
              <w:left w:val="nil"/>
              <w:bottom w:val="nil"/>
              <w:right w:val="nil"/>
            </w:tcBorders>
            <w:noWrap/>
            <w:hideMark/>
          </w:tcPr>
          <w:p w14:paraId="2E088D6E" w14:textId="77777777" w:rsidR="00B82F06" w:rsidRPr="007677D0" w:rsidRDefault="00B82F06" w:rsidP="007D5AAD">
            <w:pPr>
              <w:pStyle w:val="NoSpacing"/>
              <w:jc w:val="left"/>
              <w:rPr>
                <w:sz w:val="14"/>
                <w:szCs w:val="14"/>
              </w:rPr>
            </w:pPr>
            <w:r w:rsidRPr="007677D0">
              <w:rPr>
                <w:sz w:val="14"/>
                <w:szCs w:val="14"/>
              </w:rPr>
              <w:t>103 (50.2%)</w:t>
            </w:r>
          </w:p>
        </w:tc>
        <w:tc>
          <w:tcPr>
            <w:tcW w:w="1091" w:type="dxa"/>
            <w:tcBorders>
              <w:top w:val="nil"/>
              <w:left w:val="nil"/>
              <w:bottom w:val="nil"/>
              <w:right w:val="nil"/>
            </w:tcBorders>
            <w:noWrap/>
            <w:hideMark/>
          </w:tcPr>
          <w:p w14:paraId="19268596" w14:textId="77777777" w:rsidR="00B82F06" w:rsidRPr="007677D0" w:rsidRDefault="00B82F06" w:rsidP="007D5AAD">
            <w:pPr>
              <w:pStyle w:val="NoSpacing"/>
              <w:jc w:val="left"/>
              <w:rPr>
                <w:sz w:val="14"/>
                <w:szCs w:val="14"/>
              </w:rPr>
            </w:pPr>
            <w:r w:rsidRPr="007677D0">
              <w:rPr>
                <w:sz w:val="14"/>
                <w:szCs w:val="14"/>
              </w:rPr>
              <w:t>205 (5.4%)</w:t>
            </w:r>
          </w:p>
        </w:tc>
      </w:tr>
      <w:tr w:rsidR="00B82F06" w:rsidRPr="007677D0" w14:paraId="79B08C1B" w14:textId="77777777" w:rsidTr="00AD44A5">
        <w:trPr>
          <w:trHeight w:val="20"/>
        </w:trPr>
        <w:tc>
          <w:tcPr>
            <w:tcW w:w="2268" w:type="dxa"/>
            <w:vMerge/>
            <w:tcBorders>
              <w:left w:val="nil"/>
              <w:right w:val="nil"/>
            </w:tcBorders>
            <w:noWrap/>
            <w:hideMark/>
          </w:tcPr>
          <w:p w14:paraId="1CA62448"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2CCAA4AA"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751BE4AC" w14:textId="77777777" w:rsidR="00B82F06" w:rsidRPr="007677D0" w:rsidRDefault="00B82F06" w:rsidP="007D5AAD">
            <w:pPr>
              <w:pStyle w:val="NoSpacing"/>
              <w:jc w:val="left"/>
              <w:rPr>
                <w:sz w:val="14"/>
                <w:szCs w:val="14"/>
              </w:rPr>
            </w:pPr>
            <w:r w:rsidRPr="007677D0">
              <w:rPr>
                <w:sz w:val="14"/>
                <w:szCs w:val="14"/>
              </w:rPr>
              <w:t>45.5% of 257</w:t>
            </w:r>
          </w:p>
        </w:tc>
        <w:tc>
          <w:tcPr>
            <w:tcW w:w="1174" w:type="dxa"/>
            <w:tcBorders>
              <w:top w:val="nil"/>
              <w:left w:val="nil"/>
              <w:bottom w:val="nil"/>
              <w:right w:val="nil"/>
            </w:tcBorders>
            <w:noWrap/>
            <w:hideMark/>
          </w:tcPr>
          <w:p w14:paraId="4A208F4C" w14:textId="77777777" w:rsidR="00B82F06" w:rsidRPr="007677D0" w:rsidRDefault="00B82F06" w:rsidP="007D5AAD">
            <w:pPr>
              <w:pStyle w:val="NoSpacing"/>
              <w:jc w:val="left"/>
              <w:rPr>
                <w:sz w:val="14"/>
                <w:szCs w:val="14"/>
              </w:rPr>
            </w:pPr>
            <w:r w:rsidRPr="007677D0">
              <w:rPr>
                <w:sz w:val="14"/>
                <w:szCs w:val="14"/>
              </w:rPr>
              <w:t>56 (47.9%)</w:t>
            </w:r>
          </w:p>
        </w:tc>
        <w:tc>
          <w:tcPr>
            <w:tcW w:w="1091" w:type="dxa"/>
            <w:tcBorders>
              <w:top w:val="nil"/>
              <w:left w:val="nil"/>
              <w:bottom w:val="nil"/>
              <w:right w:val="nil"/>
            </w:tcBorders>
            <w:noWrap/>
            <w:hideMark/>
          </w:tcPr>
          <w:p w14:paraId="5E263757" w14:textId="77777777" w:rsidR="00B82F06" w:rsidRPr="007677D0" w:rsidRDefault="00B82F06" w:rsidP="007D5AAD">
            <w:pPr>
              <w:pStyle w:val="NoSpacing"/>
              <w:jc w:val="left"/>
              <w:rPr>
                <w:sz w:val="14"/>
                <w:szCs w:val="14"/>
              </w:rPr>
            </w:pPr>
            <w:r w:rsidRPr="007677D0">
              <w:rPr>
                <w:sz w:val="14"/>
                <w:szCs w:val="14"/>
              </w:rPr>
              <w:t>61 (52.1%)</w:t>
            </w:r>
          </w:p>
        </w:tc>
        <w:tc>
          <w:tcPr>
            <w:tcW w:w="1091" w:type="dxa"/>
            <w:tcBorders>
              <w:top w:val="nil"/>
              <w:left w:val="nil"/>
              <w:bottom w:val="nil"/>
              <w:right w:val="nil"/>
            </w:tcBorders>
            <w:noWrap/>
            <w:hideMark/>
          </w:tcPr>
          <w:p w14:paraId="7B25F18C" w14:textId="77777777" w:rsidR="00B82F06" w:rsidRPr="007677D0" w:rsidRDefault="00B82F06" w:rsidP="007D5AAD">
            <w:pPr>
              <w:pStyle w:val="NoSpacing"/>
              <w:jc w:val="left"/>
              <w:rPr>
                <w:sz w:val="14"/>
                <w:szCs w:val="14"/>
              </w:rPr>
            </w:pPr>
            <w:r w:rsidRPr="007677D0">
              <w:rPr>
                <w:sz w:val="14"/>
                <w:szCs w:val="14"/>
              </w:rPr>
              <w:t>117 (3.1%)</w:t>
            </w:r>
          </w:p>
        </w:tc>
      </w:tr>
      <w:tr w:rsidR="00B82F06" w:rsidRPr="007677D0" w14:paraId="0031C3A2" w14:textId="77777777" w:rsidTr="00AD44A5">
        <w:trPr>
          <w:trHeight w:val="20"/>
        </w:trPr>
        <w:tc>
          <w:tcPr>
            <w:tcW w:w="2268" w:type="dxa"/>
            <w:vMerge/>
            <w:tcBorders>
              <w:left w:val="nil"/>
              <w:right w:val="nil"/>
            </w:tcBorders>
            <w:noWrap/>
            <w:hideMark/>
          </w:tcPr>
          <w:p w14:paraId="04FBD894"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CB0677A" w14:textId="77777777" w:rsidR="00B82F06" w:rsidRPr="007677D0" w:rsidRDefault="00B82F06" w:rsidP="007D5AAD">
            <w:pPr>
              <w:pStyle w:val="NoSpacing"/>
              <w:jc w:val="left"/>
              <w:rPr>
                <w:sz w:val="14"/>
                <w:szCs w:val="14"/>
              </w:rPr>
            </w:pPr>
            <w:r w:rsidRPr="007677D0">
              <w:rPr>
                <w:sz w:val="14"/>
                <w:szCs w:val="14"/>
              </w:rPr>
              <w:t>Ischemic Heart</w:t>
            </w:r>
          </w:p>
        </w:tc>
        <w:tc>
          <w:tcPr>
            <w:tcW w:w="1134" w:type="dxa"/>
            <w:tcBorders>
              <w:top w:val="nil"/>
              <w:left w:val="nil"/>
              <w:bottom w:val="nil"/>
              <w:right w:val="nil"/>
            </w:tcBorders>
            <w:noWrap/>
            <w:hideMark/>
          </w:tcPr>
          <w:p w14:paraId="267E98A0" w14:textId="77777777" w:rsidR="00B82F06" w:rsidRPr="007677D0" w:rsidRDefault="00B82F06" w:rsidP="007D5AAD">
            <w:pPr>
              <w:pStyle w:val="NoSpacing"/>
              <w:jc w:val="left"/>
              <w:rPr>
                <w:sz w:val="14"/>
                <w:szCs w:val="14"/>
              </w:rPr>
            </w:pPr>
            <w:r w:rsidRPr="007677D0">
              <w:rPr>
                <w:sz w:val="14"/>
                <w:szCs w:val="14"/>
              </w:rPr>
              <w:t>57.1% of 294</w:t>
            </w:r>
          </w:p>
        </w:tc>
        <w:tc>
          <w:tcPr>
            <w:tcW w:w="1174" w:type="dxa"/>
            <w:tcBorders>
              <w:top w:val="nil"/>
              <w:left w:val="nil"/>
              <w:bottom w:val="nil"/>
              <w:right w:val="nil"/>
            </w:tcBorders>
            <w:noWrap/>
            <w:hideMark/>
          </w:tcPr>
          <w:p w14:paraId="61B1FBC7" w14:textId="77777777" w:rsidR="00B82F06" w:rsidRPr="007677D0" w:rsidRDefault="00B82F06" w:rsidP="007D5AAD">
            <w:pPr>
              <w:pStyle w:val="NoSpacing"/>
              <w:jc w:val="left"/>
              <w:rPr>
                <w:sz w:val="14"/>
                <w:szCs w:val="14"/>
              </w:rPr>
            </w:pPr>
            <w:r w:rsidRPr="007677D0">
              <w:rPr>
                <w:sz w:val="14"/>
                <w:szCs w:val="14"/>
              </w:rPr>
              <w:t>89 (53%)</w:t>
            </w:r>
          </w:p>
        </w:tc>
        <w:tc>
          <w:tcPr>
            <w:tcW w:w="1091" w:type="dxa"/>
            <w:tcBorders>
              <w:top w:val="nil"/>
              <w:left w:val="nil"/>
              <w:bottom w:val="nil"/>
              <w:right w:val="nil"/>
            </w:tcBorders>
            <w:noWrap/>
            <w:hideMark/>
          </w:tcPr>
          <w:p w14:paraId="0414F057" w14:textId="77777777" w:rsidR="00B82F06" w:rsidRPr="007677D0" w:rsidRDefault="00B82F06" w:rsidP="007D5AAD">
            <w:pPr>
              <w:pStyle w:val="NoSpacing"/>
              <w:jc w:val="left"/>
              <w:rPr>
                <w:sz w:val="14"/>
                <w:szCs w:val="14"/>
              </w:rPr>
            </w:pPr>
            <w:r w:rsidRPr="007677D0">
              <w:rPr>
                <w:sz w:val="14"/>
                <w:szCs w:val="14"/>
              </w:rPr>
              <w:t>79 (47%)</w:t>
            </w:r>
          </w:p>
        </w:tc>
        <w:tc>
          <w:tcPr>
            <w:tcW w:w="1091" w:type="dxa"/>
            <w:tcBorders>
              <w:top w:val="nil"/>
              <w:left w:val="nil"/>
              <w:bottom w:val="nil"/>
              <w:right w:val="nil"/>
            </w:tcBorders>
            <w:noWrap/>
            <w:hideMark/>
          </w:tcPr>
          <w:p w14:paraId="3254F46D" w14:textId="77777777" w:rsidR="00B82F06" w:rsidRPr="007677D0" w:rsidRDefault="00B82F06" w:rsidP="007D5AAD">
            <w:pPr>
              <w:pStyle w:val="NoSpacing"/>
              <w:jc w:val="left"/>
              <w:rPr>
                <w:sz w:val="14"/>
                <w:szCs w:val="14"/>
              </w:rPr>
            </w:pPr>
            <w:r w:rsidRPr="007677D0">
              <w:rPr>
                <w:sz w:val="14"/>
                <w:szCs w:val="14"/>
              </w:rPr>
              <w:t>168 (4.4%)</w:t>
            </w:r>
          </w:p>
        </w:tc>
      </w:tr>
      <w:tr w:rsidR="00B82F06" w:rsidRPr="007677D0" w14:paraId="6026F3DF" w14:textId="77777777" w:rsidTr="00AD44A5">
        <w:trPr>
          <w:trHeight w:val="20"/>
        </w:trPr>
        <w:tc>
          <w:tcPr>
            <w:tcW w:w="2268" w:type="dxa"/>
            <w:vMerge/>
            <w:tcBorders>
              <w:left w:val="nil"/>
              <w:right w:val="nil"/>
            </w:tcBorders>
            <w:noWrap/>
            <w:hideMark/>
          </w:tcPr>
          <w:p w14:paraId="102ABCA6"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5293F8E2" w14:textId="77777777" w:rsidR="00B82F06" w:rsidRPr="007677D0" w:rsidRDefault="00B82F06" w:rsidP="007D5AAD">
            <w:pPr>
              <w:pStyle w:val="NoSpacing"/>
              <w:jc w:val="left"/>
              <w:rPr>
                <w:sz w:val="14"/>
                <w:szCs w:val="14"/>
              </w:rPr>
            </w:pPr>
            <w:r w:rsidRPr="007677D0">
              <w:rPr>
                <w:sz w:val="14"/>
                <w:szCs w:val="14"/>
              </w:rPr>
              <w:t>Liver/Alcohol</w:t>
            </w:r>
          </w:p>
        </w:tc>
        <w:tc>
          <w:tcPr>
            <w:tcW w:w="1134" w:type="dxa"/>
            <w:tcBorders>
              <w:top w:val="nil"/>
              <w:left w:val="nil"/>
              <w:bottom w:val="nil"/>
              <w:right w:val="nil"/>
            </w:tcBorders>
            <w:noWrap/>
            <w:hideMark/>
          </w:tcPr>
          <w:p w14:paraId="11BFD060" w14:textId="77777777" w:rsidR="00B82F06" w:rsidRPr="007677D0" w:rsidRDefault="00B82F06" w:rsidP="007D5AAD">
            <w:pPr>
              <w:pStyle w:val="NoSpacing"/>
              <w:jc w:val="left"/>
              <w:rPr>
                <w:sz w:val="14"/>
                <w:szCs w:val="14"/>
              </w:rPr>
            </w:pPr>
            <w:r w:rsidRPr="007677D0">
              <w:rPr>
                <w:sz w:val="14"/>
                <w:szCs w:val="14"/>
              </w:rPr>
              <w:t>52.7% of 243</w:t>
            </w:r>
          </w:p>
        </w:tc>
        <w:tc>
          <w:tcPr>
            <w:tcW w:w="1174" w:type="dxa"/>
            <w:tcBorders>
              <w:top w:val="nil"/>
              <w:left w:val="nil"/>
              <w:bottom w:val="nil"/>
              <w:right w:val="nil"/>
            </w:tcBorders>
            <w:noWrap/>
            <w:hideMark/>
          </w:tcPr>
          <w:p w14:paraId="06A9A980" w14:textId="77777777" w:rsidR="00B82F06" w:rsidRPr="007677D0" w:rsidRDefault="00B82F06" w:rsidP="007D5AAD">
            <w:pPr>
              <w:pStyle w:val="NoSpacing"/>
              <w:jc w:val="left"/>
              <w:rPr>
                <w:sz w:val="14"/>
                <w:szCs w:val="14"/>
              </w:rPr>
            </w:pPr>
            <w:r w:rsidRPr="007677D0">
              <w:rPr>
                <w:sz w:val="14"/>
                <w:szCs w:val="14"/>
              </w:rPr>
              <w:t>58 (45.3%)</w:t>
            </w:r>
          </w:p>
        </w:tc>
        <w:tc>
          <w:tcPr>
            <w:tcW w:w="1091" w:type="dxa"/>
            <w:tcBorders>
              <w:top w:val="nil"/>
              <w:left w:val="nil"/>
              <w:bottom w:val="nil"/>
              <w:right w:val="nil"/>
            </w:tcBorders>
            <w:noWrap/>
            <w:hideMark/>
          </w:tcPr>
          <w:p w14:paraId="35D856F0" w14:textId="77777777" w:rsidR="00B82F06" w:rsidRPr="007677D0" w:rsidRDefault="00B82F06" w:rsidP="007D5AAD">
            <w:pPr>
              <w:pStyle w:val="NoSpacing"/>
              <w:jc w:val="left"/>
              <w:rPr>
                <w:sz w:val="14"/>
                <w:szCs w:val="14"/>
              </w:rPr>
            </w:pPr>
            <w:r w:rsidRPr="007677D0">
              <w:rPr>
                <w:sz w:val="14"/>
                <w:szCs w:val="14"/>
              </w:rPr>
              <w:t>70 (54.7%)</w:t>
            </w:r>
          </w:p>
        </w:tc>
        <w:tc>
          <w:tcPr>
            <w:tcW w:w="1091" w:type="dxa"/>
            <w:tcBorders>
              <w:top w:val="nil"/>
              <w:left w:val="nil"/>
              <w:bottom w:val="nil"/>
              <w:right w:val="nil"/>
            </w:tcBorders>
            <w:noWrap/>
            <w:hideMark/>
          </w:tcPr>
          <w:p w14:paraId="478BFAF2" w14:textId="77777777" w:rsidR="00B82F06" w:rsidRPr="007677D0" w:rsidRDefault="00B82F06" w:rsidP="007D5AAD">
            <w:pPr>
              <w:pStyle w:val="NoSpacing"/>
              <w:jc w:val="left"/>
              <w:rPr>
                <w:sz w:val="14"/>
                <w:szCs w:val="14"/>
              </w:rPr>
            </w:pPr>
            <w:r w:rsidRPr="007677D0">
              <w:rPr>
                <w:sz w:val="14"/>
                <w:szCs w:val="14"/>
              </w:rPr>
              <w:t>128 (3.3%)</w:t>
            </w:r>
          </w:p>
        </w:tc>
      </w:tr>
      <w:tr w:rsidR="00B82F06" w:rsidRPr="007677D0" w14:paraId="2AFC8E03" w14:textId="77777777" w:rsidTr="00AD44A5">
        <w:trPr>
          <w:trHeight w:val="20"/>
        </w:trPr>
        <w:tc>
          <w:tcPr>
            <w:tcW w:w="2268" w:type="dxa"/>
            <w:vMerge/>
            <w:tcBorders>
              <w:left w:val="nil"/>
              <w:right w:val="nil"/>
            </w:tcBorders>
            <w:noWrap/>
            <w:hideMark/>
          </w:tcPr>
          <w:p w14:paraId="5166A9AC"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6A880865" w14:textId="77777777" w:rsidR="00B82F06" w:rsidRPr="007677D0" w:rsidRDefault="00B82F06" w:rsidP="007D5AAD">
            <w:pPr>
              <w:pStyle w:val="NoSpacing"/>
              <w:jc w:val="left"/>
              <w:rPr>
                <w:sz w:val="14"/>
                <w:szCs w:val="14"/>
              </w:rPr>
            </w:pPr>
            <w:r w:rsidRPr="007677D0">
              <w:rPr>
                <w:sz w:val="14"/>
                <w:szCs w:val="14"/>
              </w:rPr>
              <w:t>Malaria</w:t>
            </w:r>
          </w:p>
        </w:tc>
        <w:tc>
          <w:tcPr>
            <w:tcW w:w="1134" w:type="dxa"/>
            <w:tcBorders>
              <w:top w:val="nil"/>
              <w:left w:val="nil"/>
              <w:bottom w:val="nil"/>
              <w:right w:val="nil"/>
            </w:tcBorders>
            <w:noWrap/>
            <w:hideMark/>
          </w:tcPr>
          <w:p w14:paraId="7FB6ED85" w14:textId="77777777" w:rsidR="00B82F06" w:rsidRPr="007677D0" w:rsidRDefault="00B82F06" w:rsidP="007D5AAD">
            <w:pPr>
              <w:pStyle w:val="NoSpacing"/>
              <w:jc w:val="left"/>
              <w:rPr>
                <w:sz w:val="14"/>
                <w:szCs w:val="14"/>
              </w:rPr>
            </w:pPr>
            <w:r w:rsidRPr="007677D0">
              <w:rPr>
                <w:sz w:val="14"/>
                <w:szCs w:val="14"/>
              </w:rPr>
              <w:t>77% of 1038</w:t>
            </w:r>
          </w:p>
        </w:tc>
        <w:tc>
          <w:tcPr>
            <w:tcW w:w="1174" w:type="dxa"/>
            <w:tcBorders>
              <w:top w:val="nil"/>
              <w:left w:val="nil"/>
              <w:bottom w:val="nil"/>
              <w:right w:val="nil"/>
            </w:tcBorders>
            <w:noWrap/>
            <w:hideMark/>
          </w:tcPr>
          <w:p w14:paraId="27C2F790" w14:textId="77777777" w:rsidR="00B82F06" w:rsidRPr="007677D0" w:rsidRDefault="00B82F06" w:rsidP="007D5AAD">
            <w:pPr>
              <w:pStyle w:val="NoSpacing"/>
              <w:jc w:val="left"/>
              <w:rPr>
                <w:sz w:val="14"/>
                <w:szCs w:val="14"/>
              </w:rPr>
            </w:pPr>
            <w:r w:rsidRPr="007677D0">
              <w:rPr>
                <w:sz w:val="14"/>
                <w:szCs w:val="14"/>
              </w:rPr>
              <w:t>372 (46.6%)</w:t>
            </w:r>
          </w:p>
        </w:tc>
        <w:tc>
          <w:tcPr>
            <w:tcW w:w="1091" w:type="dxa"/>
            <w:tcBorders>
              <w:top w:val="nil"/>
              <w:left w:val="nil"/>
              <w:bottom w:val="nil"/>
              <w:right w:val="nil"/>
            </w:tcBorders>
            <w:noWrap/>
            <w:hideMark/>
          </w:tcPr>
          <w:p w14:paraId="7DA00688" w14:textId="77777777" w:rsidR="00B82F06" w:rsidRPr="007677D0" w:rsidRDefault="00B82F06" w:rsidP="007D5AAD">
            <w:pPr>
              <w:pStyle w:val="NoSpacing"/>
              <w:jc w:val="left"/>
              <w:rPr>
                <w:sz w:val="14"/>
                <w:szCs w:val="14"/>
              </w:rPr>
            </w:pPr>
            <w:r w:rsidRPr="007677D0">
              <w:rPr>
                <w:sz w:val="14"/>
                <w:szCs w:val="14"/>
              </w:rPr>
              <w:t>427 (53.4%)</w:t>
            </w:r>
          </w:p>
        </w:tc>
        <w:tc>
          <w:tcPr>
            <w:tcW w:w="1091" w:type="dxa"/>
            <w:tcBorders>
              <w:top w:val="nil"/>
              <w:left w:val="nil"/>
              <w:bottom w:val="nil"/>
              <w:right w:val="nil"/>
            </w:tcBorders>
            <w:noWrap/>
            <w:hideMark/>
          </w:tcPr>
          <w:p w14:paraId="7F278A96" w14:textId="77777777" w:rsidR="00B82F06" w:rsidRPr="007677D0" w:rsidRDefault="00B82F06" w:rsidP="007D5AAD">
            <w:pPr>
              <w:pStyle w:val="NoSpacing"/>
              <w:jc w:val="left"/>
              <w:rPr>
                <w:sz w:val="14"/>
                <w:szCs w:val="14"/>
              </w:rPr>
            </w:pPr>
            <w:r w:rsidRPr="007677D0">
              <w:rPr>
                <w:sz w:val="14"/>
                <w:szCs w:val="14"/>
              </w:rPr>
              <w:t>799 (20.9%)</w:t>
            </w:r>
          </w:p>
        </w:tc>
      </w:tr>
      <w:tr w:rsidR="00B82F06" w:rsidRPr="007677D0" w14:paraId="331B312E" w14:textId="77777777" w:rsidTr="00AD44A5">
        <w:trPr>
          <w:trHeight w:val="20"/>
        </w:trPr>
        <w:tc>
          <w:tcPr>
            <w:tcW w:w="2268" w:type="dxa"/>
            <w:vMerge/>
            <w:tcBorders>
              <w:left w:val="nil"/>
              <w:right w:val="nil"/>
            </w:tcBorders>
            <w:noWrap/>
            <w:hideMark/>
          </w:tcPr>
          <w:p w14:paraId="35E0C3C2"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AC2CBF0" w14:textId="77777777" w:rsidR="00B82F06" w:rsidRPr="007677D0" w:rsidRDefault="00B82F06" w:rsidP="007D5AAD">
            <w:pPr>
              <w:pStyle w:val="NoSpacing"/>
              <w:jc w:val="left"/>
              <w:rPr>
                <w:sz w:val="14"/>
                <w:szCs w:val="14"/>
              </w:rPr>
            </w:pPr>
            <w:r w:rsidRPr="007677D0">
              <w:rPr>
                <w:sz w:val="14"/>
                <w:szCs w:val="14"/>
              </w:rPr>
              <w:t>Maternal</w:t>
            </w:r>
          </w:p>
        </w:tc>
        <w:tc>
          <w:tcPr>
            <w:tcW w:w="1134" w:type="dxa"/>
            <w:tcBorders>
              <w:top w:val="nil"/>
              <w:left w:val="nil"/>
              <w:bottom w:val="nil"/>
              <w:right w:val="nil"/>
            </w:tcBorders>
            <w:noWrap/>
            <w:hideMark/>
          </w:tcPr>
          <w:p w14:paraId="6E165D39" w14:textId="77777777" w:rsidR="00B82F06" w:rsidRPr="007677D0" w:rsidRDefault="00B82F06" w:rsidP="007D5AAD">
            <w:pPr>
              <w:pStyle w:val="NoSpacing"/>
              <w:jc w:val="left"/>
              <w:rPr>
                <w:sz w:val="14"/>
                <w:szCs w:val="14"/>
              </w:rPr>
            </w:pPr>
            <w:r w:rsidRPr="007677D0">
              <w:rPr>
                <w:sz w:val="14"/>
                <w:szCs w:val="14"/>
              </w:rPr>
              <w:t>53.5% of 243</w:t>
            </w:r>
          </w:p>
        </w:tc>
        <w:tc>
          <w:tcPr>
            <w:tcW w:w="1174" w:type="dxa"/>
            <w:tcBorders>
              <w:top w:val="nil"/>
              <w:left w:val="nil"/>
              <w:bottom w:val="nil"/>
              <w:right w:val="nil"/>
            </w:tcBorders>
            <w:noWrap/>
            <w:hideMark/>
          </w:tcPr>
          <w:p w14:paraId="6B0345E5" w14:textId="77777777" w:rsidR="00B82F06" w:rsidRPr="007677D0" w:rsidRDefault="00B82F06" w:rsidP="007D5AAD">
            <w:pPr>
              <w:pStyle w:val="NoSpacing"/>
              <w:jc w:val="left"/>
              <w:rPr>
                <w:sz w:val="14"/>
                <w:szCs w:val="14"/>
              </w:rPr>
            </w:pPr>
            <w:r w:rsidRPr="007677D0">
              <w:rPr>
                <w:sz w:val="14"/>
                <w:szCs w:val="14"/>
              </w:rPr>
              <w:t>130 (100%)</w:t>
            </w:r>
          </w:p>
        </w:tc>
        <w:tc>
          <w:tcPr>
            <w:tcW w:w="1091" w:type="dxa"/>
            <w:tcBorders>
              <w:top w:val="nil"/>
              <w:left w:val="nil"/>
              <w:bottom w:val="nil"/>
              <w:right w:val="nil"/>
            </w:tcBorders>
            <w:noWrap/>
            <w:hideMark/>
          </w:tcPr>
          <w:p w14:paraId="779D5B7F" w14:textId="5518147D" w:rsidR="00B82F06" w:rsidRPr="007677D0" w:rsidRDefault="00B82F06"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6ACC1A55" w14:textId="77777777" w:rsidR="00B82F06" w:rsidRPr="007677D0" w:rsidRDefault="00B82F06" w:rsidP="007D5AAD">
            <w:pPr>
              <w:pStyle w:val="NoSpacing"/>
              <w:jc w:val="left"/>
              <w:rPr>
                <w:sz w:val="14"/>
                <w:szCs w:val="14"/>
              </w:rPr>
            </w:pPr>
            <w:r w:rsidRPr="007677D0">
              <w:rPr>
                <w:sz w:val="14"/>
                <w:szCs w:val="14"/>
              </w:rPr>
              <w:t>130 (3.4%)</w:t>
            </w:r>
          </w:p>
        </w:tc>
      </w:tr>
      <w:tr w:rsidR="009045F5" w:rsidRPr="007677D0" w14:paraId="07010F14" w14:textId="77777777" w:rsidTr="00AD44A5">
        <w:trPr>
          <w:trHeight w:val="20"/>
        </w:trPr>
        <w:tc>
          <w:tcPr>
            <w:tcW w:w="2268" w:type="dxa"/>
            <w:vMerge/>
            <w:tcBorders>
              <w:left w:val="nil"/>
              <w:right w:val="nil"/>
            </w:tcBorders>
            <w:noWrap/>
            <w:hideMark/>
          </w:tcPr>
          <w:p w14:paraId="353A86C1"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21507A2C" w14:textId="7B137EA8" w:rsidR="009045F5" w:rsidRPr="007677D0" w:rsidRDefault="009045F5" w:rsidP="007D5AAD">
            <w:pPr>
              <w:pStyle w:val="NoSpacing"/>
              <w:jc w:val="left"/>
              <w:rPr>
                <w:sz w:val="14"/>
                <w:szCs w:val="14"/>
              </w:rPr>
            </w:pPr>
            <w:r w:rsidRPr="007677D0">
              <w:rPr>
                <w:sz w:val="14"/>
                <w:szCs w:val="14"/>
              </w:rPr>
              <w:t>Other</w:t>
            </w:r>
            <w:r w:rsidR="00464B07" w:rsidRPr="007677D0">
              <w:rPr>
                <w:sz w:val="14"/>
                <w:szCs w:val="14"/>
              </w:rPr>
              <w:t xml:space="preserve"> </w:t>
            </w:r>
            <w:r w:rsidRPr="007677D0">
              <w:rPr>
                <w:sz w:val="14"/>
                <w:szCs w:val="14"/>
              </w:rPr>
              <w:t>Cardiovascular</w:t>
            </w:r>
          </w:p>
        </w:tc>
        <w:tc>
          <w:tcPr>
            <w:tcW w:w="1134" w:type="dxa"/>
            <w:tcBorders>
              <w:top w:val="nil"/>
              <w:left w:val="nil"/>
              <w:bottom w:val="nil"/>
              <w:right w:val="nil"/>
            </w:tcBorders>
            <w:noWrap/>
            <w:hideMark/>
          </w:tcPr>
          <w:p w14:paraId="276BBE95" w14:textId="77777777" w:rsidR="009045F5" w:rsidRPr="007677D0" w:rsidRDefault="009045F5" w:rsidP="007D5AAD">
            <w:pPr>
              <w:pStyle w:val="NoSpacing"/>
              <w:jc w:val="left"/>
              <w:rPr>
                <w:sz w:val="14"/>
                <w:szCs w:val="14"/>
              </w:rPr>
            </w:pPr>
            <w:r w:rsidRPr="007677D0">
              <w:rPr>
                <w:sz w:val="14"/>
                <w:szCs w:val="14"/>
              </w:rPr>
              <w:t>41.5% of 258</w:t>
            </w:r>
          </w:p>
        </w:tc>
        <w:tc>
          <w:tcPr>
            <w:tcW w:w="1174" w:type="dxa"/>
            <w:tcBorders>
              <w:top w:val="nil"/>
              <w:left w:val="nil"/>
              <w:bottom w:val="nil"/>
              <w:right w:val="nil"/>
            </w:tcBorders>
            <w:noWrap/>
            <w:hideMark/>
          </w:tcPr>
          <w:p w14:paraId="6B7B1060" w14:textId="77777777" w:rsidR="009045F5" w:rsidRPr="007677D0" w:rsidRDefault="009045F5" w:rsidP="007D5AAD">
            <w:pPr>
              <w:pStyle w:val="NoSpacing"/>
              <w:jc w:val="left"/>
              <w:rPr>
                <w:sz w:val="14"/>
                <w:szCs w:val="14"/>
              </w:rPr>
            </w:pPr>
            <w:r w:rsidRPr="007677D0">
              <w:rPr>
                <w:sz w:val="14"/>
                <w:szCs w:val="14"/>
              </w:rPr>
              <w:t>59 (55.1%)</w:t>
            </w:r>
          </w:p>
        </w:tc>
        <w:tc>
          <w:tcPr>
            <w:tcW w:w="1091" w:type="dxa"/>
            <w:tcBorders>
              <w:top w:val="nil"/>
              <w:left w:val="nil"/>
              <w:bottom w:val="nil"/>
              <w:right w:val="nil"/>
            </w:tcBorders>
            <w:noWrap/>
            <w:hideMark/>
          </w:tcPr>
          <w:p w14:paraId="6B302031" w14:textId="77777777" w:rsidR="009045F5" w:rsidRPr="007677D0" w:rsidRDefault="009045F5" w:rsidP="007D5AAD">
            <w:pPr>
              <w:pStyle w:val="NoSpacing"/>
              <w:jc w:val="left"/>
              <w:rPr>
                <w:sz w:val="14"/>
                <w:szCs w:val="14"/>
              </w:rPr>
            </w:pPr>
            <w:r w:rsidRPr="007677D0">
              <w:rPr>
                <w:sz w:val="14"/>
                <w:szCs w:val="14"/>
              </w:rPr>
              <w:t>48 (44.9%)</w:t>
            </w:r>
          </w:p>
        </w:tc>
        <w:tc>
          <w:tcPr>
            <w:tcW w:w="1091" w:type="dxa"/>
            <w:tcBorders>
              <w:top w:val="nil"/>
              <w:left w:val="nil"/>
              <w:bottom w:val="nil"/>
              <w:right w:val="nil"/>
            </w:tcBorders>
            <w:noWrap/>
            <w:hideMark/>
          </w:tcPr>
          <w:p w14:paraId="304FF89B" w14:textId="77777777" w:rsidR="009045F5" w:rsidRPr="007677D0" w:rsidRDefault="009045F5" w:rsidP="007D5AAD">
            <w:pPr>
              <w:pStyle w:val="NoSpacing"/>
              <w:jc w:val="left"/>
              <w:rPr>
                <w:sz w:val="14"/>
                <w:szCs w:val="14"/>
              </w:rPr>
            </w:pPr>
            <w:r w:rsidRPr="007677D0">
              <w:rPr>
                <w:sz w:val="14"/>
                <w:szCs w:val="14"/>
              </w:rPr>
              <w:t>107 (2.8%)</w:t>
            </w:r>
          </w:p>
        </w:tc>
      </w:tr>
      <w:tr w:rsidR="009045F5" w:rsidRPr="007677D0" w14:paraId="4BC8E0BA" w14:textId="77777777" w:rsidTr="00AD44A5">
        <w:trPr>
          <w:trHeight w:val="20"/>
        </w:trPr>
        <w:tc>
          <w:tcPr>
            <w:tcW w:w="2268" w:type="dxa"/>
            <w:vMerge/>
            <w:tcBorders>
              <w:left w:val="nil"/>
              <w:right w:val="nil"/>
            </w:tcBorders>
            <w:noWrap/>
            <w:hideMark/>
          </w:tcPr>
          <w:p w14:paraId="59714EC4"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6AE78AC5" w14:textId="5207BE90" w:rsidR="009045F5" w:rsidRPr="007677D0" w:rsidRDefault="009045F5" w:rsidP="007D5AAD">
            <w:pPr>
              <w:pStyle w:val="NoSpacing"/>
              <w:jc w:val="left"/>
              <w:rPr>
                <w:sz w:val="14"/>
                <w:szCs w:val="14"/>
              </w:rPr>
            </w:pPr>
            <w:r w:rsidRPr="007677D0">
              <w:rPr>
                <w:sz w:val="14"/>
                <w:szCs w:val="14"/>
              </w:rPr>
              <w:t>Other</w:t>
            </w:r>
            <w:r w:rsidR="00464B07" w:rsidRPr="007677D0">
              <w:rPr>
                <w:sz w:val="14"/>
                <w:szCs w:val="14"/>
              </w:rPr>
              <w:t xml:space="preserve"> </w:t>
            </w:r>
            <w:r w:rsidRPr="007677D0">
              <w:rPr>
                <w:sz w:val="14"/>
                <w:szCs w:val="14"/>
              </w:rPr>
              <w:t>Noncommunicable</w:t>
            </w:r>
          </w:p>
        </w:tc>
        <w:tc>
          <w:tcPr>
            <w:tcW w:w="1134" w:type="dxa"/>
            <w:tcBorders>
              <w:top w:val="nil"/>
              <w:left w:val="nil"/>
              <w:bottom w:val="nil"/>
              <w:right w:val="nil"/>
            </w:tcBorders>
            <w:noWrap/>
            <w:hideMark/>
          </w:tcPr>
          <w:p w14:paraId="4FC3920A" w14:textId="77777777" w:rsidR="009045F5" w:rsidRPr="007677D0" w:rsidRDefault="009045F5" w:rsidP="007D5AAD">
            <w:pPr>
              <w:pStyle w:val="NoSpacing"/>
              <w:jc w:val="left"/>
              <w:rPr>
                <w:sz w:val="14"/>
                <w:szCs w:val="14"/>
              </w:rPr>
            </w:pPr>
            <w:r w:rsidRPr="007677D0">
              <w:rPr>
                <w:sz w:val="14"/>
                <w:szCs w:val="14"/>
              </w:rPr>
              <w:t>49.2% of 841</w:t>
            </w:r>
          </w:p>
        </w:tc>
        <w:tc>
          <w:tcPr>
            <w:tcW w:w="1174" w:type="dxa"/>
            <w:tcBorders>
              <w:top w:val="nil"/>
              <w:left w:val="nil"/>
              <w:bottom w:val="nil"/>
              <w:right w:val="nil"/>
            </w:tcBorders>
            <w:noWrap/>
            <w:hideMark/>
          </w:tcPr>
          <w:p w14:paraId="1CC667D2" w14:textId="77777777" w:rsidR="009045F5" w:rsidRPr="007677D0" w:rsidRDefault="009045F5" w:rsidP="007D5AAD">
            <w:pPr>
              <w:pStyle w:val="NoSpacing"/>
              <w:jc w:val="left"/>
              <w:rPr>
                <w:sz w:val="14"/>
                <w:szCs w:val="14"/>
              </w:rPr>
            </w:pPr>
            <w:r w:rsidRPr="007677D0">
              <w:rPr>
                <w:sz w:val="14"/>
                <w:szCs w:val="14"/>
              </w:rPr>
              <w:t>160 (38.6%)</w:t>
            </w:r>
          </w:p>
        </w:tc>
        <w:tc>
          <w:tcPr>
            <w:tcW w:w="1091" w:type="dxa"/>
            <w:tcBorders>
              <w:top w:val="nil"/>
              <w:left w:val="nil"/>
              <w:bottom w:val="nil"/>
              <w:right w:val="nil"/>
            </w:tcBorders>
            <w:noWrap/>
            <w:hideMark/>
          </w:tcPr>
          <w:p w14:paraId="0289A322" w14:textId="77777777" w:rsidR="009045F5" w:rsidRPr="007677D0" w:rsidRDefault="009045F5" w:rsidP="007D5AAD">
            <w:pPr>
              <w:pStyle w:val="NoSpacing"/>
              <w:jc w:val="left"/>
              <w:rPr>
                <w:sz w:val="14"/>
                <w:szCs w:val="14"/>
              </w:rPr>
            </w:pPr>
            <w:r w:rsidRPr="007677D0">
              <w:rPr>
                <w:sz w:val="14"/>
                <w:szCs w:val="14"/>
              </w:rPr>
              <w:t>254 (61.4%)</w:t>
            </w:r>
          </w:p>
        </w:tc>
        <w:tc>
          <w:tcPr>
            <w:tcW w:w="1091" w:type="dxa"/>
            <w:tcBorders>
              <w:top w:val="nil"/>
              <w:left w:val="nil"/>
              <w:bottom w:val="nil"/>
              <w:right w:val="nil"/>
            </w:tcBorders>
            <w:noWrap/>
            <w:hideMark/>
          </w:tcPr>
          <w:p w14:paraId="7543F989" w14:textId="77777777" w:rsidR="009045F5" w:rsidRPr="007677D0" w:rsidRDefault="009045F5" w:rsidP="007D5AAD">
            <w:pPr>
              <w:pStyle w:val="NoSpacing"/>
              <w:jc w:val="left"/>
              <w:rPr>
                <w:sz w:val="14"/>
                <w:szCs w:val="14"/>
              </w:rPr>
            </w:pPr>
            <w:r w:rsidRPr="007677D0">
              <w:rPr>
                <w:sz w:val="14"/>
                <w:szCs w:val="14"/>
              </w:rPr>
              <w:t>414 (10.8%)</w:t>
            </w:r>
          </w:p>
        </w:tc>
      </w:tr>
      <w:tr w:rsidR="00B82F06" w:rsidRPr="007677D0" w14:paraId="73078BCF" w14:textId="77777777" w:rsidTr="00AD44A5">
        <w:trPr>
          <w:trHeight w:val="20"/>
        </w:trPr>
        <w:tc>
          <w:tcPr>
            <w:tcW w:w="2268" w:type="dxa"/>
            <w:vMerge/>
            <w:tcBorders>
              <w:left w:val="nil"/>
              <w:right w:val="nil"/>
            </w:tcBorders>
            <w:noWrap/>
            <w:hideMark/>
          </w:tcPr>
          <w:p w14:paraId="1696CF2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3296ABB8" w14:textId="77777777" w:rsidR="00B82F06" w:rsidRPr="007677D0" w:rsidRDefault="00B82F06" w:rsidP="007D5AAD">
            <w:pPr>
              <w:pStyle w:val="NoSpacing"/>
              <w:jc w:val="left"/>
              <w:rPr>
                <w:sz w:val="14"/>
                <w:szCs w:val="14"/>
              </w:rPr>
            </w:pPr>
            <w:r w:rsidRPr="007677D0">
              <w:rPr>
                <w:sz w:val="14"/>
                <w:szCs w:val="14"/>
              </w:rPr>
              <w:t>Other Injuries</w:t>
            </w:r>
          </w:p>
        </w:tc>
        <w:tc>
          <w:tcPr>
            <w:tcW w:w="1134" w:type="dxa"/>
            <w:tcBorders>
              <w:top w:val="nil"/>
              <w:left w:val="nil"/>
              <w:bottom w:val="nil"/>
              <w:right w:val="nil"/>
            </w:tcBorders>
            <w:noWrap/>
            <w:hideMark/>
          </w:tcPr>
          <w:p w14:paraId="5946786D" w14:textId="77777777" w:rsidR="00B82F06" w:rsidRPr="007677D0" w:rsidRDefault="00B82F06" w:rsidP="007D5AAD">
            <w:pPr>
              <w:pStyle w:val="NoSpacing"/>
              <w:jc w:val="left"/>
              <w:rPr>
                <w:sz w:val="14"/>
                <w:szCs w:val="14"/>
              </w:rPr>
            </w:pPr>
            <w:r w:rsidRPr="007677D0">
              <w:rPr>
                <w:sz w:val="14"/>
                <w:szCs w:val="14"/>
              </w:rPr>
              <w:t>72.1% of 495</w:t>
            </w:r>
          </w:p>
        </w:tc>
        <w:tc>
          <w:tcPr>
            <w:tcW w:w="1174" w:type="dxa"/>
            <w:tcBorders>
              <w:top w:val="nil"/>
              <w:left w:val="nil"/>
              <w:bottom w:val="nil"/>
              <w:right w:val="nil"/>
            </w:tcBorders>
            <w:noWrap/>
            <w:hideMark/>
          </w:tcPr>
          <w:p w14:paraId="7F86CB7B" w14:textId="77777777" w:rsidR="00B82F06" w:rsidRPr="007677D0" w:rsidRDefault="00B82F06" w:rsidP="007D5AAD">
            <w:pPr>
              <w:pStyle w:val="NoSpacing"/>
              <w:jc w:val="left"/>
              <w:rPr>
                <w:sz w:val="14"/>
                <w:szCs w:val="14"/>
              </w:rPr>
            </w:pPr>
            <w:r w:rsidRPr="007677D0">
              <w:rPr>
                <w:sz w:val="14"/>
                <w:szCs w:val="14"/>
              </w:rPr>
              <w:t>83 (23.2%)</w:t>
            </w:r>
          </w:p>
        </w:tc>
        <w:tc>
          <w:tcPr>
            <w:tcW w:w="1091" w:type="dxa"/>
            <w:tcBorders>
              <w:top w:val="nil"/>
              <w:left w:val="nil"/>
              <w:bottom w:val="nil"/>
              <w:right w:val="nil"/>
            </w:tcBorders>
            <w:noWrap/>
            <w:hideMark/>
          </w:tcPr>
          <w:p w14:paraId="71391E60" w14:textId="77777777" w:rsidR="00B82F06" w:rsidRPr="007677D0" w:rsidRDefault="00B82F06" w:rsidP="007D5AAD">
            <w:pPr>
              <w:pStyle w:val="NoSpacing"/>
              <w:jc w:val="left"/>
              <w:rPr>
                <w:sz w:val="14"/>
                <w:szCs w:val="14"/>
              </w:rPr>
            </w:pPr>
            <w:r w:rsidRPr="007677D0">
              <w:rPr>
                <w:sz w:val="14"/>
                <w:szCs w:val="14"/>
              </w:rPr>
              <w:t>274 (76.8%)</w:t>
            </w:r>
          </w:p>
        </w:tc>
        <w:tc>
          <w:tcPr>
            <w:tcW w:w="1091" w:type="dxa"/>
            <w:tcBorders>
              <w:top w:val="nil"/>
              <w:left w:val="nil"/>
              <w:bottom w:val="nil"/>
              <w:right w:val="nil"/>
            </w:tcBorders>
            <w:noWrap/>
            <w:hideMark/>
          </w:tcPr>
          <w:p w14:paraId="374F29E8" w14:textId="77777777" w:rsidR="00B82F06" w:rsidRPr="007677D0" w:rsidRDefault="00B82F06" w:rsidP="007D5AAD">
            <w:pPr>
              <w:pStyle w:val="NoSpacing"/>
              <w:jc w:val="left"/>
              <w:rPr>
                <w:sz w:val="14"/>
                <w:szCs w:val="14"/>
              </w:rPr>
            </w:pPr>
            <w:r w:rsidRPr="007677D0">
              <w:rPr>
                <w:sz w:val="14"/>
                <w:szCs w:val="14"/>
              </w:rPr>
              <w:t>357 (9.3%)</w:t>
            </w:r>
          </w:p>
        </w:tc>
      </w:tr>
      <w:tr w:rsidR="00B82F06" w:rsidRPr="007677D0" w14:paraId="12E824CB" w14:textId="77777777" w:rsidTr="00AD44A5">
        <w:trPr>
          <w:trHeight w:val="20"/>
        </w:trPr>
        <w:tc>
          <w:tcPr>
            <w:tcW w:w="2268" w:type="dxa"/>
            <w:vMerge/>
            <w:tcBorders>
              <w:left w:val="nil"/>
              <w:right w:val="nil"/>
            </w:tcBorders>
            <w:noWrap/>
            <w:hideMark/>
          </w:tcPr>
          <w:p w14:paraId="038B7EF0"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9915E89" w14:textId="77777777" w:rsidR="00B82F06" w:rsidRPr="007677D0" w:rsidRDefault="00B82F06" w:rsidP="007D5AAD">
            <w:pPr>
              <w:pStyle w:val="NoSpacing"/>
              <w:jc w:val="left"/>
              <w:rPr>
                <w:sz w:val="14"/>
                <w:szCs w:val="14"/>
              </w:rPr>
            </w:pPr>
            <w:r w:rsidRPr="007677D0">
              <w:rPr>
                <w:sz w:val="14"/>
                <w:szCs w:val="14"/>
              </w:rPr>
              <w:t>Pneumonia</w:t>
            </w:r>
          </w:p>
        </w:tc>
        <w:tc>
          <w:tcPr>
            <w:tcW w:w="1134" w:type="dxa"/>
            <w:tcBorders>
              <w:top w:val="nil"/>
              <w:left w:val="nil"/>
              <w:bottom w:val="nil"/>
              <w:right w:val="nil"/>
            </w:tcBorders>
            <w:noWrap/>
            <w:hideMark/>
          </w:tcPr>
          <w:p w14:paraId="78E45AB9" w14:textId="77777777" w:rsidR="00B82F06" w:rsidRPr="007677D0" w:rsidRDefault="00B82F06" w:rsidP="007D5AAD">
            <w:pPr>
              <w:pStyle w:val="NoSpacing"/>
              <w:jc w:val="left"/>
              <w:rPr>
                <w:sz w:val="14"/>
                <w:szCs w:val="14"/>
              </w:rPr>
            </w:pPr>
            <w:r w:rsidRPr="007677D0">
              <w:rPr>
                <w:sz w:val="14"/>
                <w:szCs w:val="14"/>
              </w:rPr>
              <w:t>34.3% of 306</w:t>
            </w:r>
          </w:p>
        </w:tc>
        <w:tc>
          <w:tcPr>
            <w:tcW w:w="1174" w:type="dxa"/>
            <w:tcBorders>
              <w:top w:val="nil"/>
              <w:left w:val="nil"/>
              <w:bottom w:val="nil"/>
              <w:right w:val="nil"/>
            </w:tcBorders>
            <w:noWrap/>
            <w:hideMark/>
          </w:tcPr>
          <w:p w14:paraId="6B796ACF" w14:textId="77777777" w:rsidR="00B82F06" w:rsidRPr="007677D0" w:rsidRDefault="00B82F06" w:rsidP="007D5AAD">
            <w:pPr>
              <w:pStyle w:val="NoSpacing"/>
              <w:jc w:val="left"/>
              <w:rPr>
                <w:sz w:val="14"/>
                <w:szCs w:val="14"/>
              </w:rPr>
            </w:pPr>
            <w:r w:rsidRPr="007677D0">
              <w:rPr>
                <w:sz w:val="14"/>
                <w:szCs w:val="14"/>
              </w:rPr>
              <w:t>48 (45.7%)</w:t>
            </w:r>
          </w:p>
        </w:tc>
        <w:tc>
          <w:tcPr>
            <w:tcW w:w="1091" w:type="dxa"/>
            <w:tcBorders>
              <w:top w:val="nil"/>
              <w:left w:val="nil"/>
              <w:bottom w:val="nil"/>
              <w:right w:val="nil"/>
            </w:tcBorders>
            <w:noWrap/>
            <w:hideMark/>
          </w:tcPr>
          <w:p w14:paraId="2C036DED" w14:textId="77777777" w:rsidR="00B82F06" w:rsidRPr="007677D0" w:rsidRDefault="00B82F06" w:rsidP="007D5AAD">
            <w:pPr>
              <w:pStyle w:val="NoSpacing"/>
              <w:jc w:val="left"/>
              <w:rPr>
                <w:sz w:val="14"/>
                <w:szCs w:val="14"/>
              </w:rPr>
            </w:pPr>
            <w:r w:rsidRPr="007677D0">
              <w:rPr>
                <w:sz w:val="14"/>
                <w:szCs w:val="14"/>
              </w:rPr>
              <w:t>57 (54.3%)</w:t>
            </w:r>
          </w:p>
        </w:tc>
        <w:tc>
          <w:tcPr>
            <w:tcW w:w="1091" w:type="dxa"/>
            <w:tcBorders>
              <w:top w:val="nil"/>
              <w:left w:val="nil"/>
              <w:bottom w:val="nil"/>
              <w:right w:val="nil"/>
            </w:tcBorders>
            <w:noWrap/>
            <w:hideMark/>
          </w:tcPr>
          <w:p w14:paraId="1A9CF823" w14:textId="77777777" w:rsidR="00B82F06" w:rsidRPr="007677D0" w:rsidRDefault="00B82F06" w:rsidP="007D5AAD">
            <w:pPr>
              <w:pStyle w:val="NoSpacing"/>
              <w:jc w:val="left"/>
              <w:rPr>
                <w:sz w:val="14"/>
                <w:szCs w:val="14"/>
              </w:rPr>
            </w:pPr>
            <w:r w:rsidRPr="007677D0">
              <w:rPr>
                <w:sz w:val="14"/>
                <w:szCs w:val="14"/>
              </w:rPr>
              <w:t>105 (2.7%)</w:t>
            </w:r>
          </w:p>
        </w:tc>
      </w:tr>
      <w:tr w:rsidR="009045F5" w:rsidRPr="007677D0" w14:paraId="0DA73E55" w14:textId="77777777" w:rsidTr="00AD44A5">
        <w:trPr>
          <w:trHeight w:val="20"/>
        </w:trPr>
        <w:tc>
          <w:tcPr>
            <w:tcW w:w="2268" w:type="dxa"/>
            <w:vMerge/>
            <w:tcBorders>
              <w:left w:val="nil"/>
              <w:right w:val="nil"/>
            </w:tcBorders>
            <w:noWrap/>
            <w:hideMark/>
          </w:tcPr>
          <w:p w14:paraId="6ED83D8F"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78BE9187" w14:textId="57C4400D" w:rsidR="009045F5" w:rsidRPr="007677D0" w:rsidRDefault="009045F5" w:rsidP="007D5AAD">
            <w:pPr>
              <w:pStyle w:val="NoSpacing"/>
              <w:jc w:val="left"/>
              <w:rPr>
                <w:sz w:val="14"/>
                <w:szCs w:val="14"/>
              </w:rPr>
            </w:pPr>
            <w:r w:rsidRPr="007677D0">
              <w:rPr>
                <w:sz w:val="14"/>
                <w:szCs w:val="14"/>
              </w:rPr>
              <w:t>Road/Transport</w:t>
            </w:r>
            <w:r w:rsidR="00464B07" w:rsidRPr="007677D0">
              <w:rPr>
                <w:sz w:val="14"/>
                <w:szCs w:val="14"/>
              </w:rPr>
              <w:t xml:space="preserve"> </w:t>
            </w:r>
            <w:r w:rsidRPr="007677D0">
              <w:rPr>
                <w:sz w:val="14"/>
                <w:szCs w:val="14"/>
              </w:rPr>
              <w:t>Injuries</w:t>
            </w:r>
          </w:p>
        </w:tc>
        <w:tc>
          <w:tcPr>
            <w:tcW w:w="1134" w:type="dxa"/>
            <w:tcBorders>
              <w:top w:val="nil"/>
              <w:left w:val="nil"/>
              <w:bottom w:val="nil"/>
              <w:right w:val="nil"/>
            </w:tcBorders>
            <w:noWrap/>
            <w:hideMark/>
          </w:tcPr>
          <w:p w14:paraId="41E1EE8A" w14:textId="77777777" w:rsidR="009045F5" w:rsidRPr="007677D0" w:rsidRDefault="009045F5" w:rsidP="007D5AAD">
            <w:pPr>
              <w:pStyle w:val="NoSpacing"/>
              <w:jc w:val="left"/>
              <w:rPr>
                <w:sz w:val="14"/>
                <w:szCs w:val="14"/>
              </w:rPr>
            </w:pPr>
            <w:r w:rsidRPr="007677D0">
              <w:rPr>
                <w:sz w:val="14"/>
                <w:szCs w:val="14"/>
              </w:rPr>
              <w:t>75.1% of 334</w:t>
            </w:r>
          </w:p>
        </w:tc>
        <w:tc>
          <w:tcPr>
            <w:tcW w:w="1174" w:type="dxa"/>
            <w:tcBorders>
              <w:top w:val="nil"/>
              <w:left w:val="nil"/>
              <w:bottom w:val="nil"/>
              <w:right w:val="nil"/>
            </w:tcBorders>
            <w:noWrap/>
            <w:hideMark/>
          </w:tcPr>
          <w:p w14:paraId="1388FFC6" w14:textId="77777777" w:rsidR="009045F5" w:rsidRPr="007677D0" w:rsidRDefault="009045F5" w:rsidP="007D5AAD">
            <w:pPr>
              <w:pStyle w:val="NoSpacing"/>
              <w:jc w:val="left"/>
              <w:rPr>
                <w:sz w:val="14"/>
                <w:szCs w:val="14"/>
              </w:rPr>
            </w:pPr>
            <w:r w:rsidRPr="007677D0">
              <w:rPr>
                <w:sz w:val="14"/>
                <w:szCs w:val="14"/>
              </w:rPr>
              <w:t>73 (29.1%)</w:t>
            </w:r>
          </w:p>
        </w:tc>
        <w:tc>
          <w:tcPr>
            <w:tcW w:w="1091" w:type="dxa"/>
            <w:tcBorders>
              <w:top w:val="nil"/>
              <w:left w:val="nil"/>
              <w:bottom w:val="nil"/>
              <w:right w:val="nil"/>
            </w:tcBorders>
            <w:noWrap/>
            <w:hideMark/>
          </w:tcPr>
          <w:p w14:paraId="09C90807" w14:textId="77777777" w:rsidR="009045F5" w:rsidRPr="007677D0" w:rsidRDefault="009045F5" w:rsidP="007D5AAD">
            <w:pPr>
              <w:pStyle w:val="NoSpacing"/>
              <w:jc w:val="left"/>
              <w:rPr>
                <w:sz w:val="14"/>
                <w:szCs w:val="14"/>
              </w:rPr>
            </w:pPr>
            <w:r w:rsidRPr="007677D0">
              <w:rPr>
                <w:sz w:val="14"/>
                <w:szCs w:val="14"/>
              </w:rPr>
              <w:t>178 (70.9%)</w:t>
            </w:r>
          </w:p>
        </w:tc>
        <w:tc>
          <w:tcPr>
            <w:tcW w:w="1091" w:type="dxa"/>
            <w:tcBorders>
              <w:top w:val="nil"/>
              <w:left w:val="nil"/>
              <w:bottom w:val="nil"/>
              <w:right w:val="nil"/>
            </w:tcBorders>
            <w:noWrap/>
            <w:hideMark/>
          </w:tcPr>
          <w:p w14:paraId="0045B7C2" w14:textId="77777777" w:rsidR="009045F5" w:rsidRPr="007677D0" w:rsidRDefault="009045F5" w:rsidP="007D5AAD">
            <w:pPr>
              <w:pStyle w:val="NoSpacing"/>
              <w:jc w:val="left"/>
              <w:rPr>
                <w:sz w:val="14"/>
                <w:szCs w:val="14"/>
              </w:rPr>
            </w:pPr>
            <w:r w:rsidRPr="007677D0">
              <w:rPr>
                <w:sz w:val="14"/>
                <w:szCs w:val="14"/>
              </w:rPr>
              <w:t>251 (6.6%)</w:t>
            </w:r>
          </w:p>
        </w:tc>
      </w:tr>
      <w:tr w:rsidR="00B82F06" w:rsidRPr="007677D0" w14:paraId="00FEF582" w14:textId="77777777" w:rsidTr="00AD44A5">
        <w:trPr>
          <w:trHeight w:val="20"/>
        </w:trPr>
        <w:tc>
          <w:tcPr>
            <w:tcW w:w="2268" w:type="dxa"/>
            <w:vMerge/>
            <w:tcBorders>
              <w:left w:val="nil"/>
              <w:right w:val="nil"/>
            </w:tcBorders>
            <w:noWrap/>
            <w:hideMark/>
          </w:tcPr>
          <w:p w14:paraId="7210712A"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BD2571C" w14:textId="77777777" w:rsidR="00B82F06" w:rsidRPr="007677D0" w:rsidRDefault="00B82F06" w:rsidP="007D5AAD">
            <w:pPr>
              <w:pStyle w:val="NoSpacing"/>
              <w:jc w:val="left"/>
              <w:rPr>
                <w:sz w:val="14"/>
                <w:szCs w:val="14"/>
              </w:rPr>
            </w:pPr>
            <w:r w:rsidRPr="007677D0">
              <w:rPr>
                <w:sz w:val="14"/>
                <w:szCs w:val="14"/>
              </w:rPr>
              <w:t>Stroke</w:t>
            </w:r>
          </w:p>
        </w:tc>
        <w:tc>
          <w:tcPr>
            <w:tcW w:w="1134" w:type="dxa"/>
            <w:tcBorders>
              <w:top w:val="nil"/>
              <w:left w:val="nil"/>
              <w:bottom w:val="nil"/>
              <w:right w:val="nil"/>
            </w:tcBorders>
            <w:noWrap/>
            <w:hideMark/>
          </w:tcPr>
          <w:p w14:paraId="4F64BAF1" w14:textId="77777777" w:rsidR="00B82F06" w:rsidRPr="007677D0" w:rsidRDefault="00B82F06" w:rsidP="007D5AAD">
            <w:pPr>
              <w:pStyle w:val="NoSpacing"/>
              <w:jc w:val="left"/>
              <w:rPr>
                <w:sz w:val="14"/>
                <w:szCs w:val="14"/>
              </w:rPr>
            </w:pPr>
            <w:r w:rsidRPr="007677D0">
              <w:rPr>
                <w:sz w:val="14"/>
                <w:szCs w:val="14"/>
              </w:rPr>
              <w:t>66.5% of 498</w:t>
            </w:r>
          </w:p>
        </w:tc>
        <w:tc>
          <w:tcPr>
            <w:tcW w:w="1174" w:type="dxa"/>
            <w:tcBorders>
              <w:top w:val="nil"/>
              <w:left w:val="nil"/>
              <w:bottom w:val="nil"/>
              <w:right w:val="nil"/>
            </w:tcBorders>
            <w:noWrap/>
            <w:hideMark/>
          </w:tcPr>
          <w:p w14:paraId="66648D6F" w14:textId="77777777" w:rsidR="00B82F06" w:rsidRPr="007677D0" w:rsidRDefault="00B82F06" w:rsidP="007D5AAD">
            <w:pPr>
              <w:pStyle w:val="NoSpacing"/>
              <w:jc w:val="left"/>
              <w:rPr>
                <w:sz w:val="14"/>
                <w:szCs w:val="14"/>
              </w:rPr>
            </w:pPr>
            <w:r w:rsidRPr="007677D0">
              <w:rPr>
                <w:sz w:val="14"/>
                <w:szCs w:val="14"/>
              </w:rPr>
              <w:t>147 (44.4%)</w:t>
            </w:r>
          </w:p>
        </w:tc>
        <w:tc>
          <w:tcPr>
            <w:tcW w:w="1091" w:type="dxa"/>
            <w:tcBorders>
              <w:top w:val="nil"/>
              <w:left w:val="nil"/>
              <w:bottom w:val="nil"/>
              <w:right w:val="nil"/>
            </w:tcBorders>
            <w:noWrap/>
            <w:hideMark/>
          </w:tcPr>
          <w:p w14:paraId="3A92CC04" w14:textId="77777777" w:rsidR="00B82F06" w:rsidRPr="007677D0" w:rsidRDefault="00B82F06" w:rsidP="007D5AAD">
            <w:pPr>
              <w:pStyle w:val="NoSpacing"/>
              <w:jc w:val="left"/>
              <w:rPr>
                <w:sz w:val="14"/>
                <w:szCs w:val="14"/>
              </w:rPr>
            </w:pPr>
            <w:r w:rsidRPr="007677D0">
              <w:rPr>
                <w:sz w:val="14"/>
                <w:szCs w:val="14"/>
              </w:rPr>
              <w:t>184 (55.6%)</w:t>
            </w:r>
          </w:p>
        </w:tc>
        <w:tc>
          <w:tcPr>
            <w:tcW w:w="1091" w:type="dxa"/>
            <w:tcBorders>
              <w:top w:val="nil"/>
              <w:left w:val="nil"/>
              <w:bottom w:val="nil"/>
              <w:right w:val="nil"/>
            </w:tcBorders>
            <w:noWrap/>
            <w:hideMark/>
          </w:tcPr>
          <w:p w14:paraId="2CA9967D" w14:textId="77777777" w:rsidR="00B82F06" w:rsidRPr="007677D0" w:rsidRDefault="00B82F06" w:rsidP="007D5AAD">
            <w:pPr>
              <w:pStyle w:val="NoSpacing"/>
              <w:jc w:val="left"/>
              <w:rPr>
                <w:sz w:val="14"/>
                <w:szCs w:val="14"/>
              </w:rPr>
            </w:pPr>
            <w:r w:rsidRPr="007677D0">
              <w:rPr>
                <w:sz w:val="14"/>
                <w:szCs w:val="14"/>
              </w:rPr>
              <w:t>331 (8.7%)</w:t>
            </w:r>
          </w:p>
        </w:tc>
      </w:tr>
      <w:tr w:rsidR="00B82F06" w:rsidRPr="007677D0" w14:paraId="149F0EA5" w14:textId="77777777" w:rsidTr="00AD44A5">
        <w:trPr>
          <w:trHeight w:val="20"/>
        </w:trPr>
        <w:tc>
          <w:tcPr>
            <w:tcW w:w="2268" w:type="dxa"/>
            <w:vMerge/>
            <w:tcBorders>
              <w:left w:val="nil"/>
              <w:right w:val="nil"/>
            </w:tcBorders>
            <w:noWrap/>
            <w:hideMark/>
          </w:tcPr>
          <w:p w14:paraId="501D2343"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8DEB389" w14:textId="77777777" w:rsidR="00B82F06" w:rsidRPr="007677D0" w:rsidRDefault="00B82F06" w:rsidP="007D5AAD">
            <w:pPr>
              <w:pStyle w:val="NoSpacing"/>
              <w:jc w:val="left"/>
              <w:rPr>
                <w:sz w:val="14"/>
                <w:szCs w:val="14"/>
              </w:rPr>
            </w:pPr>
            <w:r w:rsidRPr="007677D0">
              <w:rPr>
                <w:sz w:val="14"/>
                <w:szCs w:val="14"/>
              </w:rPr>
              <w:t>Suicide</w:t>
            </w:r>
          </w:p>
        </w:tc>
        <w:tc>
          <w:tcPr>
            <w:tcW w:w="1134" w:type="dxa"/>
            <w:tcBorders>
              <w:top w:val="nil"/>
              <w:left w:val="nil"/>
              <w:bottom w:val="nil"/>
              <w:right w:val="nil"/>
            </w:tcBorders>
            <w:noWrap/>
            <w:hideMark/>
          </w:tcPr>
          <w:p w14:paraId="629A46D0" w14:textId="77777777" w:rsidR="00B82F06" w:rsidRPr="007677D0" w:rsidRDefault="00B82F06" w:rsidP="007D5AAD">
            <w:pPr>
              <w:pStyle w:val="NoSpacing"/>
              <w:jc w:val="left"/>
              <w:rPr>
                <w:sz w:val="14"/>
                <w:szCs w:val="14"/>
              </w:rPr>
            </w:pPr>
            <w:r w:rsidRPr="007677D0">
              <w:rPr>
                <w:sz w:val="14"/>
                <w:szCs w:val="14"/>
              </w:rPr>
              <w:t>50% of 6</w:t>
            </w:r>
          </w:p>
        </w:tc>
        <w:tc>
          <w:tcPr>
            <w:tcW w:w="1174" w:type="dxa"/>
            <w:tcBorders>
              <w:top w:val="nil"/>
              <w:left w:val="nil"/>
              <w:bottom w:val="nil"/>
              <w:right w:val="nil"/>
            </w:tcBorders>
            <w:noWrap/>
            <w:hideMark/>
          </w:tcPr>
          <w:p w14:paraId="539B94AB" w14:textId="39D5AB44" w:rsidR="00B82F06" w:rsidRPr="007677D0" w:rsidRDefault="00B82F06"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12A34EAC" w14:textId="77777777" w:rsidR="00B82F06" w:rsidRPr="007677D0" w:rsidRDefault="00B82F06" w:rsidP="007D5AAD">
            <w:pPr>
              <w:pStyle w:val="NoSpacing"/>
              <w:jc w:val="left"/>
              <w:rPr>
                <w:sz w:val="14"/>
                <w:szCs w:val="14"/>
              </w:rPr>
            </w:pPr>
            <w:r w:rsidRPr="007677D0">
              <w:rPr>
                <w:sz w:val="14"/>
                <w:szCs w:val="14"/>
              </w:rPr>
              <w:t>3 (100%)</w:t>
            </w:r>
          </w:p>
        </w:tc>
        <w:tc>
          <w:tcPr>
            <w:tcW w:w="1091" w:type="dxa"/>
            <w:tcBorders>
              <w:top w:val="nil"/>
              <w:left w:val="nil"/>
              <w:bottom w:val="nil"/>
              <w:right w:val="nil"/>
            </w:tcBorders>
            <w:noWrap/>
            <w:hideMark/>
          </w:tcPr>
          <w:p w14:paraId="1E0DDB34" w14:textId="77777777" w:rsidR="00B82F06" w:rsidRPr="007677D0" w:rsidRDefault="00B82F06" w:rsidP="007D5AAD">
            <w:pPr>
              <w:pStyle w:val="NoSpacing"/>
              <w:jc w:val="left"/>
              <w:rPr>
                <w:sz w:val="14"/>
                <w:szCs w:val="14"/>
              </w:rPr>
            </w:pPr>
            <w:r w:rsidRPr="007677D0">
              <w:rPr>
                <w:sz w:val="14"/>
                <w:szCs w:val="14"/>
              </w:rPr>
              <w:t>3 (0.1%)</w:t>
            </w:r>
          </w:p>
        </w:tc>
      </w:tr>
      <w:tr w:rsidR="00B82F06" w:rsidRPr="007677D0" w14:paraId="5926C3CF" w14:textId="77777777" w:rsidTr="00AD44A5">
        <w:trPr>
          <w:trHeight w:val="20"/>
        </w:trPr>
        <w:tc>
          <w:tcPr>
            <w:tcW w:w="2268" w:type="dxa"/>
            <w:vMerge/>
            <w:tcBorders>
              <w:left w:val="nil"/>
              <w:right w:val="nil"/>
            </w:tcBorders>
            <w:noWrap/>
            <w:hideMark/>
          </w:tcPr>
          <w:p w14:paraId="35017E9F"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56379D3" w14:textId="77777777" w:rsidR="00B82F06" w:rsidRPr="007677D0" w:rsidRDefault="00B82F06" w:rsidP="007D5AAD">
            <w:pPr>
              <w:pStyle w:val="NoSpacing"/>
              <w:jc w:val="left"/>
              <w:rPr>
                <w:sz w:val="14"/>
                <w:szCs w:val="14"/>
              </w:rPr>
            </w:pPr>
            <w:r w:rsidRPr="007677D0">
              <w:rPr>
                <w:sz w:val="14"/>
                <w:szCs w:val="14"/>
              </w:rPr>
              <w:t>Tuberculosis</w:t>
            </w:r>
          </w:p>
        </w:tc>
        <w:tc>
          <w:tcPr>
            <w:tcW w:w="1134" w:type="dxa"/>
            <w:tcBorders>
              <w:top w:val="nil"/>
              <w:left w:val="nil"/>
              <w:bottom w:val="nil"/>
              <w:right w:val="nil"/>
            </w:tcBorders>
            <w:noWrap/>
            <w:hideMark/>
          </w:tcPr>
          <w:p w14:paraId="244541E3" w14:textId="77777777" w:rsidR="00B82F06" w:rsidRPr="007677D0" w:rsidRDefault="00B82F06" w:rsidP="007D5AAD">
            <w:pPr>
              <w:pStyle w:val="NoSpacing"/>
              <w:jc w:val="left"/>
              <w:rPr>
                <w:sz w:val="14"/>
                <w:szCs w:val="14"/>
              </w:rPr>
            </w:pPr>
            <w:r w:rsidRPr="007677D0">
              <w:rPr>
                <w:sz w:val="14"/>
                <w:szCs w:val="14"/>
              </w:rPr>
              <w:t>62% of 276</w:t>
            </w:r>
          </w:p>
        </w:tc>
        <w:tc>
          <w:tcPr>
            <w:tcW w:w="1174" w:type="dxa"/>
            <w:tcBorders>
              <w:top w:val="nil"/>
              <w:left w:val="nil"/>
              <w:bottom w:val="nil"/>
              <w:right w:val="nil"/>
            </w:tcBorders>
            <w:noWrap/>
            <w:hideMark/>
          </w:tcPr>
          <w:p w14:paraId="0FFD57B7" w14:textId="77777777" w:rsidR="00B82F06" w:rsidRPr="007677D0" w:rsidRDefault="00B82F06" w:rsidP="007D5AAD">
            <w:pPr>
              <w:pStyle w:val="NoSpacing"/>
              <w:jc w:val="left"/>
              <w:rPr>
                <w:sz w:val="14"/>
                <w:szCs w:val="14"/>
              </w:rPr>
            </w:pPr>
            <w:r w:rsidRPr="007677D0">
              <w:rPr>
                <w:sz w:val="14"/>
                <w:szCs w:val="14"/>
              </w:rPr>
              <w:t>54 (31.6%)</w:t>
            </w:r>
          </w:p>
        </w:tc>
        <w:tc>
          <w:tcPr>
            <w:tcW w:w="1091" w:type="dxa"/>
            <w:tcBorders>
              <w:top w:val="nil"/>
              <w:left w:val="nil"/>
              <w:bottom w:val="nil"/>
              <w:right w:val="nil"/>
            </w:tcBorders>
            <w:noWrap/>
            <w:hideMark/>
          </w:tcPr>
          <w:p w14:paraId="051ACE71" w14:textId="77777777" w:rsidR="00B82F06" w:rsidRPr="007677D0" w:rsidRDefault="00B82F06" w:rsidP="007D5AAD">
            <w:pPr>
              <w:pStyle w:val="NoSpacing"/>
              <w:jc w:val="left"/>
              <w:rPr>
                <w:sz w:val="14"/>
                <w:szCs w:val="14"/>
              </w:rPr>
            </w:pPr>
            <w:r w:rsidRPr="007677D0">
              <w:rPr>
                <w:sz w:val="14"/>
                <w:szCs w:val="14"/>
              </w:rPr>
              <w:t>117 (68.4%)</w:t>
            </w:r>
          </w:p>
        </w:tc>
        <w:tc>
          <w:tcPr>
            <w:tcW w:w="1091" w:type="dxa"/>
            <w:tcBorders>
              <w:top w:val="nil"/>
              <w:left w:val="nil"/>
              <w:bottom w:val="nil"/>
              <w:right w:val="nil"/>
            </w:tcBorders>
            <w:noWrap/>
            <w:hideMark/>
          </w:tcPr>
          <w:p w14:paraId="706E790C" w14:textId="77777777" w:rsidR="00B82F06" w:rsidRPr="007677D0" w:rsidRDefault="00B82F06" w:rsidP="007D5AAD">
            <w:pPr>
              <w:pStyle w:val="NoSpacing"/>
              <w:jc w:val="left"/>
              <w:rPr>
                <w:sz w:val="14"/>
                <w:szCs w:val="14"/>
              </w:rPr>
            </w:pPr>
            <w:r w:rsidRPr="007677D0">
              <w:rPr>
                <w:sz w:val="14"/>
                <w:szCs w:val="14"/>
              </w:rPr>
              <w:t>171 (4.5%)</w:t>
            </w:r>
          </w:p>
        </w:tc>
      </w:tr>
      <w:tr w:rsidR="009045F5" w:rsidRPr="007677D0" w14:paraId="3EC48211" w14:textId="77777777" w:rsidTr="00AD44A5">
        <w:trPr>
          <w:trHeight w:val="20"/>
        </w:trPr>
        <w:tc>
          <w:tcPr>
            <w:tcW w:w="2268" w:type="dxa"/>
            <w:vMerge/>
            <w:tcBorders>
              <w:left w:val="nil"/>
              <w:bottom w:val="single" w:sz="4" w:space="0" w:color="auto"/>
              <w:right w:val="nil"/>
            </w:tcBorders>
            <w:noWrap/>
            <w:hideMark/>
          </w:tcPr>
          <w:p w14:paraId="3F32BF2E" w14:textId="77777777" w:rsidR="009045F5" w:rsidRPr="007677D0" w:rsidRDefault="009045F5" w:rsidP="00041845">
            <w:pPr>
              <w:pStyle w:val="NoSpacing"/>
              <w:rPr>
                <w:sz w:val="14"/>
                <w:szCs w:val="14"/>
              </w:rPr>
            </w:pPr>
          </w:p>
        </w:tc>
        <w:tc>
          <w:tcPr>
            <w:tcW w:w="2268" w:type="dxa"/>
            <w:tcBorders>
              <w:top w:val="nil"/>
              <w:left w:val="nil"/>
              <w:bottom w:val="single" w:sz="4" w:space="0" w:color="auto"/>
              <w:right w:val="nil"/>
            </w:tcBorders>
            <w:noWrap/>
            <w:hideMark/>
          </w:tcPr>
          <w:p w14:paraId="18DD1F88" w14:textId="40C4FDF2" w:rsidR="009045F5" w:rsidRPr="007677D0" w:rsidRDefault="009045F5" w:rsidP="007D5AAD">
            <w:pPr>
              <w:pStyle w:val="NoSpacing"/>
              <w:jc w:val="left"/>
              <w:rPr>
                <w:sz w:val="14"/>
                <w:szCs w:val="14"/>
              </w:rPr>
            </w:pPr>
            <w:r w:rsidRPr="007677D0">
              <w:rPr>
                <w:sz w:val="14"/>
                <w:szCs w:val="14"/>
              </w:rPr>
              <w:t>Unspecified</w:t>
            </w:r>
            <w:r w:rsidR="00464B07" w:rsidRPr="007677D0">
              <w:rPr>
                <w:sz w:val="14"/>
                <w:szCs w:val="14"/>
              </w:rPr>
              <w:t xml:space="preserve"> </w:t>
            </w:r>
            <w:r w:rsidRPr="007677D0">
              <w:rPr>
                <w:sz w:val="14"/>
                <w:szCs w:val="14"/>
              </w:rPr>
              <w:t>Infections</w:t>
            </w:r>
          </w:p>
        </w:tc>
        <w:tc>
          <w:tcPr>
            <w:tcW w:w="1134" w:type="dxa"/>
            <w:tcBorders>
              <w:top w:val="nil"/>
              <w:left w:val="nil"/>
              <w:bottom w:val="single" w:sz="4" w:space="0" w:color="auto"/>
              <w:right w:val="nil"/>
            </w:tcBorders>
            <w:noWrap/>
            <w:hideMark/>
          </w:tcPr>
          <w:p w14:paraId="760F5362" w14:textId="77777777" w:rsidR="009045F5" w:rsidRPr="007677D0" w:rsidRDefault="009045F5" w:rsidP="007D5AAD">
            <w:pPr>
              <w:pStyle w:val="NoSpacing"/>
              <w:jc w:val="left"/>
              <w:rPr>
                <w:sz w:val="14"/>
                <w:szCs w:val="14"/>
              </w:rPr>
            </w:pPr>
            <w:r w:rsidRPr="007677D0">
              <w:rPr>
                <w:sz w:val="14"/>
                <w:szCs w:val="14"/>
              </w:rPr>
              <w:t>36.6% of 1062</w:t>
            </w:r>
          </w:p>
        </w:tc>
        <w:tc>
          <w:tcPr>
            <w:tcW w:w="1174" w:type="dxa"/>
            <w:tcBorders>
              <w:top w:val="nil"/>
              <w:left w:val="nil"/>
              <w:bottom w:val="single" w:sz="4" w:space="0" w:color="auto"/>
              <w:right w:val="nil"/>
            </w:tcBorders>
            <w:noWrap/>
            <w:hideMark/>
          </w:tcPr>
          <w:p w14:paraId="44FED288" w14:textId="77777777" w:rsidR="009045F5" w:rsidRPr="007677D0" w:rsidRDefault="009045F5" w:rsidP="007D5AAD">
            <w:pPr>
              <w:pStyle w:val="NoSpacing"/>
              <w:jc w:val="left"/>
              <w:rPr>
                <w:sz w:val="14"/>
                <w:szCs w:val="14"/>
              </w:rPr>
            </w:pPr>
            <w:r w:rsidRPr="007677D0">
              <w:rPr>
                <w:sz w:val="14"/>
                <w:szCs w:val="14"/>
              </w:rPr>
              <w:t>175 (45%)</w:t>
            </w:r>
          </w:p>
        </w:tc>
        <w:tc>
          <w:tcPr>
            <w:tcW w:w="1091" w:type="dxa"/>
            <w:tcBorders>
              <w:top w:val="nil"/>
              <w:left w:val="nil"/>
              <w:bottom w:val="single" w:sz="4" w:space="0" w:color="auto"/>
              <w:right w:val="nil"/>
            </w:tcBorders>
            <w:noWrap/>
            <w:hideMark/>
          </w:tcPr>
          <w:p w14:paraId="7EDF95E0" w14:textId="77777777" w:rsidR="009045F5" w:rsidRPr="007677D0" w:rsidRDefault="009045F5" w:rsidP="007D5AAD">
            <w:pPr>
              <w:pStyle w:val="NoSpacing"/>
              <w:jc w:val="left"/>
              <w:rPr>
                <w:sz w:val="14"/>
                <w:szCs w:val="14"/>
              </w:rPr>
            </w:pPr>
            <w:r w:rsidRPr="007677D0">
              <w:rPr>
                <w:sz w:val="14"/>
                <w:szCs w:val="14"/>
              </w:rPr>
              <w:t>214 (55%)</w:t>
            </w:r>
          </w:p>
        </w:tc>
        <w:tc>
          <w:tcPr>
            <w:tcW w:w="1091" w:type="dxa"/>
            <w:tcBorders>
              <w:top w:val="nil"/>
              <w:left w:val="nil"/>
              <w:bottom w:val="single" w:sz="4" w:space="0" w:color="auto"/>
              <w:right w:val="nil"/>
            </w:tcBorders>
            <w:noWrap/>
            <w:hideMark/>
          </w:tcPr>
          <w:p w14:paraId="6285B6D9" w14:textId="77777777" w:rsidR="009045F5" w:rsidRPr="007677D0" w:rsidRDefault="009045F5" w:rsidP="007D5AAD">
            <w:pPr>
              <w:pStyle w:val="NoSpacing"/>
              <w:jc w:val="left"/>
              <w:rPr>
                <w:sz w:val="14"/>
                <w:szCs w:val="14"/>
              </w:rPr>
            </w:pPr>
            <w:r w:rsidRPr="007677D0">
              <w:rPr>
                <w:sz w:val="14"/>
                <w:szCs w:val="14"/>
              </w:rPr>
              <w:t>389 (10.2%)</w:t>
            </w:r>
          </w:p>
        </w:tc>
      </w:tr>
      <w:tr w:rsidR="009E4C4F" w:rsidRPr="007677D0" w14:paraId="5BC4C3C3" w14:textId="77777777" w:rsidTr="002C0475">
        <w:trPr>
          <w:trHeight w:val="170"/>
        </w:trPr>
        <w:tc>
          <w:tcPr>
            <w:tcW w:w="2268" w:type="dxa"/>
            <w:vMerge w:val="restart"/>
            <w:tcBorders>
              <w:top w:val="single" w:sz="4" w:space="0" w:color="auto"/>
              <w:left w:val="nil"/>
              <w:right w:val="nil"/>
            </w:tcBorders>
            <w:noWrap/>
            <w:hideMark/>
          </w:tcPr>
          <w:p w14:paraId="2077DA7F" w14:textId="77777777" w:rsidR="009E4C4F" w:rsidRPr="007677D0" w:rsidRDefault="009E4C4F" w:rsidP="00041845">
            <w:pPr>
              <w:pStyle w:val="NoSpacing"/>
              <w:rPr>
                <w:sz w:val="14"/>
                <w:szCs w:val="14"/>
              </w:rPr>
            </w:pPr>
            <w:r w:rsidRPr="007677D0">
              <w:rPr>
                <w:sz w:val="14"/>
                <w:szCs w:val="14"/>
              </w:rPr>
              <w:t>Child (n=2636, 38%, 9 CODs)</w:t>
            </w:r>
          </w:p>
          <w:p w14:paraId="31060524" w14:textId="77777777" w:rsidR="009E4C4F" w:rsidRPr="007677D0" w:rsidRDefault="009E4C4F" w:rsidP="00041845">
            <w:pPr>
              <w:pStyle w:val="NoSpacing"/>
              <w:rPr>
                <w:sz w:val="14"/>
                <w:szCs w:val="14"/>
              </w:rPr>
            </w:pPr>
            <w:r w:rsidRPr="007677D0">
              <w:rPr>
                <w:sz w:val="14"/>
                <w:szCs w:val="14"/>
              </w:rPr>
              <w:t>- Female (n=1290, 48.9%)</w:t>
            </w:r>
          </w:p>
          <w:p w14:paraId="4F000919" w14:textId="77777777" w:rsidR="009E4C4F" w:rsidRPr="007677D0" w:rsidRDefault="009E4C4F" w:rsidP="00041845">
            <w:pPr>
              <w:pStyle w:val="NoSpacing"/>
              <w:rPr>
                <w:sz w:val="14"/>
                <w:szCs w:val="14"/>
              </w:rPr>
            </w:pPr>
            <w:r w:rsidRPr="007677D0">
              <w:rPr>
                <w:sz w:val="14"/>
                <w:szCs w:val="14"/>
              </w:rPr>
              <w:t>- Male (n=1346, 51.1%)</w:t>
            </w:r>
          </w:p>
          <w:p w14:paraId="36BAEE0A" w14:textId="4F69E7D0" w:rsidR="009E4C4F" w:rsidRPr="007677D0" w:rsidRDefault="009E4C4F" w:rsidP="00041845">
            <w:pPr>
              <w:pStyle w:val="NoSpacing"/>
              <w:rPr>
                <w:sz w:val="14"/>
                <w:szCs w:val="14"/>
              </w:rPr>
            </w:pPr>
            <w:r w:rsidRPr="007677D0">
              <w:rPr>
                <w:sz w:val="14"/>
                <w:szCs w:val="14"/>
              </w:rPr>
              <w:t>- Agree (65.6% of 4016)</w:t>
            </w:r>
          </w:p>
        </w:tc>
        <w:tc>
          <w:tcPr>
            <w:tcW w:w="2268" w:type="dxa"/>
            <w:tcBorders>
              <w:top w:val="single" w:sz="4" w:space="0" w:color="auto"/>
              <w:left w:val="nil"/>
              <w:right w:val="nil"/>
            </w:tcBorders>
            <w:noWrap/>
            <w:hideMark/>
          </w:tcPr>
          <w:p w14:paraId="3C4AD6E4" w14:textId="71745011" w:rsidR="009E4C4F" w:rsidRPr="007677D0" w:rsidRDefault="009E4C4F" w:rsidP="007D5AAD">
            <w:pPr>
              <w:pStyle w:val="NoSpacing"/>
              <w:jc w:val="left"/>
              <w:rPr>
                <w:sz w:val="14"/>
                <w:szCs w:val="14"/>
              </w:rPr>
            </w:pPr>
            <w:r w:rsidRPr="007677D0">
              <w:rPr>
                <w:sz w:val="14"/>
                <w:szCs w:val="14"/>
              </w:rPr>
              <w:t>Congenital</w:t>
            </w:r>
            <w:r w:rsidR="00F87507">
              <w:rPr>
                <w:sz w:val="14"/>
                <w:szCs w:val="14"/>
              </w:rPr>
              <w:t xml:space="preserve"> </w:t>
            </w:r>
            <w:r w:rsidRPr="007677D0">
              <w:rPr>
                <w:sz w:val="14"/>
                <w:szCs w:val="14"/>
              </w:rPr>
              <w:t>Anomalies</w:t>
            </w:r>
          </w:p>
        </w:tc>
        <w:tc>
          <w:tcPr>
            <w:tcW w:w="1134" w:type="dxa"/>
            <w:tcBorders>
              <w:top w:val="single" w:sz="4" w:space="0" w:color="auto"/>
              <w:left w:val="nil"/>
              <w:bottom w:val="nil"/>
              <w:right w:val="nil"/>
            </w:tcBorders>
            <w:noWrap/>
            <w:hideMark/>
          </w:tcPr>
          <w:p w14:paraId="1E22B9D4" w14:textId="77777777" w:rsidR="009E4C4F" w:rsidRPr="007677D0" w:rsidRDefault="009E4C4F" w:rsidP="007D5AAD">
            <w:pPr>
              <w:pStyle w:val="NoSpacing"/>
              <w:jc w:val="left"/>
              <w:rPr>
                <w:sz w:val="14"/>
                <w:szCs w:val="14"/>
              </w:rPr>
            </w:pPr>
            <w:r w:rsidRPr="007677D0">
              <w:rPr>
                <w:sz w:val="14"/>
                <w:szCs w:val="14"/>
              </w:rPr>
              <w:t>6.7% of 15</w:t>
            </w:r>
          </w:p>
        </w:tc>
        <w:tc>
          <w:tcPr>
            <w:tcW w:w="1174" w:type="dxa"/>
            <w:tcBorders>
              <w:top w:val="single" w:sz="4" w:space="0" w:color="auto"/>
              <w:left w:val="nil"/>
              <w:bottom w:val="nil"/>
              <w:right w:val="nil"/>
            </w:tcBorders>
            <w:noWrap/>
            <w:hideMark/>
          </w:tcPr>
          <w:p w14:paraId="353FBB0E" w14:textId="77777777" w:rsidR="009E4C4F" w:rsidRPr="007677D0" w:rsidRDefault="009E4C4F" w:rsidP="007D5AAD">
            <w:pPr>
              <w:pStyle w:val="NoSpacing"/>
              <w:jc w:val="left"/>
              <w:rPr>
                <w:sz w:val="14"/>
                <w:szCs w:val="14"/>
              </w:rPr>
            </w:pPr>
            <w:r w:rsidRPr="007677D0">
              <w:rPr>
                <w:sz w:val="14"/>
                <w:szCs w:val="14"/>
              </w:rPr>
              <w:t>1 (100%)</w:t>
            </w:r>
          </w:p>
        </w:tc>
        <w:tc>
          <w:tcPr>
            <w:tcW w:w="1091" w:type="dxa"/>
            <w:tcBorders>
              <w:top w:val="single" w:sz="4" w:space="0" w:color="auto"/>
              <w:left w:val="nil"/>
              <w:bottom w:val="nil"/>
              <w:right w:val="nil"/>
            </w:tcBorders>
            <w:noWrap/>
            <w:hideMark/>
          </w:tcPr>
          <w:p w14:paraId="68F7D509" w14:textId="17D6CF83" w:rsidR="009E4C4F" w:rsidRPr="007677D0" w:rsidRDefault="009E4C4F"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single" w:sz="4" w:space="0" w:color="auto"/>
              <w:left w:val="nil"/>
              <w:bottom w:val="nil"/>
              <w:right w:val="nil"/>
            </w:tcBorders>
            <w:noWrap/>
            <w:hideMark/>
          </w:tcPr>
          <w:p w14:paraId="06B4A904" w14:textId="77777777" w:rsidR="009E4C4F" w:rsidRPr="007677D0" w:rsidRDefault="009E4C4F" w:rsidP="007D5AAD">
            <w:pPr>
              <w:pStyle w:val="NoSpacing"/>
              <w:jc w:val="left"/>
              <w:rPr>
                <w:sz w:val="14"/>
                <w:szCs w:val="14"/>
              </w:rPr>
            </w:pPr>
            <w:r w:rsidRPr="007677D0">
              <w:rPr>
                <w:sz w:val="14"/>
                <w:szCs w:val="14"/>
              </w:rPr>
              <w:t>1 (0%)</w:t>
            </w:r>
          </w:p>
        </w:tc>
      </w:tr>
      <w:tr w:rsidR="00B82F06" w:rsidRPr="007677D0" w14:paraId="4839255B" w14:textId="77777777" w:rsidTr="00AD44A5">
        <w:trPr>
          <w:trHeight w:val="20"/>
        </w:trPr>
        <w:tc>
          <w:tcPr>
            <w:tcW w:w="2268" w:type="dxa"/>
            <w:vMerge/>
            <w:tcBorders>
              <w:left w:val="nil"/>
              <w:right w:val="nil"/>
            </w:tcBorders>
            <w:noWrap/>
            <w:hideMark/>
          </w:tcPr>
          <w:p w14:paraId="47C0E9EE"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EDB385C" w14:textId="77777777" w:rsidR="00B82F06" w:rsidRPr="007677D0" w:rsidRDefault="00B82F06" w:rsidP="007D5AAD">
            <w:pPr>
              <w:pStyle w:val="NoSpacing"/>
              <w:jc w:val="left"/>
              <w:rPr>
                <w:sz w:val="14"/>
                <w:szCs w:val="14"/>
              </w:rPr>
            </w:pPr>
            <w:r w:rsidRPr="007677D0">
              <w:rPr>
                <w:sz w:val="14"/>
                <w:szCs w:val="14"/>
              </w:rPr>
              <w:t>Diarrhoeal</w:t>
            </w:r>
          </w:p>
        </w:tc>
        <w:tc>
          <w:tcPr>
            <w:tcW w:w="1134" w:type="dxa"/>
            <w:tcBorders>
              <w:top w:val="nil"/>
              <w:left w:val="nil"/>
              <w:bottom w:val="nil"/>
              <w:right w:val="nil"/>
            </w:tcBorders>
            <w:noWrap/>
            <w:hideMark/>
          </w:tcPr>
          <w:p w14:paraId="4B0E06A6" w14:textId="77777777" w:rsidR="00B82F06" w:rsidRPr="007677D0" w:rsidRDefault="00B82F06" w:rsidP="007D5AAD">
            <w:pPr>
              <w:pStyle w:val="NoSpacing"/>
              <w:jc w:val="left"/>
              <w:rPr>
                <w:sz w:val="14"/>
                <w:szCs w:val="14"/>
              </w:rPr>
            </w:pPr>
            <w:r w:rsidRPr="007677D0">
              <w:rPr>
                <w:sz w:val="14"/>
                <w:szCs w:val="14"/>
              </w:rPr>
              <w:t>55.6% of 315</w:t>
            </w:r>
          </w:p>
        </w:tc>
        <w:tc>
          <w:tcPr>
            <w:tcW w:w="1174" w:type="dxa"/>
            <w:tcBorders>
              <w:top w:val="nil"/>
              <w:left w:val="nil"/>
              <w:bottom w:val="nil"/>
              <w:right w:val="nil"/>
            </w:tcBorders>
            <w:noWrap/>
            <w:hideMark/>
          </w:tcPr>
          <w:p w14:paraId="7421F75A" w14:textId="77777777" w:rsidR="00B82F06" w:rsidRPr="007677D0" w:rsidRDefault="00B82F06" w:rsidP="007D5AAD">
            <w:pPr>
              <w:pStyle w:val="NoSpacing"/>
              <w:jc w:val="left"/>
              <w:rPr>
                <w:sz w:val="14"/>
                <w:szCs w:val="14"/>
              </w:rPr>
            </w:pPr>
            <w:r w:rsidRPr="007677D0">
              <w:rPr>
                <w:sz w:val="14"/>
                <w:szCs w:val="14"/>
              </w:rPr>
              <w:t>79 (45.1%)</w:t>
            </w:r>
          </w:p>
        </w:tc>
        <w:tc>
          <w:tcPr>
            <w:tcW w:w="1091" w:type="dxa"/>
            <w:tcBorders>
              <w:top w:val="nil"/>
              <w:left w:val="nil"/>
              <w:bottom w:val="nil"/>
              <w:right w:val="nil"/>
            </w:tcBorders>
            <w:noWrap/>
            <w:hideMark/>
          </w:tcPr>
          <w:p w14:paraId="561B2ADC" w14:textId="77777777" w:rsidR="00B82F06" w:rsidRPr="007677D0" w:rsidRDefault="00B82F06" w:rsidP="007D5AAD">
            <w:pPr>
              <w:pStyle w:val="NoSpacing"/>
              <w:jc w:val="left"/>
              <w:rPr>
                <w:sz w:val="14"/>
                <w:szCs w:val="14"/>
              </w:rPr>
            </w:pPr>
            <w:r w:rsidRPr="007677D0">
              <w:rPr>
                <w:sz w:val="14"/>
                <w:szCs w:val="14"/>
              </w:rPr>
              <w:t>96 (54.9%)</w:t>
            </w:r>
          </w:p>
        </w:tc>
        <w:tc>
          <w:tcPr>
            <w:tcW w:w="1091" w:type="dxa"/>
            <w:tcBorders>
              <w:top w:val="nil"/>
              <w:left w:val="nil"/>
              <w:bottom w:val="nil"/>
              <w:right w:val="nil"/>
            </w:tcBorders>
            <w:noWrap/>
            <w:hideMark/>
          </w:tcPr>
          <w:p w14:paraId="6B481ACD" w14:textId="77777777" w:rsidR="00B82F06" w:rsidRPr="007677D0" w:rsidRDefault="00B82F06" w:rsidP="007D5AAD">
            <w:pPr>
              <w:pStyle w:val="NoSpacing"/>
              <w:jc w:val="left"/>
              <w:rPr>
                <w:sz w:val="14"/>
                <w:szCs w:val="14"/>
              </w:rPr>
            </w:pPr>
            <w:r w:rsidRPr="007677D0">
              <w:rPr>
                <w:sz w:val="14"/>
                <w:szCs w:val="14"/>
              </w:rPr>
              <w:t>175 (6.6%)</w:t>
            </w:r>
          </w:p>
        </w:tc>
      </w:tr>
      <w:tr w:rsidR="00F97BA5" w:rsidRPr="007677D0" w14:paraId="65D8AC14" w14:textId="77777777" w:rsidTr="00AD44A5">
        <w:trPr>
          <w:trHeight w:val="20"/>
        </w:trPr>
        <w:tc>
          <w:tcPr>
            <w:tcW w:w="2268" w:type="dxa"/>
            <w:vMerge/>
            <w:tcBorders>
              <w:left w:val="nil"/>
              <w:right w:val="nil"/>
            </w:tcBorders>
            <w:noWrap/>
          </w:tcPr>
          <w:p w14:paraId="3F7E9E46" w14:textId="77777777" w:rsidR="00F97BA5" w:rsidRPr="007677D0" w:rsidRDefault="00F97BA5" w:rsidP="00F97BA5">
            <w:pPr>
              <w:pStyle w:val="NoSpacing"/>
              <w:rPr>
                <w:sz w:val="14"/>
                <w:szCs w:val="14"/>
              </w:rPr>
            </w:pPr>
          </w:p>
        </w:tc>
        <w:tc>
          <w:tcPr>
            <w:tcW w:w="2268" w:type="dxa"/>
            <w:tcBorders>
              <w:top w:val="nil"/>
              <w:left w:val="nil"/>
              <w:bottom w:val="nil"/>
              <w:right w:val="nil"/>
            </w:tcBorders>
            <w:noWrap/>
          </w:tcPr>
          <w:p w14:paraId="778AA849" w14:textId="409635C6" w:rsidR="00F97BA5" w:rsidRPr="007677D0" w:rsidRDefault="00F97BA5" w:rsidP="00F97BA5">
            <w:pPr>
              <w:pStyle w:val="NoSpacing"/>
              <w:jc w:val="left"/>
              <w:rPr>
                <w:sz w:val="14"/>
                <w:szCs w:val="14"/>
              </w:rPr>
            </w:pPr>
            <w:r w:rsidRPr="007677D0">
              <w:rPr>
                <w:sz w:val="14"/>
                <w:szCs w:val="14"/>
              </w:rPr>
              <w:t>Epilepsy, Leuk</w:t>
            </w:r>
            <w:r w:rsidR="00B71B18">
              <w:rPr>
                <w:sz w:val="14"/>
                <w:szCs w:val="14"/>
              </w:rPr>
              <w:t>.</w:t>
            </w:r>
            <w:r w:rsidRPr="007677D0">
              <w:rPr>
                <w:sz w:val="14"/>
                <w:szCs w:val="14"/>
              </w:rPr>
              <w:t xml:space="preserve"> </w:t>
            </w:r>
            <w:r w:rsidR="00B71B18">
              <w:rPr>
                <w:sz w:val="14"/>
                <w:szCs w:val="14"/>
              </w:rPr>
              <w:t>&amp;</w:t>
            </w:r>
            <w:r w:rsidRPr="007677D0">
              <w:rPr>
                <w:sz w:val="14"/>
                <w:szCs w:val="14"/>
              </w:rPr>
              <w:t xml:space="preserve"> Other Noncom</w:t>
            </w:r>
            <w:r w:rsidR="00B71B18">
              <w:rPr>
                <w:sz w:val="14"/>
                <w:szCs w:val="14"/>
              </w:rPr>
              <w:t>.</w:t>
            </w:r>
          </w:p>
        </w:tc>
        <w:tc>
          <w:tcPr>
            <w:tcW w:w="1134" w:type="dxa"/>
            <w:tcBorders>
              <w:top w:val="nil"/>
              <w:left w:val="nil"/>
              <w:bottom w:val="nil"/>
              <w:right w:val="nil"/>
            </w:tcBorders>
            <w:noWrap/>
          </w:tcPr>
          <w:p w14:paraId="1D66F5F4" w14:textId="30D3EF09" w:rsidR="00F97BA5" w:rsidRPr="007677D0" w:rsidRDefault="00F97BA5" w:rsidP="00F97BA5">
            <w:pPr>
              <w:pStyle w:val="NoSpacing"/>
              <w:jc w:val="left"/>
              <w:rPr>
                <w:sz w:val="14"/>
                <w:szCs w:val="14"/>
              </w:rPr>
            </w:pPr>
            <w:r w:rsidRPr="007677D0">
              <w:rPr>
                <w:sz w:val="14"/>
                <w:szCs w:val="14"/>
              </w:rPr>
              <w:t>43.5% of 262</w:t>
            </w:r>
          </w:p>
        </w:tc>
        <w:tc>
          <w:tcPr>
            <w:tcW w:w="1174" w:type="dxa"/>
            <w:tcBorders>
              <w:top w:val="nil"/>
              <w:left w:val="nil"/>
              <w:bottom w:val="nil"/>
              <w:right w:val="nil"/>
            </w:tcBorders>
            <w:noWrap/>
          </w:tcPr>
          <w:p w14:paraId="11F647AB" w14:textId="4D85FBC5" w:rsidR="00F97BA5" w:rsidRPr="007677D0" w:rsidRDefault="00F97BA5" w:rsidP="00F97BA5">
            <w:pPr>
              <w:pStyle w:val="NoSpacing"/>
              <w:jc w:val="left"/>
              <w:rPr>
                <w:sz w:val="14"/>
                <w:szCs w:val="14"/>
              </w:rPr>
            </w:pPr>
            <w:r w:rsidRPr="007677D0">
              <w:rPr>
                <w:sz w:val="14"/>
                <w:szCs w:val="14"/>
              </w:rPr>
              <w:t>61 (53.5%)</w:t>
            </w:r>
          </w:p>
        </w:tc>
        <w:tc>
          <w:tcPr>
            <w:tcW w:w="1091" w:type="dxa"/>
            <w:tcBorders>
              <w:top w:val="nil"/>
              <w:left w:val="nil"/>
              <w:bottom w:val="nil"/>
              <w:right w:val="nil"/>
            </w:tcBorders>
            <w:noWrap/>
          </w:tcPr>
          <w:p w14:paraId="30281D2D" w14:textId="281883B1" w:rsidR="00F97BA5" w:rsidRPr="007677D0" w:rsidRDefault="00F97BA5" w:rsidP="00F97BA5">
            <w:pPr>
              <w:pStyle w:val="NoSpacing"/>
              <w:jc w:val="left"/>
              <w:rPr>
                <w:sz w:val="14"/>
                <w:szCs w:val="14"/>
              </w:rPr>
            </w:pPr>
            <w:r w:rsidRPr="007677D0">
              <w:rPr>
                <w:sz w:val="14"/>
                <w:szCs w:val="14"/>
              </w:rPr>
              <w:t>53 (46.5%)</w:t>
            </w:r>
          </w:p>
        </w:tc>
        <w:tc>
          <w:tcPr>
            <w:tcW w:w="1091" w:type="dxa"/>
            <w:tcBorders>
              <w:top w:val="nil"/>
              <w:left w:val="nil"/>
              <w:bottom w:val="nil"/>
              <w:right w:val="nil"/>
            </w:tcBorders>
            <w:noWrap/>
          </w:tcPr>
          <w:p w14:paraId="0DF407B7" w14:textId="4F80EFF2" w:rsidR="00F97BA5" w:rsidRPr="007677D0" w:rsidRDefault="00F97BA5" w:rsidP="00F97BA5">
            <w:pPr>
              <w:pStyle w:val="NoSpacing"/>
              <w:jc w:val="left"/>
              <w:rPr>
                <w:sz w:val="14"/>
                <w:szCs w:val="14"/>
              </w:rPr>
            </w:pPr>
            <w:r w:rsidRPr="007677D0">
              <w:rPr>
                <w:sz w:val="14"/>
                <w:szCs w:val="14"/>
              </w:rPr>
              <w:t>114 (4.3%)</w:t>
            </w:r>
          </w:p>
        </w:tc>
      </w:tr>
      <w:tr w:rsidR="00B82F06" w:rsidRPr="007677D0" w14:paraId="6385B988" w14:textId="77777777" w:rsidTr="00AD44A5">
        <w:trPr>
          <w:trHeight w:val="20"/>
        </w:trPr>
        <w:tc>
          <w:tcPr>
            <w:tcW w:w="2268" w:type="dxa"/>
            <w:vMerge/>
            <w:tcBorders>
              <w:left w:val="nil"/>
              <w:right w:val="nil"/>
            </w:tcBorders>
            <w:noWrap/>
            <w:hideMark/>
          </w:tcPr>
          <w:p w14:paraId="71D8B769"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22011DC3"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1FDF7F35" w14:textId="77777777" w:rsidR="00B82F06" w:rsidRPr="007677D0" w:rsidRDefault="00B82F06" w:rsidP="007D5AAD">
            <w:pPr>
              <w:pStyle w:val="NoSpacing"/>
              <w:jc w:val="left"/>
              <w:rPr>
                <w:sz w:val="14"/>
                <w:szCs w:val="14"/>
              </w:rPr>
            </w:pPr>
            <w:r w:rsidRPr="007677D0">
              <w:rPr>
                <w:sz w:val="14"/>
                <w:szCs w:val="14"/>
              </w:rPr>
              <w:t>57.4% of 122</w:t>
            </w:r>
          </w:p>
        </w:tc>
        <w:tc>
          <w:tcPr>
            <w:tcW w:w="1174" w:type="dxa"/>
            <w:tcBorders>
              <w:top w:val="nil"/>
              <w:left w:val="nil"/>
              <w:bottom w:val="nil"/>
              <w:right w:val="nil"/>
            </w:tcBorders>
            <w:noWrap/>
            <w:hideMark/>
          </w:tcPr>
          <w:p w14:paraId="5C1FE506" w14:textId="77777777" w:rsidR="00B82F06" w:rsidRPr="007677D0" w:rsidRDefault="00B82F06" w:rsidP="007D5AAD">
            <w:pPr>
              <w:pStyle w:val="NoSpacing"/>
              <w:jc w:val="left"/>
              <w:rPr>
                <w:sz w:val="14"/>
                <w:szCs w:val="14"/>
              </w:rPr>
            </w:pPr>
            <w:r w:rsidRPr="007677D0">
              <w:rPr>
                <w:sz w:val="14"/>
                <w:szCs w:val="14"/>
              </w:rPr>
              <w:t>34 (48.6%)</w:t>
            </w:r>
          </w:p>
        </w:tc>
        <w:tc>
          <w:tcPr>
            <w:tcW w:w="1091" w:type="dxa"/>
            <w:tcBorders>
              <w:top w:val="nil"/>
              <w:left w:val="nil"/>
              <w:bottom w:val="nil"/>
              <w:right w:val="nil"/>
            </w:tcBorders>
            <w:noWrap/>
            <w:hideMark/>
          </w:tcPr>
          <w:p w14:paraId="4EA2100A" w14:textId="77777777" w:rsidR="00B82F06" w:rsidRPr="007677D0" w:rsidRDefault="00B82F06" w:rsidP="007D5AAD">
            <w:pPr>
              <w:pStyle w:val="NoSpacing"/>
              <w:jc w:val="left"/>
              <w:rPr>
                <w:sz w:val="14"/>
                <w:szCs w:val="14"/>
              </w:rPr>
            </w:pPr>
            <w:r w:rsidRPr="007677D0">
              <w:rPr>
                <w:sz w:val="14"/>
                <w:szCs w:val="14"/>
              </w:rPr>
              <w:t>36 (51.4%)</w:t>
            </w:r>
          </w:p>
        </w:tc>
        <w:tc>
          <w:tcPr>
            <w:tcW w:w="1091" w:type="dxa"/>
            <w:tcBorders>
              <w:top w:val="nil"/>
              <w:left w:val="nil"/>
              <w:bottom w:val="nil"/>
              <w:right w:val="nil"/>
            </w:tcBorders>
            <w:noWrap/>
            <w:hideMark/>
          </w:tcPr>
          <w:p w14:paraId="3A4E28F3" w14:textId="77777777" w:rsidR="00B82F06" w:rsidRPr="007677D0" w:rsidRDefault="00B82F06" w:rsidP="007D5AAD">
            <w:pPr>
              <w:pStyle w:val="NoSpacing"/>
              <w:jc w:val="left"/>
              <w:rPr>
                <w:sz w:val="14"/>
                <w:szCs w:val="14"/>
              </w:rPr>
            </w:pPr>
            <w:r w:rsidRPr="007677D0">
              <w:rPr>
                <w:sz w:val="14"/>
                <w:szCs w:val="14"/>
              </w:rPr>
              <w:t>70 (2.7%)</w:t>
            </w:r>
          </w:p>
        </w:tc>
      </w:tr>
      <w:tr w:rsidR="00B82F06" w:rsidRPr="007677D0" w14:paraId="73B7A902" w14:textId="77777777" w:rsidTr="00AD44A5">
        <w:trPr>
          <w:trHeight w:val="20"/>
        </w:trPr>
        <w:tc>
          <w:tcPr>
            <w:tcW w:w="2268" w:type="dxa"/>
            <w:vMerge/>
            <w:tcBorders>
              <w:left w:val="nil"/>
              <w:right w:val="nil"/>
            </w:tcBorders>
            <w:noWrap/>
            <w:hideMark/>
          </w:tcPr>
          <w:p w14:paraId="1C2B8CA5"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DBF618B" w14:textId="77777777" w:rsidR="00B82F06" w:rsidRPr="007677D0" w:rsidRDefault="00B82F06" w:rsidP="007D5AAD">
            <w:pPr>
              <w:pStyle w:val="NoSpacing"/>
              <w:jc w:val="left"/>
              <w:rPr>
                <w:sz w:val="14"/>
                <w:szCs w:val="14"/>
              </w:rPr>
            </w:pPr>
            <w:r w:rsidRPr="007677D0">
              <w:rPr>
                <w:sz w:val="14"/>
                <w:szCs w:val="14"/>
              </w:rPr>
              <w:t>Injuries</w:t>
            </w:r>
          </w:p>
        </w:tc>
        <w:tc>
          <w:tcPr>
            <w:tcW w:w="1134" w:type="dxa"/>
            <w:tcBorders>
              <w:top w:val="nil"/>
              <w:left w:val="nil"/>
              <w:bottom w:val="nil"/>
              <w:right w:val="nil"/>
            </w:tcBorders>
            <w:noWrap/>
            <w:hideMark/>
          </w:tcPr>
          <w:p w14:paraId="420DF5E6" w14:textId="77777777" w:rsidR="00B82F06" w:rsidRPr="007677D0" w:rsidRDefault="00B82F06" w:rsidP="007D5AAD">
            <w:pPr>
              <w:pStyle w:val="NoSpacing"/>
              <w:jc w:val="left"/>
              <w:rPr>
                <w:sz w:val="14"/>
                <w:szCs w:val="14"/>
              </w:rPr>
            </w:pPr>
            <w:r w:rsidRPr="007677D0">
              <w:rPr>
                <w:sz w:val="14"/>
                <w:szCs w:val="14"/>
              </w:rPr>
              <w:t>75.8% of 178</w:t>
            </w:r>
          </w:p>
        </w:tc>
        <w:tc>
          <w:tcPr>
            <w:tcW w:w="1174" w:type="dxa"/>
            <w:tcBorders>
              <w:top w:val="nil"/>
              <w:left w:val="nil"/>
              <w:bottom w:val="nil"/>
              <w:right w:val="nil"/>
            </w:tcBorders>
            <w:noWrap/>
            <w:hideMark/>
          </w:tcPr>
          <w:p w14:paraId="2C9F61AE" w14:textId="77777777" w:rsidR="00B82F06" w:rsidRPr="007677D0" w:rsidRDefault="00B82F06" w:rsidP="007D5AAD">
            <w:pPr>
              <w:pStyle w:val="NoSpacing"/>
              <w:jc w:val="left"/>
              <w:rPr>
                <w:sz w:val="14"/>
                <w:szCs w:val="14"/>
              </w:rPr>
            </w:pPr>
            <w:r w:rsidRPr="007677D0">
              <w:rPr>
                <w:sz w:val="14"/>
                <w:szCs w:val="14"/>
              </w:rPr>
              <w:t>51 (37.8%)</w:t>
            </w:r>
          </w:p>
        </w:tc>
        <w:tc>
          <w:tcPr>
            <w:tcW w:w="1091" w:type="dxa"/>
            <w:tcBorders>
              <w:top w:val="nil"/>
              <w:left w:val="nil"/>
              <w:bottom w:val="nil"/>
              <w:right w:val="nil"/>
            </w:tcBorders>
            <w:noWrap/>
            <w:hideMark/>
          </w:tcPr>
          <w:p w14:paraId="797323FA" w14:textId="77777777" w:rsidR="00B82F06" w:rsidRPr="007677D0" w:rsidRDefault="00B82F06" w:rsidP="007D5AAD">
            <w:pPr>
              <w:pStyle w:val="NoSpacing"/>
              <w:jc w:val="left"/>
              <w:rPr>
                <w:sz w:val="14"/>
                <w:szCs w:val="14"/>
              </w:rPr>
            </w:pPr>
            <w:r w:rsidRPr="007677D0">
              <w:rPr>
                <w:sz w:val="14"/>
                <w:szCs w:val="14"/>
              </w:rPr>
              <w:t>84 (62.2%)</w:t>
            </w:r>
          </w:p>
        </w:tc>
        <w:tc>
          <w:tcPr>
            <w:tcW w:w="1091" w:type="dxa"/>
            <w:tcBorders>
              <w:top w:val="nil"/>
              <w:left w:val="nil"/>
              <w:bottom w:val="nil"/>
              <w:right w:val="nil"/>
            </w:tcBorders>
            <w:noWrap/>
            <w:hideMark/>
          </w:tcPr>
          <w:p w14:paraId="513830DF" w14:textId="77777777" w:rsidR="00B82F06" w:rsidRPr="007677D0" w:rsidRDefault="00B82F06" w:rsidP="007D5AAD">
            <w:pPr>
              <w:pStyle w:val="NoSpacing"/>
              <w:jc w:val="left"/>
              <w:rPr>
                <w:sz w:val="14"/>
                <w:szCs w:val="14"/>
              </w:rPr>
            </w:pPr>
            <w:r w:rsidRPr="007677D0">
              <w:rPr>
                <w:sz w:val="14"/>
                <w:szCs w:val="14"/>
              </w:rPr>
              <w:t>135 (5.1%)</w:t>
            </w:r>
          </w:p>
        </w:tc>
      </w:tr>
      <w:tr w:rsidR="00B82F06" w:rsidRPr="007677D0" w14:paraId="0C248F84" w14:textId="77777777" w:rsidTr="00AD44A5">
        <w:trPr>
          <w:trHeight w:val="20"/>
        </w:trPr>
        <w:tc>
          <w:tcPr>
            <w:tcW w:w="2268" w:type="dxa"/>
            <w:vMerge/>
            <w:tcBorders>
              <w:left w:val="nil"/>
              <w:right w:val="nil"/>
            </w:tcBorders>
            <w:noWrap/>
            <w:hideMark/>
          </w:tcPr>
          <w:p w14:paraId="67DBB54C"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2C7234F" w14:textId="77777777" w:rsidR="00B82F06" w:rsidRPr="007677D0" w:rsidRDefault="00B82F06" w:rsidP="007D5AAD">
            <w:pPr>
              <w:pStyle w:val="NoSpacing"/>
              <w:jc w:val="left"/>
              <w:rPr>
                <w:sz w:val="14"/>
                <w:szCs w:val="14"/>
              </w:rPr>
            </w:pPr>
            <w:r w:rsidRPr="007677D0">
              <w:rPr>
                <w:sz w:val="14"/>
                <w:szCs w:val="14"/>
              </w:rPr>
              <w:t>Malaria</w:t>
            </w:r>
          </w:p>
        </w:tc>
        <w:tc>
          <w:tcPr>
            <w:tcW w:w="1134" w:type="dxa"/>
            <w:tcBorders>
              <w:top w:val="nil"/>
              <w:left w:val="nil"/>
              <w:bottom w:val="nil"/>
              <w:right w:val="nil"/>
            </w:tcBorders>
            <w:noWrap/>
            <w:hideMark/>
          </w:tcPr>
          <w:p w14:paraId="5CA293D2" w14:textId="77777777" w:rsidR="00B82F06" w:rsidRPr="007677D0" w:rsidRDefault="00B82F06" w:rsidP="007D5AAD">
            <w:pPr>
              <w:pStyle w:val="NoSpacing"/>
              <w:jc w:val="left"/>
              <w:rPr>
                <w:sz w:val="14"/>
                <w:szCs w:val="14"/>
              </w:rPr>
            </w:pPr>
            <w:r w:rsidRPr="007677D0">
              <w:rPr>
                <w:sz w:val="14"/>
                <w:szCs w:val="14"/>
              </w:rPr>
              <w:t>84.6% of 1634</w:t>
            </w:r>
          </w:p>
        </w:tc>
        <w:tc>
          <w:tcPr>
            <w:tcW w:w="1174" w:type="dxa"/>
            <w:tcBorders>
              <w:top w:val="nil"/>
              <w:left w:val="nil"/>
              <w:bottom w:val="nil"/>
              <w:right w:val="nil"/>
            </w:tcBorders>
            <w:noWrap/>
            <w:hideMark/>
          </w:tcPr>
          <w:p w14:paraId="640DBE5F" w14:textId="77777777" w:rsidR="00B82F06" w:rsidRPr="007677D0" w:rsidRDefault="00B82F06" w:rsidP="007D5AAD">
            <w:pPr>
              <w:pStyle w:val="NoSpacing"/>
              <w:jc w:val="left"/>
              <w:rPr>
                <w:sz w:val="14"/>
                <w:szCs w:val="14"/>
              </w:rPr>
            </w:pPr>
            <w:r w:rsidRPr="007677D0">
              <w:rPr>
                <w:sz w:val="14"/>
                <w:szCs w:val="14"/>
              </w:rPr>
              <w:t>680 (49.2%)</w:t>
            </w:r>
          </w:p>
        </w:tc>
        <w:tc>
          <w:tcPr>
            <w:tcW w:w="1091" w:type="dxa"/>
            <w:tcBorders>
              <w:top w:val="nil"/>
              <w:left w:val="nil"/>
              <w:bottom w:val="nil"/>
              <w:right w:val="nil"/>
            </w:tcBorders>
            <w:noWrap/>
            <w:hideMark/>
          </w:tcPr>
          <w:p w14:paraId="7E4D2F9B" w14:textId="77777777" w:rsidR="00B82F06" w:rsidRPr="007677D0" w:rsidRDefault="00B82F06" w:rsidP="007D5AAD">
            <w:pPr>
              <w:pStyle w:val="NoSpacing"/>
              <w:jc w:val="left"/>
              <w:rPr>
                <w:sz w:val="14"/>
                <w:szCs w:val="14"/>
              </w:rPr>
            </w:pPr>
            <w:r w:rsidRPr="007677D0">
              <w:rPr>
                <w:sz w:val="14"/>
                <w:szCs w:val="14"/>
              </w:rPr>
              <w:t>702 (50.8%)</w:t>
            </w:r>
          </w:p>
        </w:tc>
        <w:tc>
          <w:tcPr>
            <w:tcW w:w="1091" w:type="dxa"/>
            <w:tcBorders>
              <w:top w:val="nil"/>
              <w:left w:val="nil"/>
              <w:bottom w:val="nil"/>
              <w:right w:val="nil"/>
            </w:tcBorders>
            <w:noWrap/>
            <w:hideMark/>
          </w:tcPr>
          <w:p w14:paraId="72283921" w14:textId="77777777" w:rsidR="00B82F06" w:rsidRPr="007677D0" w:rsidRDefault="00B82F06" w:rsidP="007D5AAD">
            <w:pPr>
              <w:pStyle w:val="NoSpacing"/>
              <w:jc w:val="left"/>
              <w:rPr>
                <w:sz w:val="14"/>
                <w:szCs w:val="14"/>
              </w:rPr>
            </w:pPr>
            <w:r w:rsidRPr="007677D0">
              <w:rPr>
                <w:sz w:val="14"/>
                <w:szCs w:val="14"/>
              </w:rPr>
              <w:t>1382 (52.4%)</w:t>
            </w:r>
          </w:p>
        </w:tc>
      </w:tr>
      <w:tr w:rsidR="00B15A02" w:rsidRPr="007677D0" w14:paraId="2C364C50" w14:textId="77777777" w:rsidTr="00AD44A5">
        <w:trPr>
          <w:trHeight w:val="20"/>
        </w:trPr>
        <w:tc>
          <w:tcPr>
            <w:tcW w:w="2268" w:type="dxa"/>
            <w:vMerge/>
            <w:tcBorders>
              <w:left w:val="nil"/>
              <w:right w:val="nil"/>
            </w:tcBorders>
            <w:noWrap/>
            <w:hideMark/>
          </w:tcPr>
          <w:p w14:paraId="71A27D69" w14:textId="77777777" w:rsidR="00B15A02" w:rsidRPr="007677D0" w:rsidRDefault="00B15A02" w:rsidP="00041845">
            <w:pPr>
              <w:pStyle w:val="NoSpacing"/>
              <w:rPr>
                <w:sz w:val="14"/>
                <w:szCs w:val="14"/>
              </w:rPr>
            </w:pPr>
          </w:p>
        </w:tc>
        <w:tc>
          <w:tcPr>
            <w:tcW w:w="2268" w:type="dxa"/>
            <w:tcBorders>
              <w:top w:val="nil"/>
              <w:left w:val="nil"/>
              <w:right w:val="nil"/>
            </w:tcBorders>
            <w:noWrap/>
            <w:hideMark/>
          </w:tcPr>
          <w:p w14:paraId="01B229C6" w14:textId="78258116" w:rsidR="00B15A02" w:rsidRPr="007677D0" w:rsidRDefault="00B15A02" w:rsidP="007D5AAD">
            <w:pPr>
              <w:pStyle w:val="NoSpacing"/>
              <w:jc w:val="left"/>
              <w:rPr>
                <w:sz w:val="14"/>
                <w:szCs w:val="14"/>
              </w:rPr>
            </w:pPr>
            <w:r w:rsidRPr="007677D0">
              <w:rPr>
                <w:sz w:val="14"/>
                <w:szCs w:val="14"/>
              </w:rPr>
              <w:t>Nutritional</w:t>
            </w:r>
            <w:r w:rsidR="00B349B4" w:rsidRPr="007677D0">
              <w:rPr>
                <w:sz w:val="14"/>
                <w:szCs w:val="14"/>
              </w:rPr>
              <w:t xml:space="preserve"> </w:t>
            </w:r>
            <w:r w:rsidRPr="007677D0">
              <w:rPr>
                <w:sz w:val="14"/>
                <w:szCs w:val="14"/>
              </w:rPr>
              <w:t>Deficiencies</w:t>
            </w:r>
          </w:p>
        </w:tc>
        <w:tc>
          <w:tcPr>
            <w:tcW w:w="1134" w:type="dxa"/>
            <w:tcBorders>
              <w:top w:val="nil"/>
              <w:left w:val="nil"/>
              <w:bottom w:val="nil"/>
              <w:right w:val="nil"/>
            </w:tcBorders>
            <w:noWrap/>
            <w:hideMark/>
          </w:tcPr>
          <w:p w14:paraId="2AF93160" w14:textId="77777777" w:rsidR="00B15A02" w:rsidRPr="007677D0" w:rsidRDefault="00B15A02" w:rsidP="007D5AAD">
            <w:pPr>
              <w:pStyle w:val="NoSpacing"/>
              <w:jc w:val="left"/>
              <w:rPr>
                <w:sz w:val="14"/>
                <w:szCs w:val="14"/>
              </w:rPr>
            </w:pPr>
            <w:r w:rsidRPr="007677D0">
              <w:rPr>
                <w:sz w:val="14"/>
                <w:szCs w:val="14"/>
              </w:rPr>
              <w:t>39.3% of 28</w:t>
            </w:r>
          </w:p>
        </w:tc>
        <w:tc>
          <w:tcPr>
            <w:tcW w:w="1174" w:type="dxa"/>
            <w:tcBorders>
              <w:top w:val="nil"/>
              <w:left w:val="nil"/>
              <w:bottom w:val="nil"/>
              <w:right w:val="nil"/>
            </w:tcBorders>
            <w:noWrap/>
            <w:hideMark/>
          </w:tcPr>
          <w:p w14:paraId="34E7FC4E" w14:textId="77777777" w:rsidR="00B15A02" w:rsidRPr="007677D0" w:rsidRDefault="00B15A02" w:rsidP="007D5AAD">
            <w:pPr>
              <w:pStyle w:val="NoSpacing"/>
              <w:jc w:val="left"/>
              <w:rPr>
                <w:sz w:val="14"/>
                <w:szCs w:val="14"/>
              </w:rPr>
            </w:pPr>
            <w:r w:rsidRPr="007677D0">
              <w:rPr>
                <w:sz w:val="14"/>
                <w:szCs w:val="14"/>
              </w:rPr>
              <w:t>7 (63.6%)</w:t>
            </w:r>
          </w:p>
        </w:tc>
        <w:tc>
          <w:tcPr>
            <w:tcW w:w="1091" w:type="dxa"/>
            <w:tcBorders>
              <w:top w:val="nil"/>
              <w:left w:val="nil"/>
              <w:bottom w:val="nil"/>
              <w:right w:val="nil"/>
            </w:tcBorders>
            <w:noWrap/>
            <w:hideMark/>
          </w:tcPr>
          <w:p w14:paraId="42C7114E" w14:textId="77777777" w:rsidR="00B15A02" w:rsidRPr="007677D0" w:rsidRDefault="00B15A02" w:rsidP="007D5AAD">
            <w:pPr>
              <w:pStyle w:val="NoSpacing"/>
              <w:jc w:val="left"/>
              <w:rPr>
                <w:sz w:val="14"/>
                <w:szCs w:val="14"/>
              </w:rPr>
            </w:pPr>
            <w:r w:rsidRPr="007677D0">
              <w:rPr>
                <w:sz w:val="14"/>
                <w:szCs w:val="14"/>
              </w:rPr>
              <w:t>4 (36.4%)</w:t>
            </w:r>
          </w:p>
        </w:tc>
        <w:tc>
          <w:tcPr>
            <w:tcW w:w="1091" w:type="dxa"/>
            <w:tcBorders>
              <w:top w:val="nil"/>
              <w:left w:val="nil"/>
              <w:bottom w:val="nil"/>
              <w:right w:val="nil"/>
            </w:tcBorders>
            <w:noWrap/>
            <w:hideMark/>
          </w:tcPr>
          <w:p w14:paraId="69EFB66C" w14:textId="77777777" w:rsidR="00B15A02" w:rsidRPr="007677D0" w:rsidRDefault="00B15A02" w:rsidP="007D5AAD">
            <w:pPr>
              <w:pStyle w:val="NoSpacing"/>
              <w:jc w:val="left"/>
              <w:rPr>
                <w:sz w:val="14"/>
                <w:szCs w:val="14"/>
              </w:rPr>
            </w:pPr>
            <w:r w:rsidRPr="007677D0">
              <w:rPr>
                <w:sz w:val="14"/>
                <w:szCs w:val="14"/>
              </w:rPr>
              <w:t>11 (0.4%)</w:t>
            </w:r>
          </w:p>
        </w:tc>
      </w:tr>
      <w:tr w:rsidR="00B82F06" w:rsidRPr="007677D0" w14:paraId="506754C4" w14:textId="77777777" w:rsidTr="00AD44A5">
        <w:trPr>
          <w:trHeight w:val="20"/>
        </w:trPr>
        <w:tc>
          <w:tcPr>
            <w:tcW w:w="2268" w:type="dxa"/>
            <w:vMerge/>
            <w:tcBorders>
              <w:left w:val="nil"/>
              <w:right w:val="nil"/>
            </w:tcBorders>
            <w:noWrap/>
            <w:hideMark/>
          </w:tcPr>
          <w:p w14:paraId="3B3F0A9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C86FC81" w14:textId="77777777" w:rsidR="00B82F06" w:rsidRPr="007677D0" w:rsidRDefault="00B82F06" w:rsidP="007D5AAD">
            <w:pPr>
              <w:pStyle w:val="NoSpacing"/>
              <w:jc w:val="left"/>
              <w:rPr>
                <w:sz w:val="14"/>
                <w:szCs w:val="14"/>
              </w:rPr>
            </w:pPr>
            <w:r w:rsidRPr="007677D0">
              <w:rPr>
                <w:sz w:val="14"/>
                <w:szCs w:val="14"/>
              </w:rPr>
              <w:t>Other Infections</w:t>
            </w:r>
          </w:p>
        </w:tc>
        <w:tc>
          <w:tcPr>
            <w:tcW w:w="1134" w:type="dxa"/>
            <w:tcBorders>
              <w:top w:val="nil"/>
              <w:left w:val="nil"/>
              <w:bottom w:val="nil"/>
              <w:right w:val="nil"/>
            </w:tcBorders>
            <w:noWrap/>
            <w:hideMark/>
          </w:tcPr>
          <w:p w14:paraId="6191D5AD" w14:textId="77777777" w:rsidR="00B82F06" w:rsidRPr="007677D0" w:rsidRDefault="00B82F06" w:rsidP="007D5AAD">
            <w:pPr>
              <w:pStyle w:val="NoSpacing"/>
              <w:jc w:val="left"/>
              <w:rPr>
                <w:sz w:val="14"/>
                <w:szCs w:val="14"/>
              </w:rPr>
            </w:pPr>
            <w:r w:rsidRPr="007677D0">
              <w:rPr>
                <w:sz w:val="14"/>
                <w:szCs w:val="14"/>
              </w:rPr>
              <w:t>55.5% of 1201</w:t>
            </w:r>
          </w:p>
        </w:tc>
        <w:tc>
          <w:tcPr>
            <w:tcW w:w="1174" w:type="dxa"/>
            <w:tcBorders>
              <w:top w:val="nil"/>
              <w:left w:val="nil"/>
              <w:bottom w:val="nil"/>
              <w:right w:val="nil"/>
            </w:tcBorders>
            <w:noWrap/>
            <w:hideMark/>
          </w:tcPr>
          <w:p w14:paraId="32BF2E95" w14:textId="77777777" w:rsidR="00B82F06" w:rsidRPr="007677D0" w:rsidRDefault="00B82F06" w:rsidP="007D5AAD">
            <w:pPr>
              <w:pStyle w:val="NoSpacing"/>
              <w:jc w:val="left"/>
              <w:rPr>
                <w:sz w:val="14"/>
                <w:szCs w:val="14"/>
              </w:rPr>
            </w:pPr>
            <w:r w:rsidRPr="007677D0">
              <w:rPr>
                <w:sz w:val="14"/>
                <w:szCs w:val="14"/>
              </w:rPr>
              <w:t>338 (50.7%)</w:t>
            </w:r>
          </w:p>
        </w:tc>
        <w:tc>
          <w:tcPr>
            <w:tcW w:w="1091" w:type="dxa"/>
            <w:tcBorders>
              <w:top w:val="nil"/>
              <w:left w:val="nil"/>
              <w:bottom w:val="nil"/>
              <w:right w:val="nil"/>
            </w:tcBorders>
            <w:noWrap/>
            <w:hideMark/>
          </w:tcPr>
          <w:p w14:paraId="6B6AD0B6" w14:textId="77777777" w:rsidR="00B82F06" w:rsidRPr="007677D0" w:rsidRDefault="00B82F06" w:rsidP="007D5AAD">
            <w:pPr>
              <w:pStyle w:val="NoSpacing"/>
              <w:jc w:val="left"/>
              <w:rPr>
                <w:sz w:val="14"/>
                <w:szCs w:val="14"/>
              </w:rPr>
            </w:pPr>
            <w:r w:rsidRPr="007677D0">
              <w:rPr>
                <w:sz w:val="14"/>
                <w:szCs w:val="14"/>
              </w:rPr>
              <w:t>329 (49.3%)</w:t>
            </w:r>
          </w:p>
        </w:tc>
        <w:tc>
          <w:tcPr>
            <w:tcW w:w="1091" w:type="dxa"/>
            <w:tcBorders>
              <w:top w:val="nil"/>
              <w:left w:val="nil"/>
              <w:bottom w:val="nil"/>
              <w:right w:val="nil"/>
            </w:tcBorders>
            <w:noWrap/>
            <w:hideMark/>
          </w:tcPr>
          <w:p w14:paraId="7BD5B400" w14:textId="77777777" w:rsidR="00B82F06" w:rsidRPr="007677D0" w:rsidRDefault="00B82F06" w:rsidP="007D5AAD">
            <w:pPr>
              <w:pStyle w:val="NoSpacing"/>
              <w:jc w:val="left"/>
              <w:rPr>
                <w:sz w:val="14"/>
                <w:szCs w:val="14"/>
              </w:rPr>
            </w:pPr>
            <w:r w:rsidRPr="007677D0">
              <w:rPr>
                <w:sz w:val="14"/>
                <w:szCs w:val="14"/>
              </w:rPr>
              <w:t>667 (25.3%)</w:t>
            </w:r>
          </w:p>
        </w:tc>
      </w:tr>
      <w:tr w:rsidR="00B82F06" w:rsidRPr="007677D0" w14:paraId="5CCF0BAA" w14:textId="77777777" w:rsidTr="00AD44A5">
        <w:trPr>
          <w:trHeight w:val="20"/>
        </w:trPr>
        <w:tc>
          <w:tcPr>
            <w:tcW w:w="2268" w:type="dxa"/>
            <w:vMerge/>
            <w:tcBorders>
              <w:left w:val="nil"/>
              <w:bottom w:val="single" w:sz="4" w:space="0" w:color="auto"/>
              <w:right w:val="nil"/>
            </w:tcBorders>
            <w:noWrap/>
            <w:hideMark/>
          </w:tcPr>
          <w:p w14:paraId="272BCB48" w14:textId="77777777" w:rsidR="00B82F06" w:rsidRPr="007677D0" w:rsidRDefault="00B82F06" w:rsidP="00041845">
            <w:pPr>
              <w:pStyle w:val="NoSpacing"/>
              <w:rPr>
                <w:sz w:val="14"/>
                <w:szCs w:val="14"/>
              </w:rPr>
            </w:pPr>
          </w:p>
        </w:tc>
        <w:tc>
          <w:tcPr>
            <w:tcW w:w="2268" w:type="dxa"/>
            <w:tcBorders>
              <w:top w:val="nil"/>
              <w:left w:val="nil"/>
              <w:bottom w:val="single" w:sz="4" w:space="0" w:color="auto"/>
              <w:right w:val="nil"/>
            </w:tcBorders>
            <w:noWrap/>
            <w:hideMark/>
          </w:tcPr>
          <w:p w14:paraId="56224818" w14:textId="77777777" w:rsidR="00B82F06" w:rsidRPr="007677D0" w:rsidRDefault="00B82F06" w:rsidP="007D5AAD">
            <w:pPr>
              <w:pStyle w:val="NoSpacing"/>
              <w:jc w:val="left"/>
              <w:rPr>
                <w:sz w:val="14"/>
                <w:szCs w:val="14"/>
              </w:rPr>
            </w:pPr>
            <w:r w:rsidRPr="007677D0">
              <w:rPr>
                <w:sz w:val="14"/>
                <w:szCs w:val="14"/>
              </w:rPr>
              <w:t>Pneumonia</w:t>
            </w:r>
          </w:p>
        </w:tc>
        <w:tc>
          <w:tcPr>
            <w:tcW w:w="1134" w:type="dxa"/>
            <w:tcBorders>
              <w:top w:val="nil"/>
              <w:left w:val="nil"/>
              <w:bottom w:val="single" w:sz="4" w:space="0" w:color="auto"/>
              <w:right w:val="nil"/>
            </w:tcBorders>
            <w:noWrap/>
            <w:hideMark/>
          </w:tcPr>
          <w:p w14:paraId="7C34B0BC" w14:textId="77777777" w:rsidR="00B82F06" w:rsidRPr="007677D0" w:rsidRDefault="00B82F06" w:rsidP="007D5AAD">
            <w:pPr>
              <w:pStyle w:val="NoSpacing"/>
              <w:jc w:val="left"/>
              <w:rPr>
                <w:sz w:val="14"/>
                <w:szCs w:val="14"/>
              </w:rPr>
            </w:pPr>
            <w:r w:rsidRPr="007677D0">
              <w:rPr>
                <w:sz w:val="14"/>
                <w:szCs w:val="14"/>
              </w:rPr>
              <w:t>31% of 261</w:t>
            </w:r>
          </w:p>
        </w:tc>
        <w:tc>
          <w:tcPr>
            <w:tcW w:w="1174" w:type="dxa"/>
            <w:tcBorders>
              <w:top w:val="nil"/>
              <w:left w:val="nil"/>
              <w:bottom w:val="single" w:sz="4" w:space="0" w:color="auto"/>
              <w:right w:val="nil"/>
            </w:tcBorders>
            <w:noWrap/>
            <w:hideMark/>
          </w:tcPr>
          <w:p w14:paraId="0C6D0B58" w14:textId="77777777" w:rsidR="00B82F06" w:rsidRPr="007677D0" w:rsidRDefault="00B82F06" w:rsidP="007D5AAD">
            <w:pPr>
              <w:pStyle w:val="NoSpacing"/>
              <w:jc w:val="left"/>
              <w:rPr>
                <w:sz w:val="14"/>
                <w:szCs w:val="14"/>
              </w:rPr>
            </w:pPr>
            <w:r w:rsidRPr="007677D0">
              <w:rPr>
                <w:sz w:val="14"/>
                <w:szCs w:val="14"/>
              </w:rPr>
              <w:t>39 (48.1%)</w:t>
            </w:r>
          </w:p>
        </w:tc>
        <w:tc>
          <w:tcPr>
            <w:tcW w:w="1091" w:type="dxa"/>
            <w:tcBorders>
              <w:top w:val="nil"/>
              <w:left w:val="nil"/>
              <w:bottom w:val="single" w:sz="4" w:space="0" w:color="auto"/>
              <w:right w:val="nil"/>
            </w:tcBorders>
            <w:noWrap/>
            <w:hideMark/>
          </w:tcPr>
          <w:p w14:paraId="4E58E9C9" w14:textId="77777777" w:rsidR="00B82F06" w:rsidRPr="007677D0" w:rsidRDefault="00B82F06" w:rsidP="007D5AAD">
            <w:pPr>
              <w:pStyle w:val="NoSpacing"/>
              <w:jc w:val="left"/>
              <w:rPr>
                <w:sz w:val="14"/>
                <w:szCs w:val="14"/>
              </w:rPr>
            </w:pPr>
            <w:r w:rsidRPr="007677D0">
              <w:rPr>
                <w:sz w:val="14"/>
                <w:szCs w:val="14"/>
              </w:rPr>
              <w:t>42 (51.9%)</w:t>
            </w:r>
          </w:p>
        </w:tc>
        <w:tc>
          <w:tcPr>
            <w:tcW w:w="1091" w:type="dxa"/>
            <w:tcBorders>
              <w:top w:val="nil"/>
              <w:left w:val="nil"/>
              <w:bottom w:val="single" w:sz="4" w:space="0" w:color="auto"/>
              <w:right w:val="nil"/>
            </w:tcBorders>
            <w:noWrap/>
            <w:hideMark/>
          </w:tcPr>
          <w:p w14:paraId="440DB469" w14:textId="77777777" w:rsidR="00B82F06" w:rsidRPr="007677D0" w:rsidRDefault="00B82F06" w:rsidP="007D5AAD">
            <w:pPr>
              <w:pStyle w:val="NoSpacing"/>
              <w:jc w:val="left"/>
              <w:rPr>
                <w:sz w:val="14"/>
                <w:szCs w:val="14"/>
              </w:rPr>
            </w:pPr>
            <w:r w:rsidRPr="007677D0">
              <w:rPr>
                <w:sz w:val="14"/>
                <w:szCs w:val="14"/>
              </w:rPr>
              <w:t>81 (3.1%)</w:t>
            </w:r>
          </w:p>
        </w:tc>
      </w:tr>
      <w:tr w:rsidR="00264AA1" w:rsidRPr="007677D0" w14:paraId="6282DD01" w14:textId="77777777" w:rsidTr="00AD44A5">
        <w:trPr>
          <w:trHeight w:val="20"/>
        </w:trPr>
        <w:tc>
          <w:tcPr>
            <w:tcW w:w="2268" w:type="dxa"/>
            <w:vMerge w:val="restart"/>
            <w:tcBorders>
              <w:top w:val="single" w:sz="4" w:space="0" w:color="auto"/>
              <w:left w:val="nil"/>
              <w:right w:val="nil"/>
            </w:tcBorders>
            <w:noWrap/>
            <w:hideMark/>
          </w:tcPr>
          <w:p w14:paraId="13E9D651" w14:textId="77777777" w:rsidR="00264AA1" w:rsidRPr="007677D0" w:rsidRDefault="00264AA1" w:rsidP="00041845">
            <w:pPr>
              <w:pStyle w:val="NoSpacing"/>
              <w:rPr>
                <w:sz w:val="14"/>
                <w:szCs w:val="14"/>
              </w:rPr>
            </w:pPr>
            <w:r w:rsidRPr="007677D0">
              <w:rPr>
                <w:sz w:val="14"/>
                <w:szCs w:val="14"/>
              </w:rPr>
              <w:t>Neonate (n=477, 6.9%, 7 CODs)</w:t>
            </w:r>
          </w:p>
          <w:p w14:paraId="0CCFADC8" w14:textId="77777777" w:rsidR="00264AA1" w:rsidRPr="007677D0" w:rsidRDefault="00264AA1" w:rsidP="00041845">
            <w:pPr>
              <w:pStyle w:val="NoSpacing"/>
              <w:rPr>
                <w:sz w:val="14"/>
                <w:szCs w:val="14"/>
              </w:rPr>
            </w:pPr>
            <w:r w:rsidRPr="007677D0">
              <w:rPr>
                <w:sz w:val="14"/>
                <w:szCs w:val="14"/>
              </w:rPr>
              <w:t>- Female (n=227, 47.6%)</w:t>
            </w:r>
          </w:p>
          <w:p w14:paraId="164A88A8" w14:textId="77777777" w:rsidR="00264AA1" w:rsidRPr="007677D0" w:rsidRDefault="00264AA1" w:rsidP="00041845">
            <w:pPr>
              <w:pStyle w:val="NoSpacing"/>
              <w:rPr>
                <w:sz w:val="14"/>
                <w:szCs w:val="14"/>
              </w:rPr>
            </w:pPr>
            <w:r w:rsidRPr="007677D0">
              <w:rPr>
                <w:sz w:val="14"/>
                <w:szCs w:val="14"/>
              </w:rPr>
              <w:t>- Male (n=250, 52.4%)</w:t>
            </w:r>
          </w:p>
          <w:p w14:paraId="0DFF6BB4" w14:textId="446954F2" w:rsidR="00264AA1" w:rsidRPr="007677D0" w:rsidRDefault="00264AA1" w:rsidP="00041845">
            <w:pPr>
              <w:pStyle w:val="NoSpacing"/>
              <w:rPr>
                <w:sz w:val="14"/>
                <w:szCs w:val="14"/>
              </w:rPr>
            </w:pPr>
            <w:r w:rsidRPr="007677D0">
              <w:rPr>
                <w:sz w:val="14"/>
                <w:szCs w:val="14"/>
              </w:rPr>
              <w:t>- Agree (58.7% of 813)</w:t>
            </w:r>
          </w:p>
        </w:tc>
        <w:tc>
          <w:tcPr>
            <w:tcW w:w="2268" w:type="dxa"/>
            <w:tcBorders>
              <w:top w:val="single" w:sz="4" w:space="0" w:color="auto"/>
              <w:left w:val="nil"/>
              <w:right w:val="nil"/>
            </w:tcBorders>
            <w:noWrap/>
            <w:hideMark/>
          </w:tcPr>
          <w:p w14:paraId="1AD37DEF" w14:textId="0B7717FB" w:rsidR="00264AA1" w:rsidRPr="007677D0" w:rsidRDefault="00264AA1" w:rsidP="007D5AAD">
            <w:pPr>
              <w:pStyle w:val="NoSpacing"/>
              <w:jc w:val="left"/>
              <w:rPr>
                <w:sz w:val="14"/>
                <w:szCs w:val="14"/>
              </w:rPr>
            </w:pPr>
            <w:r w:rsidRPr="007677D0">
              <w:rPr>
                <w:sz w:val="14"/>
                <w:szCs w:val="14"/>
              </w:rPr>
              <w:t>Birth Asphyxia And Trauma</w:t>
            </w:r>
          </w:p>
        </w:tc>
        <w:tc>
          <w:tcPr>
            <w:tcW w:w="1134" w:type="dxa"/>
            <w:tcBorders>
              <w:top w:val="single" w:sz="4" w:space="0" w:color="auto"/>
              <w:left w:val="nil"/>
              <w:bottom w:val="nil"/>
              <w:right w:val="nil"/>
            </w:tcBorders>
            <w:noWrap/>
            <w:hideMark/>
          </w:tcPr>
          <w:p w14:paraId="3E92ED60" w14:textId="77777777" w:rsidR="00264AA1" w:rsidRPr="007677D0" w:rsidRDefault="00264AA1" w:rsidP="007D5AAD">
            <w:pPr>
              <w:pStyle w:val="NoSpacing"/>
              <w:jc w:val="left"/>
              <w:rPr>
                <w:sz w:val="14"/>
                <w:szCs w:val="14"/>
              </w:rPr>
            </w:pPr>
            <w:r w:rsidRPr="007677D0">
              <w:rPr>
                <w:sz w:val="14"/>
                <w:szCs w:val="14"/>
              </w:rPr>
              <w:t>55.7% of 185</w:t>
            </w:r>
          </w:p>
        </w:tc>
        <w:tc>
          <w:tcPr>
            <w:tcW w:w="1174" w:type="dxa"/>
            <w:tcBorders>
              <w:top w:val="single" w:sz="4" w:space="0" w:color="auto"/>
              <w:left w:val="nil"/>
              <w:bottom w:val="nil"/>
              <w:right w:val="nil"/>
            </w:tcBorders>
            <w:noWrap/>
            <w:hideMark/>
          </w:tcPr>
          <w:p w14:paraId="25A95484" w14:textId="77777777" w:rsidR="00264AA1" w:rsidRPr="007677D0" w:rsidRDefault="00264AA1" w:rsidP="007D5AAD">
            <w:pPr>
              <w:pStyle w:val="NoSpacing"/>
              <w:jc w:val="left"/>
              <w:rPr>
                <w:sz w:val="14"/>
                <w:szCs w:val="14"/>
              </w:rPr>
            </w:pPr>
            <w:r w:rsidRPr="007677D0">
              <w:rPr>
                <w:sz w:val="14"/>
                <w:szCs w:val="14"/>
              </w:rPr>
              <w:t>38 (36.9%)</w:t>
            </w:r>
          </w:p>
        </w:tc>
        <w:tc>
          <w:tcPr>
            <w:tcW w:w="1091" w:type="dxa"/>
            <w:tcBorders>
              <w:top w:val="single" w:sz="4" w:space="0" w:color="auto"/>
              <w:left w:val="nil"/>
              <w:bottom w:val="nil"/>
              <w:right w:val="nil"/>
            </w:tcBorders>
            <w:noWrap/>
            <w:hideMark/>
          </w:tcPr>
          <w:p w14:paraId="6C1C2138" w14:textId="77777777" w:rsidR="00264AA1" w:rsidRPr="007677D0" w:rsidRDefault="00264AA1" w:rsidP="007D5AAD">
            <w:pPr>
              <w:pStyle w:val="NoSpacing"/>
              <w:jc w:val="left"/>
              <w:rPr>
                <w:sz w:val="14"/>
                <w:szCs w:val="14"/>
              </w:rPr>
            </w:pPr>
            <w:r w:rsidRPr="007677D0">
              <w:rPr>
                <w:sz w:val="14"/>
                <w:szCs w:val="14"/>
              </w:rPr>
              <w:t>65 (63.1%)</w:t>
            </w:r>
          </w:p>
        </w:tc>
        <w:tc>
          <w:tcPr>
            <w:tcW w:w="1091" w:type="dxa"/>
            <w:tcBorders>
              <w:top w:val="single" w:sz="4" w:space="0" w:color="auto"/>
              <w:left w:val="nil"/>
              <w:bottom w:val="nil"/>
              <w:right w:val="nil"/>
            </w:tcBorders>
            <w:noWrap/>
            <w:hideMark/>
          </w:tcPr>
          <w:p w14:paraId="0E33564F" w14:textId="77777777" w:rsidR="00264AA1" w:rsidRPr="007677D0" w:rsidRDefault="00264AA1" w:rsidP="007D5AAD">
            <w:pPr>
              <w:pStyle w:val="NoSpacing"/>
              <w:jc w:val="left"/>
              <w:rPr>
                <w:sz w:val="14"/>
                <w:szCs w:val="14"/>
              </w:rPr>
            </w:pPr>
            <w:r w:rsidRPr="007677D0">
              <w:rPr>
                <w:sz w:val="14"/>
                <w:szCs w:val="14"/>
              </w:rPr>
              <w:t>103 (21.6%)</w:t>
            </w:r>
          </w:p>
        </w:tc>
      </w:tr>
      <w:tr w:rsidR="00EC098E" w:rsidRPr="007677D0" w14:paraId="27B98960" w14:textId="77777777" w:rsidTr="00AD44A5">
        <w:trPr>
          <w:trHeight w:val="20"/>
        </w:trPr>
        <w:tc>
          <w:tcPr>
            <w:tcW w:w="2268" w:type="dxa"/>
            <w:vMerge/>
            <w:tcBorders>
              <w:left w:val="nil"/>
              <w:right w:val="nil"/>
            </w:tcBorders>
            <w:noWrap/>
            <w:hideMark/>
          </w:tcPr>
          <w:p w14:paraId="6994FD21" w14:textId="77777777" w:rsidR="00EC098E" w:rsidRPr="007677D0" w:rsidRDefault="00EC098E" w:rsidP="00041845">
            <w:pPr>
              <w:pStyle w:val="NoSpacing"/>
              <w:rPr>
                <w:sz w:val="14"/>
                <w:szCs w:val="14"/>
              </w:rPr>
            </w:pPr>
          </w:p>
        </w:tc>
        <w:tc>
          <w:tcPr>
            <w:tcW w:w="2268" w:type="dxa"/>
            <w:tcBorders>
              <w:top w:val="nil"/>
              <w:left w:val="nil"/>
              <w:right w:val="nil"/>
            </w:tcBorders>
            <w:noWrap/>
            <w:hideMark/>
          </w:tcPr>
          <w:p w14:paraId="13BFD0C7" w14:textId="08D36BEB" w:rsidR="00EC098E" w:rsidRPr="007677D0" w:rsidRDefault="00EC098E" w:rsidP="007D5AAD">
            <w:pPr>
              <w:pStyle w:val="NoSpacing"/>
              <w:jc w:val="left"/>
              <w:rPr>
                <w:sz w:val="14"/>
                <w:szCs w:val="14"/>
              </w:rPr>
            </w:pPr>
            <w:r w:rsidRPr="007677D0">
              <w:rPr>
                <w:sz w:val="14"/>
                <w:szCs w:val="14"/>
              </w:rPr>
              <w:t>Congenital</w:t>
            </w:r>
            <w:r w:rsidR="00CC3631" w:rsidRPr="007677D0">
              <w:rPr>
                <w:sz w:val="14"/>
                <w:szCs w:val="14"/>
              </w:rPr>
              <w:t xml:space="preserve"> </w:t>
            </w:r>
            <w:r w:rsidRPr="007677D0">
              <w:rPr>
                <w:sz w:val="14"/>
                <w:szCs w:val="14"/>
              </w:rPr>
              <w:t>Anomalies</w:t>
            </w:r>
          </w:p>
        </w:tc>
        <w:tc>
          <w:tcPr>
            <w:tcW w:w="1134" w:type="dxa"/>
            <w:tcBorders>
              <w:top w:val="nil"/>
              <w:left w:val="nil"/>
              <w:bottom w:val="nil"/>
              <w:right w:val="nil"/>
            </w:tcBorders>
            <w:noWrap/>
            <w:hideMark/>
          </w:tcPr>
          <w:p w14:paraId="40B92A73" w14:textId="77777777" w:rsidR="00EC098E" w:rsidRPr="007677D0" w:rsidRDefault="00EC098E" w:rsidP="007D5AAD">
            <w:pPr>
              <w:pStyle w:val="NoSpacing"/>
              <w:jc w:val="left"/>
              <w:rPr>
                <w:sz w:val="14"/>
                <w:szCs w:val="14"/>
              </w:rPr>
            </w:pPr>
            <w:r w:rsidRPr="007677D0">
              <w:rPr>
                <w:sz w:val="14"/>
                <w:szCs w:val="14"/>
              </w:rPr>
              <w:t>28.6% of 7</w:t>
            </w:r>
          </w:p>
        </w:tc>
        <w:tc>
          <w:tcPr>
            <w:tcW w:w="1174" w:type="dxa"/>
            <w:tcBorders>
              <w:top w:val="nil"/>
              <w:left w:val="nil"/>
              <w:bottom w:val="nil"/>
              <w:right w:val="nil"/>
            </w:tcBorders>
            <w:noWrap/>
            <w:hideMark/>
          </w:tcPr>
          <w:p w14:paraId="1A9E548C" w14:textId="77777777" w:rsidR="00EC098E" w:rsidRPr="007677D0" w:rsidRDefault="00EC098E" w:rsidP="007D5AAD">
            <w:pPr>
              <w:pStyle w:val="NoSpacing"/>
              <w:jc w:val="left"/>
              <w:rPr>
                <w:sz w:val="14"/>
                <w:szCs w:val="14"/>
              </w:rPr>
            </w:pPr>
            <w:r w:rsidRPr="007677D0">
              <w:rPr>
                <w:sz w:val="14"/>
                <w:szCs w:val="14"/>
              </w:rPr>
              <w:t>2 (100%)</w:t>
            </w:r>
          </w:p>
        </w:tc>
        <w:tc>
          <w:tcPr>
            <w:tcW w:w="1091" w:type="dxa"/>
            <w:tcBorders>
              <w:top w:val="nil"/>
              <w:left w:val="nil"/>
              <w:bottom w:val="nil"/>
              <w:right w:val="nil"/>
            </w:tcBorders>
            <w:noWrap/>
            <w:hideMark/>
          </w:tcPr>
          <w:p w14:paraId="471E3F5F" w14:textId="26E38EBC" w:rsidR="00EC098E" w:rsidRPr="007677D0" w:rsidRDefault="00EC098E"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6E720869" w14:textId="77777777" w:rsidR="00EC098E" w:rsidRPr="007677D0" w:rsidRDefault="00EC098E" w:rsidP="007D5AAD">
            <w:pPr>
              <w:pStyle w:val="NoSpacing"/>
              <w:jc w:val="left"/>
              <w:rPr>
                <w:sz w:val="14"/>
                <w:szCs w:val="14"/>
              </w:rPr>
            </w:pPr>
            <w:r w:rsidRPr="007677D0">
              <w:rPr>
                <w:sz w:val="14"/>
                <w:szCs w:val="14"/>
              </w:rPr>
              <w:t>2 (0.4%)</w:t>
            </w:r>
          </w:p>
        </w:tc>
      </w:tr>
      <w:tr w:rsidR="00B82F06" w:rsidRPr="007677D0" w14:paraId="3355B51A" w14:textId="77777777" w:rsidTr="00AD44A5">
        <w:trPr>
          <w:trHeight w:val="20"/>
        </w:trPr>
        <w:tc>
          <w:tcPr>
            <w:tcW w:w="2268" w:type="dxa"/>
            <w:vMerge/>
            <w:tcBorders>
              <w:left w:val="nil"/>
              <w:right w:val="nil"/>
            </w:tcBorders>
            <w:noWrap/>
            <w:hideMark/>
          </w:tcPr>
          <w:p w14:paraId="008E6A31"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28C79F1"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122F0FD6" w14:textId="77777777" w:rsidR="00B82F06" w:rsidRPr="007677D0" w:rsidRDefault="00B82F06" w:rsidP="007D5AAD">
            <w:pPr>
              <w:pStyle w:val="NoSpacing"/>
              <w:jc w:val="left"/>
              <w:rPr>
                <w:sz w:val="14"/>
                <w:szCs w:val="14"/>
              </w:rPr>
            </w:pPr>
            <w:r w:rsidRPr="007677D0">
              <w:rPr>
                <w:sz w:val="14"/>
                <w:szCs w:val="14"/>
              </w:rPr>
              <w:t>52.3% of 44</w:t>
            </w:r>
          </w:p>
        </w:tc>
        <w:tc>
          <w:tcPr>
            <w:tcW w:w="1174" w:type="dxa"/>
            <w:tcBorders>
              <w:top w:val="nil"/>
              <w:left w:val="nil"/>
              <w:bottom w:val="nil"/>
              <w:right w:val="nil"/>
            </w:tcBorders>
            <w:noWrap/>
            <w:hideMark/>
          </w:tcPr>
          <w:p w14:paraId="327F385E" w14:textId="77777777" w:rsidR="00B82F06" w:rsidRPr="007677D0" w:rsidRDefault="00B82F06" w:rsidP="007D5AAD">
            <w:pPr>
              <w:pStyle w:val="NoSpacing"/>
              <w:jc w:val="left"/>
              <w:rPr>
                <w:sz w:val="14"/>
                <w:szCs w:val="14"/>
              </w:rPr>
            </w:pPr>
            <w:r w:rsidRPr="007677D0">
              <w:rPr>
                <w:sz w:val="14"/>
                <w:szCs w:val="14"/>
              </w:rPr>
              <w:t>11 (47.8%)</w:t>
            </w:r>
          </w:p>
        </w:tc>
        <w:tc>
          <w:tcPr>
            <w:tcW w:w="1091" w:type="dxa"/>
            <w:tcBorders>
              <w:top w:val="nil"/>
              <w:left w:val="nil"/>
              <w:bottom w:val="nil"/>
              <w:right w:val="nil"/>
            </w:tcBorders>
            <w:noWrap/>
            <w:hideMark/>
          </w:tcPr>
          <w:p w14:paraId="55A24DC2" w14:textId="77777777" w:rsidR="00B82F06" w:rsidRPr="007677D0" w:rsidRDefault="00B82F06" w:rsidP="007D5AAD">
            <w:pPr>
              <w:pStyle w:val="NoSpacing"/>
              <w:jc w:val="left"/>
              <w:rPr>
                <w:sz w:val="14"/>
                <w:szCs w:val="14"/>
              </w:rPr>
            </w:pPr>
            <w:r w:rsidRPr="007677D0">
              <w:rPr>
                <w:sz w:val="14"/>
                <w:szCs w:val="14"/>
              </w:rPr>
              <w:t>12 (52.2%)</w:t>
            </w:r>
          </w:p>
        </w:tc>
        <w:tc>
          <w:tcPr>
            <w:tcW w:w="1091" w:type="dxa"/>
            <w:tcBorders>
              <w:top w:val="nil"/>
              <w:left w:val="nil"/>
              <w:bottom w:val="nil"/>
              <w:right w:val="nil"/>
            </w:tcBorders>
            <w:noWrap/>
            <w:hideMark/>
          </w:tcPr>
          <w:p w14:paraId="4E8DDCA0" w14:textId="77777777" w:rsidR="00B82F06" w:rsidRPr="007677D0" w:rsidRDefault="00B82F06" w:rsidP="007D5AAD">
            <w:pPr>
              <w:pStyle w:val="NoSpacing"/>
              <w:jc w:val="left"/>
              <w:rPr>
                <w:sz w:val="14"/>
                <w:szCs w:val="14"/>
              </w:rPr>
            </w:pPr>
            <w:r w:rsidRPr="007677D0">
              <w:rPr>
                <w:sz w:val="14"/>
                <w:szCs w:val="14"/>
              </w:rPr>
              <w:t>23 (4.8%)</w:t>
            </w:r>
          </w:p>
        </w:tc>
      </w:tr>
      <w:tr w:rsidR="00B82F06" w:rsidRPr="007677D0" w14:paraId="0CD813B1" w14:textId="77777777" w:rsidTr="00AD44A5">
        <w:trPr>
          <w:trHeight w:val="20"/>
        </w:trPr>
        <w:tc>
          <w:tcPr>
            <w:tcW w:w="2268" w:type="dxa"/>
            <w:vMerge/>
            <w:tcBorders>
              <w:left w:val="nil"/>
              <w:right w:val="nil"/>
            </w:tcBorders>
            <w:noWrap/>
            <w:hideMark/>
          </w:tcPr>
          <w:p w14:paraId="7A116B27"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948A6AA" w14:textId="77777777" w:rsidR="00B82F06" w:rsidRPr="007677D0" w:rsidRDefault="00B82F06" w:rsidP="007D5AAD">
            <w:pPr>
              <w:pStyle w:val="NoSpacing"/>
              <w:jc w:val="left"/>
              <w:rPr>
                <w:sz w:val="14"/>
                <w:szCs w:val="14"/>
              </w:rPr>
            </w:pPr>
            <w:r w:rsidRPr="007677D0">
              <w:rPr>
                <w:sz w:val="14"/>
                <w:szCs w:val="14"/>
              </w:rPr>
              <w:t>Infections</w:t>
            </w:r>
          </w:p>
        </w:tc>
        <w:tc>
          <w:tcPr>
            <w:tcW w:w="1134" w:type="dxa"/>
            <w:tcBorders>
              <w:top w:val="nil"/>
              <w:left w:val="nil"/>
              <w:bottom w:val="nil"/>
              <w:right w:val="nil"/>
            </w:tcBorders>
            <w:noWrap/>
            <w:hideMark/>
          </w:tcPr>
          <w:p w14:paraId="432E8606" w14:textId="77777777" w:rsidR="00B82F06" w:rsidRPr="007677D0" w:rsidRDefault="00B82F06" w:rsidP="007D5AAD">
            <w:pPr>
              <w:pStyle w:val="NoSpacing"/>
              <w:jc w:val="left"/>
              <w:rPr>
                <w:sz w:val="14"/>
                <w:szCs w:val="14"/>
              </w:rPr>
            </w:pPr>
            <w:r w:rsidRPr="007677D0">
              <w:rPr>
                <w:sz w:val="14"/>
                <w:szCs w:val="14"/>
              </w:rPr>
              <w:t>52.7% of 188</w:t>
            </w:r>
          </w:p>
        </w:tc>
        <w:tc>
          <w:tcPr>
            <w:tcW w:w="1174" w:type="dxa"/>
            <w:tcBorders>
              <w:top w:val="nil"/>
              <w:left w:val="nil"/>
              <w:bottom w:val="nil"/>
              <w:right w:val="nil"/>
            </w:tcBorders>
            <w:noWrap/>
            <w:hideMark/>
          </w:tcPr>
          <w:p w14:paraId="6AD86BD8" w14:textId="77777777" w:rsidR="00B82F06" w:rsidRPr="007677D0" w:rsidRDefault="00B82F06" w:rsidP="007D5AAD">
            <w:pPr>
              <w:pStyle w:val="NoSpacing"/>
              <w:jc w:val="left"/>
              <w:rPr>
                <w:sz w:val="14"/>
                <w:szCs w:val="14"/>
              </w:rPr>
            </w:pPr>
            <w:r w:rsidRPr="007677D0">
              <w:rPr>
                <w:sz w:val="14"/>
                <w:szCs w:val="14"/>
              </w:rPr>
              <w:t>49 (49.5%)</w:t>
            </w:r>
          </w:p>
        </w:tc>
        <w:tc>
          <w:tcPr>
            <w:tcW w:w="1091" w:type="dxa"/>
            <w:tcBorders>
              <w:top w:val="nil"/>
              <w:left w:val="nil"/>
              <w:bottom w:val="nil"/>
              <w:right w:val="nil"/>
            </w:tcBorders>
            <w:noWrap/>
            <w:hideMark/>
          </w:tcPr>
          <w:p w14:paraId="0BAE2B3E" w14:textId="77777777" w:rsidR="00B82F06" w:rsidRPr="007677D0" w:rsidRDefault="00B82F06" w:rsidP="007D5AAD">
            <w:pPr>
              <w:pStyle w:val="NoSpacing"/>
              <w:jc w:val="left"/>
              <w:rPr>
                <w:sz w:val="14"/>
                <w:szCs w:val="14"/>
              </w:rPr>
            </w:pPr>
            <w:r w:rsidRPr="007677D0">
              <w:rPr>
                <w:sz w:val="14"/>
                <w:szCs w:val="14"/>
              </w:rPr>
              <w:t>50 (50.5%)</w:t>
            </w:r>
          </w:p>
        </w:tc>
        <w:tc>
          <w:tcPr>
            <w:tcW w:w="1091" w:type="dxa"/>
            <w:tcBorders>
              <w:top w:val="nil"/>
              <w:left w:val="nil"/>
              <w:bottom w:val="nil"/>
              <w:right w:val="nil"/>
            </w:tcBorders>
            <w:noWrap/>
            <w:hideMark/>
          </w:tcPr>
          <w:p w14:paraId="33BDA10C" w14:textId="77777777" w:rsidR="00B82F06" w:rsidRPr="007677D0" w:rsidRDefault="00B82F06" w:rsidP="007D5AAD">
            <w:pPr>
              <w:pStyle w:val="NoSpacing"/>
              <w:jc w:val="left"/>
              <w:rPr>
                <w:sz w:val="14"/>
                <w:szCs w:val="14"/>
              </w:rPr>
            </w:pPr>
            <w:r w:rsidRPr="007677D0">
              <w:rPr>
                <w:sz w:val="14"/>
                <w:szCs w:val="14"/>
              </w:rPr>
              <w:t>99 (20.8%)</w:t>
            </w:r>
          </w:p>
        </w:tc>
      </w:tr>
      <w:tr w:rsidR="00B82F06" w:rsidRPr="007677D0" w14:paraId="2D5DDA61" w14:textId="77777777" w:rsidTr="00AD44A5">
        <w:trPr>
          <w:trHeight w:val="20"/>
        </w:trPr>
        <w:tc>
          <w:tcPr>
            <w:tcW w:w="2268" w:type="dxa"/>
            <w:vMerge/>
            <w:tcBorders>
              <w:left w:val="nil"/>
              <w:right w:val="nil"/>
            </w:tcBorders>
            <w:noWrap/>
            <w:hideMark/>
          </w:tcPr>
          <w:p w14:paraId="587827F8"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4A2378D" w14:textId="77777777" w:rsidR="00B82F06" w:rsidRPr="007677D0" w:rsidRDefault="00B82F06" w:rsidP="007D5AAD">
            <w:pPr>
              <w:pStyle w:val="NoSpacing"/>
              <w:jc w:val="left"/>
              <w:rPr>
                <w:sz w:val="14"/>
                <w:szCs w:val="14"/>
              </w:rPr>
            </w:pPr>
            <w:r w:rsidRPr="007677D0">
              <w:rPr>
                <w:sz w:val="14"/>
                <w:szCs w:val="14"/>
              </w:rPr>
              <w:t>Other</w:t>
            </w:r>
          </w:p>
        </w:tc>
        <w:tc>
          <w:tcPr>
            <w:tcW w:w="1134" w:type="dxa"/>
            <w:tcBorders>
              <w:top w:val="nil"/>
              <w:left w:val="nil"/>
              <w:bottom w:val="nil"/>
              <w:right w:val="nil"/>
            </w:tcBorders>
            <w:noWrap/>
            <w:hideMark/>
          </w:tcPr>
          <w:p w14:paraId="2E39E9A0" w14:textId="77777777" w:rsidR="00B82F06" w:rsidRPr="007677D0" w:rsidRDefault="00B82F06" w:rsidP="007D5AAD">
            <w:pPr>
              <w:pStyle w:val="NoSpacing"/>
              <w:jc w:val="left"/>
              <w:rPr>
                <w:sz w:val="14"/>
                <w:szCs w:val="14"/>
              </w:rPr>
            </w:pPr>
            <w:r w:rsidRPr="007677D0">
              <w:rPr>
                <w:sz w:val="14"/>
                <w:szCs w:val="14"/>
              </w:rPr>
              <w:t>29.4% of 17</w:t>
            </w:r>
          </w:p>
        </w:tc>
        <w:tc>
          <w:tcPr>
            <w:tcW w:w="1174" w:type="dxa"/>
            <w:tcBorders>
              <w:top w:val="nil"/>
              <w:left w:val="nil"/>
              <w:bottom w:val="nil"/>
              <w:right w:val="nil"/>
            </w:tcBorders>
            <w:noWrap/>
            <w:hideMark/>
          </w:tcPr>
          <w:p w14:paraId="7EC46AF3" w14:textId="77777777" w:rsidR="00B82F06" w:rsidRPr="007677D0" w:rsidRDefault="00B82F06" w:rsidP="007D5AAD">
            <w:pPr>
              <w:pStyle w:val="NoSpacing"/>
              <w:jc w:val="left"/>
              <w:rPr>
                <w:sz w:val="14"/>
                <w:szCs w:val="14"/>
              </w:rPr>
            </w:pPr>
            <w:r w:rsidRPr="007677D0">
              <w:rPr>
                <w:sz w:val="14"/>
                <w:szCs w:val="14"/>
              </w:rPr>
              <w:t>2 (40%)</w:t>
            </w:r>
          </w:p>
        </w:tc>
        <w:tc>
          <w:tcPr>
            <w:tcW w:w="1091" w:type="dxa"/>
            <w:tcBorders>
              <w:top w:val="nil"/>
              <w:left w:val="nil"/>
              <w:bottom w:val="nil"/>
              <w:right w:val="nil"/>
            </w:tcBorders>
            <w:noWrap/>
            <w:hideMark/>
          </w:tcPr>
          <w:p w14:paraId="5047E596" w14:textId="77777777" w:rsidR="00B82F06" w:rsidRPr="007677D0" w:rsidRDefault="00B82F06" w:rsidP="007D5AAD">
            <w:pPr>
              <w:pStyle w:val="NoSpacing"/>
              <w:jc w:val="left"/>
              <w:rPr>
                <w:sz w:val="14"/>
                <w:szCs w:val="14"/>
              </w:rPr>
            </w:pPr>
            <w:r w:rsidRPr="007677D0">
              <w:rPr>
                <w:sz w:val="14"/>
                <w:szCs w:val="14"/>
              </w:rPr>
              <w:t>3 (60%)</w:t>
            </w:r>
          </w:p>
        </w:tc>
        <w:tc>
          <w:tcPr>
            <w:tcW w:w="1091" w:type="dxa"/>
            <w:tcBorders>
              <w:top w:val="nil"/>
              <w:left w:val="nil"/>
              <w:bottom w:val="nil"/>
              <w:right w:val="nil"/>
            </w:tcBorders>
            <w:noWrap/>
            <w:hideMark/>
          </w:tcPr>
          <w:p w14:paraId="713F8853" w14:textId="77777777" w:rsidR="00B82F06" w:rsidRPr="007677D0" w:rsidRDefault="00B82F06" w:rsidP="007D5AAD">
            <w:pPr>
              <w:pStyle w:val="NoSpacing"/>
              <w:jc w:val="left"/>
              <w:rPr>
                <w:sz w:val="14"/>
                <w:szCs w:val="14"/>
              </w:rPr>
            </w:pPr>
            <w:r w:rsidRPr="007677D0">
              <w:rPr>
                <w:sz w:val="14"/>
                <w:szCs w:val="14"/>
              </w:rPr>
              <w:t>5 (1%)</w:t>
            </w:r>
          </w:p>
        </w:tc>
      </w:tr>
      <w:tr w:rsidR="00264AA1" w:rsidRPr="007677D0" w14:paraId="338E3ECC" w14:textId="77777777" w:rsidTr="00AD44A5">
        <w:trPr>
          <w:trHeight w:val="20"/>
        </w:trPr>
        <w:tc>
          <w:tcPr>
            <w:tcW w:w="2268" w:type="dxa"/>
            <w:vMerge/>
            <w:tcBorders>
              <w:left w:val="nil"/>
              <w:right w:val="nil"/>
            </w:tcBorders>
            <w:noWrap/>
            <w:hideMark/>
          </w:tcPr>
          <w:p w14:paraId="048F893E" w14:textId="77777777" w:rsidR="00264AA1" w:rsidRPr="007677D0" w:rsidRDefault="00264AA1" w:rsidP="00041845">
            <w:pPr>
              <w:pStyle w:val="NoSpacing"/>
              <w:rPr>
                <w:sz w:val="14"/>
                <w:szCs w:val="14"/>
              </w:rPr>
            </w:pPr>
          </w:p>
        </w:tc>
        <w:tc>
          <w:tcPr>
            <w:tcW w:w="2268" w:type="dxa"/>
            <w:tcBorders>
              <w:top w:val="nil"/>
              <w:left w:val="nil"/>
              <w:right w:val="nil"/>
            </w:tcBorders>
            <w:noWrap/>
            <w:hideMark/>
          </w:tcPr>
          <w:p w14:paraId="1190C660" w14:textId="5F01A05E" w:rsidR="00264AA1" w:rsidRPr="007677D0" w:rsidRDefault="00264AA1" w:rsidP="007D5AAD">
            <w:pPr>
              <w:pStyle w:val="NoSpacing"/>
              <w:jc w:val="left"/>
              <w:rPr>
                <w:sz w:val="14"/>
                <w:szCs w:val="14"/>
              </w:rPr>
            </w:pPr>
            <w:r w:rsidRPr="007677D0">
              <w:rPr>
                <w:sz w:val="14"/>
                <w:szCs w:val="14"/>
              </w:rPr>
              <w:t>Prematurity And</w:t>
            </w:r>
            <w:r w:rsidR="00CC3631" w:rsidRPr="007677D0">
              <w:rPr>
                <w:sz w:val="14"/>
                <w:szCs w:val="14"/>
              </w:rPr>
              <w:t xml:space="preserve"> </w:t>
            </w:r>
            <w:r w:rsidRPr="007677D0">
              <w:rPr>
                <w:sz w:val="14"/>
                <w:szCs w:val="14"/>
              </w:rPr>
              <w:t>Low</w:t>
            </w:r>
            <w:r w:rsidR="002176C8">
              <w:rPr>
                <w:sz w:val="14"/>
                <w:szCs w:val="14"/>
              </w:rPr>
              <w:t xml:space="preserve"> </w:t>
            </w:r>
            <w:r w:rsidRPr="007677D0">
              <w:rPr>
                <w:sz w:val="14"/>
                <w:szCs w:val="14"/>
              </w:rPr>
              <w:t>Birthweight</w:t>
            </w:r>
          </w:p>
        </w:tc>
        <w:tc>
          <w:tcPr>
            <w:tcW w:w="1134" w:type="dxa"/>
            <w:tcBorders>
              <w:top w:val="nil"/>
              <w:left w:val="nil"/>
              <w:bottom w:val="nil"/>
              <w:right w:val="nil"/>
            </w:tcBorders>
            <w:noWrap/>
            <w:hideMark/>
          </w:tcPr>
          <w:p w14:paraId="7A1702D9" w14:textId="77777777" w:rsidR="00264AA1" w:rsidRPr="007677D0" w:rsidRDefault="00264AA1" w:rsidP="007D5AAD">
            <w:pPr>
              <w:pStyle w:val="NoSpacing"/>
              <w:jc w:val="left"/>
              <w:rPr>
                <w:sz w:val="14"/>
                <w:szCs w:val="14"/>
              </w:rPr>
            </w:pPr>
            <w:r w:rsidRPr="007677D0">
              <w:rPr>
                <w:sz w:val="14"/>
                <w:szCs w:val="14"/>
              </w:rPr>
              <w:t>50.3% of 145</w:t>
            </w:r>
          </w:p>
        </w:tc>
        <w:tc>
          <w:tcPr>
            <w:tcW w:w="1174" w:type="dxa"/>
            <w:tcBorders>
              <w:top w:val="nil"/>
              <w:left w:val="nil"/>
              <w:bottom w:val="nil"/>
              <w:right w:val="nil"/>
            </w:tcBorders>
            <w:noWrap/>
            <w:hideMark/>
          </w:tcPr>
          <w:p w14:paraId="5FD544F4" w14:textId="77777777" w:rsidR="00264AA1" w:rsidRPr="007677D0" w:rsidRDefault="00264AA1" w:rsidP="007D5AAD">
            <w:pPr>
              <w:pStyle w:val="NoSpacing"/>
              <w:jc w:val="left"/>
              <w:rPr>
                <w:sz w:val="14"/>
                <w:szCs w:val="14"/>
              </w:rPr>
            </w:pPr>
            <w:r w:rsidRPr="007677D0">
              <w:rPr>
                <w:sz w:val="14"/>
                <w:szCs w:val="14"/>
              </w:rPr>
              <w:t>39 (53.4%)</w:t>
            </w:r>
          </w:p>
        </w:tc>
        <w:tc>
          <w:tcPr>
            <w:tcW w:w="1091" w:type="dxa"/>
            <w:tcBorders>
              <w:top w:val="nil"/>
              <w:left w:val="nil"/>
              <w:bottom w:val="nil"/>
              <w:right w:val="nil"/>
            </w:tcBorders>
            <w:noWrap/>
            <w:hideMark/>
          </w:tcPr>
          <w:p w14:paraId="13C323BA" w14:textId="77777777" w:rsidR="00264AA1" w:rsidRPr="007677D0" w:rsidRDefault="00264AA1" w:rsidP="007D5AAD">
            <w:pPr>
              <w:pStyle w:val="NoSpacing"/>
              <w:jc w:val="left"/>
              <w:rPr>
                <w:sz w:val="14"/>
                <w:szCs w:val="14"/>
              </w:rPr>
            </w:pPr>
            <w:r w:rsidRPr="007677D0">
              <w:rPr>
                <w:sz w:val="14"/>
                <w:szCs w:val="14"/>
              </w:rPr>
              <w:t>34 (46.6%)</w:t>
            </w:r>
          </w:p>
        </w:tc>
        <w:tc>
          <w:tcPr>
            <w:tcW w:w="1091" w:type="dxa"/>
            <w:tcBorders>
              <w:top w:val="nil"/>
              <w:left w:val="nil"/>
              <w:bottom w:val="nil"/>
              <w:right w:val="nil"/>
            </w:tcBorders>
            <w:noWrap/>
            <w:hideMark/>
          </w:tcPr>
          <w:p w14:paraId="403E5D4E" w14:textId="77777777" w:rsidR="00264AA1" w:rsidRPr="007677D0" w:rsidRDefault="00264AA1" w:rsidP="007D5AAD">
            <w:pPr>
              <w:pStyle w:val="NoSpacing"/>
              <w:jc w:val="left"/>
              <w:rPr>
                <w:sz w:val="14"/>
                <w:szCs w:val="14"/>
              </w:rPr>
            </w:pPr>
            <w:r w:rsidRPr="007677D0">
              <w:rPr>
                <w:sz w:val="14"/>
                <w:szCs w:val="14"/>
              </w:rPr>
              <w:t>73 (15.3%)</w:t>
            </w:r>
          </w:p>
        </w:tc>
      </w:tr>
      <w:tr w:rsidR="00B82F06" w:rsidRPr="007677D0" w14:paraId="6809E14C" w14:textId="77777777" w:rsidTr="00AD44A5">
        <w:trPr>
          <w:trHeight w:val="20"/>
        </w:trPr>
        <w:tc>
          <w:tcPr>
            <w:tcW w:w="2268" w:type="dxa"/>
            <w:vMerge/>
            <w:tcBorders>
              <w:left w:val="nil"/>
              <w:bottom w:val="single" w:sz="8" w:space="0" w:color="auto"/>
              <w:right w:val="nil"/>
            </w:tcBorders>
            <w:noWrap/>
            <w:hideMark/>
          </w:tcPr>
          <w:p w14:paraId="341225A0" w14:textId="77777777" w:rsidR="00B82F06" w:rsidRPr="007677D0" w:rsidRDefault="00B82F06" w:rsidP="00041845">
            <w:pPr>
              <w:pStyle w:val="NoSpacing"/>
              <w:rPr>
                <w:sz w:val="14"/>
                <w:szCs w:val="14"/>
              </w:rPr>
            </w:pPr>
          </w:p>
        </w:tc>
        <w:tc>
          <w:tcPr>
            <w:tcW w:w="2268" w:type="dxa"/>
            <w:tcBorders>
              <w:top w:val="nil"/>
              <w:left w:val="nil"/>
              <w:bottom w:val="single" w:sz="8" w:space="0" w:color="auto"/>
              <w:right w:val="nil"/>
            </w:tcBorders>
            <w:noWrap/>
            <w:hideMark/>
          </w:tcPr>
          <w:p w14:paraId="373A287E" w14:textId="77777777" w:rsidR="00B82F06" w:rsidRPr="007677D0" w:rsidRDefault="00B82F06" w:rsidP="007D5AAD">
            <w:pPr>
              <w:pStyle w:val="NoSpacing"/>
              <w:jc w:val="left"/>
              <w:rPr>
                <w:sz w:val="14"/>
                <w:szCs w:val="14"/>
              </w:rPr>
            </w:pPr>
            <w:r w:rsidRPr="007677D0">
              <w:rPr>
                <w:sz w:val="14"/>
                <w:szCs w:val="14"/>
              </w:rPr>
              <w:t>Stillbirth</w:t>
            </w:r>
          </w:p>
        </w:tc>
        <w:tc>
          <w:tcPr>
            <w:tcW w:w="1134" w:type="dxa"/>
            <w:tcBorders>
              <w:top w:val="nil"/>
              <w:left w:val="nil"/>
              <w:bottom w:val="single" w:sz="8" w:space="0" w:color="auto"/>
              <w:right w:val="nil"/>
            </w:tcBorders>
            <w:noWrap/>
            <w:hideMark/>
          </w:tcPr>
          <w:p w14:paraId="4D303A8C" w14:textId="77777777" w:rsidR="00B82F06" w:rsidRPr="007677D0" w:rsidRDefault="00B82F06" w:rsidP="007D5AAD">
            <w:pPr>
              <w:pStyle w:val="NoSpacing"/>
              <w:jc w:val="left"/>
              <w:rPr>
                <w:sz w:val="14"/>
                <w:szCs w:val="14"/>
              </w:rPr>
            </w:pPr>
            <w:r w:rsidRPr="007677D0">
              <w:rPr>
                <w:sz w:val="14"/>
                <w:szCs w:val="14"/>
              </w:rPr>
              <w:t>75.8% of 227</w:t>
            </w:r>
          </w:p>
        </w:tc>
        <w:tc>
          <w:tcPr>
            <w:tcW w:w="1174" w:type="dxa"/>
            <w:tcBorders>
              <w:top w:val="nil"/>
              <w:left w:val="nil"/>
              <w:bottom w:val="single" w:sz="8" w:space="0" w:color="auto"/>
              <w:right w:val="nil"/>
            </w:tcBorders>
            <w:noWrap/>
            <w:hideMark/>
          </w:tcPr>
          <w:p w14:paraId="4E42DF5B" w14:textId="77777777" w:rsidR="00B82F06" w:rsidRPr="007677D0" w:rsidRDefault="00B82F06" w:rsidP="007D5AAD">
            <w:pPr>
              <w:pStyle w:val="NoSpacing"/>
              <w:jc w:val="left"/>
              <w:rPr>
                <w:sz w:val="14"/>
                <w:szCs w:val="14"/>
              </w:rPr>
            </w:pPr>
            <w:r w:rsidRPr="007677D0">
              <w:rPr>
                <w:sz w:val="14"/>
                <w:szCs w:val="14"/>
              </w:rPr>
              <w:t>86 (50%)</w:t>
            </w:r>
          </w:p>
        </w:tc>
        <w:tc>
          <w:tcPr>
            <w:tcW w:w="1091" w:type="dxa"/>
            <w:tcBorders>
              <w:top w:val="nil"/>
              <w:left w:val="nil"/>
              <w:bottom w:val="single" w:sz="8" w:space="0" w:color="auto"/>
              <w:right w:val="nil"/>
            </w:tcBorders>
            <w:noWrap/>
            <w:hideMark/>
          </w:tcPr>
          <w:p w14:paraId="767F7F5F" w14:textId="77777777" w:rsidR="00B82F06" w:rsidRPr="007677D0" w:rsidRDefault="00B82F06" w:rsidP="007D5AAD">
            <w:pPr>
              <w:pStyle w:val="NoSpacing"/>
              <w:jc w:val="left"/>
              <w:rPr>
                <w:sz w:val="14"/>
                <w:szCs w:val="14"/>
              </w:rPr>
            </w:pPr>
            <w:r w:rsidRPr="007677D0">
              <w:rPr>
                <w:sz w:val="14"/>
                <w:szCs w:val="14"/>
              </w:rPr>
              <w:t>86 (50%)</w:t>
            </w:r>
          </w:p>
        </w:tc>
        <w:tc>
          <w:tcPr>
            <w:tcW w:w="1091" w:type="dxa"/>
            <w:tcBorders>
              <w:top w:val="nil"/>
              <w:left w:val="nil"/>
              <w:bottom w:val="single" w:sz="8" w:space="0" w:color="auto"/>
              <w:right w:val="nil"/>
            </w:tcBorders>
            <w:noWrap/>
            <w:hideMark/>
          </w:tcPr>
          <w:p w14:paraId="14464D23" w14:textId="77777777" w:rsidR="00B82F06" w:rsidRPr="007677D0" w:rsidRDefault="00B82F06" w:rsidP="007D5AAD">
            <w:pPr>
              <w:pStyle w:val="NoSpacing"/>
              <w:jc w:val="left"/>
              <w:rPr>
                <w:sz w:val="14"/>
                <w:szCs w:val="14"/>
              </w:rPr>
            </w:pPr>
            <w:r w:rsidRPr="007677D0">
              <w:rPr>
                <w:sz w:val="14"/>
                <w:szCs w:val="14"/>
              </w:rPr>
              <w:t>172 (36.1%)</w:t>
            </w:r>
          </w:p>
        </w:tc>
      </w:tr>
    </w:tbl>
    <w:p w14:paraId="58A8C41C" w14:textId="496625E7" w:rsidR="00CA3D81" w:rsidRDefault="00C975BE" w:rsidP="00C975BE">
      <w:pPr>
        <w:pStyle w:val="TableNotes"/>
        <w:spacing w:before="40" w:after="40" w:line="240" w:lineRule="auto"/>
        <w:ind w:left="0" w:right="0"/>
      </w:pPr>
      <w:r>
        <w:rPr>
          <w:rStyle w:val="footnotemark"/>
        </w:rPr>
        <w:t>*</w:t>
      </w:r>
      <w:r w:rsidR="00F66C75">
        <w:t>Agreement refers to records where two physicians agree on the cause of death based on CMEA-10 code equivalency</w:t>
      </w:r>
      <w:r w:rsidR="008678D7" w:rsidRPr="00DF67EC">
        <w:t>.</w:t>
      </w:r>
      <w:r w:rsidR="00F66C75">
        <w:t xml:space="preserve"> This </w:t>
      </w:r>
      <w:r w:rsidR="00DD608C">
        <w:t>represents a proportion</w:t>
      </w:r>
      <w:r w:rsidR="00F66C75">
        <w:t xml:space="preserve"> of </w:t>
      </w:r>
      <w:r w:rsidR="00924DC2">
        <w:t>all</w:t>
      </w:r>
      <w:r w:rsidR="00F66C75">
        <w:t xml:space="preserve"> 11,799 physician</w:t>
      </w:r>
      <w:r w:rsidR="00DD608C">
        <w:t>-</w:t>
      </w:r>
      <w:r w:rsidR="00F66C75">
        <w:t>coded records</w:t>
      </w:r>
      <w:r w:rsidR="00D01B67">
        <w:t xml:space="preserve">, </w:t>
      </w:r>
      <w:r w:rsidR="00DD608C">
        <w:t>regardless of agreement</w:t>
      </w:r>
      <w:r w:rsidR="005C5B26">
        <w:t xml:space="preserve"> (e.g., 55.1% of all 6970 adult physician-coded records </w:t>
      </w:r>
      <w:r w:rsidR="003D6032">
        <w:t>agree</w:t>
      </w:r>
      <w:r w:rsidR="005C5B26">
        <w:t>)</w:t>
      </w:r>
      <w:r w:rsidR="00F66C75">
        <w:t>.</w:t>
      </w:r>
      <w:r w:rsidR="00D01B67">
        <w:t xml:space="preserve"> All other numbers refer to the 6939</w:t>
      </w:r>
      <w:r w:rsidR="002E23DC">
        <w:t xml:space="preserve"> </w:t>
      </w:r>
      <w:r w:rsidR="00811EAD">
        <w:t>subset of records</w:t>
      </w:r>
      <w:r w:rsidR="009B6201">
        <w:t xml:space="preserve"> with agreement</w:t>
      </w:r>
      <w:r w:rsidR="001F5BE2">
        <w:t xml:space="preserve"> only</w:t>
      </w:r>
      <w:r w:rsidR="002E23DC">
        <w:t>.</w:t>
      </w:r>
    </w:p>
    <w:p w14:paraId="391E3492" w14:textId="77777777" w:rsidR="004D351B" w:rsidRPr="00674D12" w:rsidRDefault="004D351B" w:rsidP="00674D12">
      <w:pPr>
        <w:pStyle w:val="TableNotes"/>
        <w:spacing w:before="40" w:after="40" w:line="240" w:lineRule="auto"/>
        <w:ind w:left="0" w:right="0"/>
      </w:pPr>
    </w:p>
    <w:p w14:paraId="26142DE2" w14:textId="0BE12DDA" w:rsidR="00CA3D81" w:rsidRDefault="00CA3D81" w:rsidP="00CA3D81">
      <w:pPr>
        <w:pStyle w:val="TableCaption"/>
      </w:pPr>
      <w:r>
        <w:rPr>
          <w:b/>
        </w:rPr>
        <w:t xml:space="preserve">Table B5 </w:t>
      </w:r>
      <w:r>
        <w:t>Study data by age range.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7"/>
        <w:gridCol w:w="1391"/>
        <w:gridCol w:w="1628"/>
        <w:gridCol w:w="1190"/>
        <w:gridCol w:w="1190"/>
        <w:gridCol w:w="1190"/>
      </w:tblGrid>
      <w:tr w:rsidR="00B128DD" w:rsidRPr="00B128DD" w14:paraId="5EDC9CA4" w14:textId="77777777" w:rsidTr="004C18AE">
        <w:trPr>
          <w:trHeight w:val="251"/>
        </w:trPr>
        <w:tc>
          <w:tcPr>
            <w:tcW w:w="1350" w:type="pct"/>
            <w:tcBorders>
              <w:top w:val="single" w:sz="8" w:space="0" w:color="auto"/>
              <w:left w:val="nil"/>
              <w:bottom w:val="single" w:sz="4" w:space="0" w:color="auto"/>
              <w:right w:val="nil"/>
            </w:tcBorders>
            <w:noWrap/>
            <w:vAlign w:val="center"/>
            <w:hideMark/>
          </w:tcPr>
          <w:p w14:paraId="66BDFC27" w14:textId="77777777" w:rsidR="00B128DD" w:rsidRPr="00B128DD" w:rsidRDefault="00B128DD" w:rsidP="00B128DD">
            <w:pPr>
              <w:pStyle w:val="NoSpacing"/>
              <w:rPr>
                <w:sz w:val="16"/>
                <w:szCs w:val="16"/>
              </w:rPr>
            </w:pPr>
            <w:r w:rsidRPr="00B128DD">
              <w:rPr>
                <w:sz w:val="16"/>
                <w:szCs w:val="16"/>
              </w:rPr>
              <w:t>Age Group</w:t>
            </w:r>
          </w:p>
        </w:tc>
        <w:tc>
          <w:tcPr>
            <w:tcW w:w="771" w:type="pct"/>
            <w:tcBorders>
              <w:top w:val="single" w:sz="8" w:space="0" w:color="auto"/>
              <w:left w:val="nil"/>
              <w:bottom w:val="single" w:sz="4" w:space="0" w:color="auto"/>
              <w:right w:val="nil"/>
            </w:tcBorders>
            <w:noWrap/>
            <w:vAlign w:val="center"/>
            <w:hideMark/>
          </w:tcPr>
          <w:p w14:paraId="217F589C" w14:textId="77777777" w:rsidR="00B128DD" w:rsidRPr="00B128DD" w:rsidRDefault="00B128DD" w:rsidP="00B128DD">
            <w:pPr>
              <w:pStyle w:val="NoSpacing"/>
              <w:rPr>
                <w:sz w:val="16"/>
                <w:szCs w:val="16"/>
              </w:rPr>
            </w:pPr>
            <w:r w:rsidRPr="00B128DD">
              <w:rPr>
                <w:sz w:val="16"/>
                <w:szCs w:val="16"/>
              </w:rPr>
              <w:t>Age Range</w:t>
            </w:r>
          </w:p>
        </w:tc>
        <w:tc>
          <w:tcPr>
            <w:tcW w:w="902" w:type="pct"/>
            <w:tcBorders>
              <w:top w:val="single" w:sz="8" w:space="0" w:color="auto"/>
              <w:left w:val="nil"/>
              <w:bottom w:val="single" w:sz="4" w:space="0" w:color="auto"/>
              <w:right w:val="nil"/>
            </w:tcBorders>
            <w:noWrap/>
            <w:vAlign w:val="center"/>
            <w:hideMark/>
          </w:tcPr>
          <w:p w14:paraId="2D77167D" w14:textId="45EA095C" w:rsidR="00B128DD" w:rsidRPr="00B128DD" w:rsidRDefault="00B128DD" w:rsidP="00B128DD">
            <w:pPr>
              <w:pStyle w:val="NoSpacing"/>
              <w:rPr>
                <w:sz w:val="16"/>
                <w:szCs w:val="16"/>
              </w:rPr>
            </w:pPr>
            <w:r w:rsidRPr="00B128DD">
              <w:rPr>
                <w:sz w:val="16"/>
                <w:szCs w:val="16"/>
              </w:rPr>
              <w:t>Agree</w:t>
            </w:r>
            <w:r w:rsidR="0095279C">
              <w:rPr>
                <w:sz w:val="16"/>
                <w:szCs w:val="16"/>
                <w:vertAlign w:val="superscript"/>
              </w:rPr>
              <w:t>*</w:t>
            </w:r>
          </w:p>
        </w:tc>
        <w:tc>
          <w:tcPr>
            <w:tcW w:w="659" w:type="pct"/>
            <w:tcBorders>
              <w:top w:val="single" w:sz="8" w:space="0" w:color="auto"/>
              <w:left w:val="nil"/>
              <w:bottom w:val="single" w:sz="4" w:space="0" w:color="auto"/>
              <w:right w:val="nil"/>
            </w:tcBorders>
            <w:noWrap/>
            <w:vAlign w:val="center"/>
            <w:hideMark/>
          </w:tcPr>
          <w:p w14:paraId="4CA68DA1" w14:textId="77777777" w:rsidR="00B128DD" w:rsidRPr="00B128DD" w:rsidRDefault="00B128DD" w:rsidP="00B128DD">
            <w:pPr>
              <w:pStyle w:val="NoSpacing"/>
              <w:rPr>
                <w:sz w:val="16"/>
                <w:szCs w:val="16"/>
              </w:rPr>
            </w:pPr>
            <w:r w:rsidRPr="00B128DD">
              <w:rPr>
                <w:sz w:val="16"/>
                <w:szCs w:val="16"/>
              </w:rPr>
              <w:t>Female</w:t>
            </w:r>
          </w:p>
        </w:tc>
        <w:tc>
          <w:tcPr>
            <w:tcW w:w="659" w:type="pct"/>
            <w:tcBorders>
              <w:top w:val="single" w:sz="8" w:space="0" w:color="auto"/>
              <w:left w:val="nil"/>
              <w:bottom w:val="single" w:sz="4" w:space="0" w:color="auto"/>
              <w:right w:val="nil"/>
            </w:tcBorders>
            <w:noWrap/>
            <w:vAlign w:val="center"/>
            <w:hideMark/>
          </w:tcPr>
          <w:p w14:paraId="2C94399F" w14:textId="77777777" w:rsidR="00B128DD" w:rsidRPr="00B128DD" w:rsidRDefault="00B128DD" w:rsidP="00B128DD">
            <w:pPr>
              <w:pStyle w:val="NoSpacing"/>
              <w:rPr>
                <w:sz w:val="16"/>
                <w:szCs w:val="16"/>
              </w:rPr>
            </w:pPr>
            <w:r w:rsidRPr="00B128DD">
              <w:rPr>
                <w:sz w:val="16"/>
                <w:szCs w:val="16"/>
              </w:rPr>
              <w:t>Male</w:t>
            </w:r>
          </w:p>
        </w:tc>
        <w:tc>
          <w:tcPr>
            <w:tcW w:w="659" w:type="pct"/>
            <w:tcBorders>
              <w:top w:val="single" w:sz="8" w:space="0" w:color="auto"/>
              <w:left w:val="nil"/>
              <w:bottom w:val="single" w:sz="4" w:space="0" w:color="auto"/>
              <w:right w:val="nil"/>
            </w:tcBorders>
            <w:noWrap/>
            <w:vAlign w:val="center"/>
            <w:hideMark/>
          </w:tcPr>
          <w:p w14:paraId="4D736453" w14:textId="77777777" w:rsidR="00B128DD" w:rsidRPr="00B128DD" w:rsidRDefault="00B128DD" w:rsidP="00B128DD">
            <w:pPr>
              <w:pStyle w:val="NoSpacing"/>
              <w:rPr>
                <w:sz w:val="16"/>
                <w:szCs w:val="16"/>
              </w:rPr>
            </w:pPr>
            <w:r w:rsidRPr="00B128DD">
              <w:rPr>
                <w:sz w:val="16"/>
                <w:szCs w:val="16"/>
              </w:rPr>
              <w:t>Total</w:t>
            </w:r>
          </w:p>
        </w:tc>
      </w:tr>
      <w:tr w:rsidR="00621B4D" w:rsidRPr="00B128DD" w14:paraId="0AF9A677" w14:textId="77777777" w:rsidTr="004C18AE">
        <w:trPr>
          <w:trHeight w:val="227"/>
        </w:trPr>
        <w:tc>
          <w:tcPr>
            <w:tcW w:w="1350" w:type="pct"/>
            <w:vMerge w:val="restart"/>
            <w:tcBorders>
              <w:left w:val="nil"/>
              <w:bottom w:val="nil"/>
              <w:right w:val="nil"/>
            </w:tcBorders>
            <w:noWrap/>
            <w:hideMark/>
          </w:tcPr>
          <w:p w14:paraId="4AAF3200" w14:textId="77777777" w:rsidR="00621B4D" w:rsidRPr="00B128DD" w:rsidRDefault="00621B4D" w:rsidP="004913F4">
            <w:pPr>
              <w:pStyle w:val="NoSpacing"/>
              <w:rPr>
                <w:sz w:val="16"/>
                <w:szCs w:val="16"/>
              </w:rPr>
            </w:pPr>
            <w:r w:rsidRPr="00B128DD">
              <w:rPr>
                <w:sz w:val="16"/>
                <w:szCs w:val="16"/>
              </w:rPr>
              <w:t>Adult (n=3826, 55.1%, 18 CODs)</w:t>
            </w:r>
          </w:p>
          <w:p w14:paraId="3E1E04E3" w14:textId="77777777" w:rsidR="00621B4D" w:rsidRPr="00B128DD" w:rsidRDefault="00621B4D" w:rsidP="004913F4">
            <w:pPr>
              <w:pStyle w:val="NoSpacing"/>
              <w:rPr>
                <w:sz w:val="16"/>
                <w:szCs w:val="16"/>
              </w:rPr>
            </w:pPr>
            <w:r w:rsidRPr="00B128DD">
              <w:rPr>
                <w:sz w:val="16"/>
                <w:szCs w:val="16"/>
              </w:rPr>
              <w:t>- Female (n=1681, 43.9%)</w:t>
            </w:r>
          </w:p>
          <w:p w14:paraId="20AE5EF8" w14:textId="77777777" w:rsidR="00621B4D" w:rsidRPr="00B128DD" w:rsidRDefault="00621B4D" w:rsidP="004913F4">
            <w:pPr>
              <w:pStyle w:val="NoSpacing"/>
              <w:rPr>
                <w:sz w:val="16"/>
                <w:szCs w:val="16"/>
              </w:rPr>
            </w:pPr>
            <w:r w:rsidRPr="00B128DD">
              <w:rPr>
                <w:sz w:val="16"/>
                <w:szCs w:val="16"/>
              </w:rPr>
              <w:t>- Male (n=2145, 56.1%)</w:t>
            </w:r>
          </w:p>
          <w:p w14:paraId="50722D46" w14:textId="36E23048" w:rsidR="00621B4D" w:rsidRPr="0095279C" w:rsidRDefault="00621B4D" w:rsidP="004913F4">
            <w:pPr>
              <w:pStyle w:val="NoSpacing"/>
              <w:rPr>
                <w:sz w:val="16"/>
                <w:szCs w:val="16"/>
                <w:vertAlign w:val="superscript"/>
              </w:rPr>
            </w:pPr>
            <w:r w:rsidRPr="00B128DD">
              <w:rPr>
                <w:sz w:val="16"/>
                <w:szCs w:val="16"/>
              </w:rPr>
              <w:t>- Agree (54.9% of 6970)</w:t>
            </w:r>
            <w:r w:rsidR="0095279C">
              <w:rPr>
                <w:sz w:val="16"/>
                <w:szCs w:val="16"/>
                <w:vertAlign w:val="superscript"/>
              </w:rPr>
              <w:t>*</w:t>
            </w:r>
          </w:p>
        </w:tc>
        <w:tc>
          <w:tcPr>
            <w:tcW w:w="771" w:type="pct"/>
            <w:tcBorders>
              <w:left w:val="nil"/>
              <w:bottom w:val="nil"/>
              <w:right w:val="nil"/>
            </w:tcBorders>
            <w:noWrap/>
            <w:hideMark/>
          </w:tcPr>
          <w:p w14:paraId="473FAD45" w14:textId="77777777" w:rsidR="00621B4D" w:rsidRPr="00B128DD" w:rsidRDefault="00621B4D" w:rsidP="00B128DD">
            <w:pPr>
              <w:pStyle w:val="NoSpacing"/>
              <w:rPr>
                <w:sz w:val="16"/>
                <w:szCs w:val="16"/>
              </w:rPr>
            </w:pPr>
            <w:r w:rsidRPr="00B128DD">
              <w:rPr>
                <w:sz w:val="16"/>
                <w:szCs w:val="16"/>
              </w:rPr>
              <w:t>12-14 Years</w:t>
            </w:r>
          </w:p>
        </w:tc>
        <w:tc>
          <w:tcPr>
            <w:tcW w:w="902" w:type="pct"/>
            <w:tcBorders>
              <w:left w:val="nil"/>
              <w:bottom w:val="nil"/>
              <w:right w:val="nil"/>
            </w:tcBorders>
            <w:noWrap/>
            <w:hideMark/>
          </w:tcPr>
          <w:p w14:paraId="70E71DE9" w14:textId="77777777" w:rsidR="00621B4D" w:rsidRPr="00B128DD" w:rsidRDefault="00621B4D" w:rsidP="00B128DD">
            <w:pPr>
              <w:pStyle w:val="NoSpacing"/>
              <w:rPr>
                <w:sz w:val="16"/>
                <w:szCs w:val="16"/>
              </w:rPr>
            </w:pPr>
            <w:r w:rsidRPr="00B128DD">
              <w:rPr>
                <w:sz w:val="16"/>
                <w:szCs w:val="16"/>
              </w:rPr>
              <w:t>64.3% of 210</w:t>
            </w:r>
          </w:p>
        </w:tc>
        <w:tc>
          <w:tcPr>
            <w:tcW w:w="659" w:type="pct"/>
            <w:tcBorders>
              <w:left w:val="nil"/>
              <w:bottom w:val="nil"/>
              <w:right w:val="nil"/>
            </w:tcBorders>
            <w:noWrap/>
            <w:hideMark/>
          </w:tcPr>
          <w:p w14:paraId="6D73586C" w14:textId="77777777" w:rsidR="00621B4D" w:rsidRPr="00B128DD" w:rsidRDefault="00621B4D" w:rsidP="00B128DD">
            <w:pPr>
              <w:pStyle w:val="NoSpacing"/>
              <w:rPr>
                <w:sz w:val="16"/>
                <w:szCs w:val="16"/>
              </w:rPr>
            </w:pPr>
            <w:r w:rsidRPr="00B128DD">
              <w:rPr>
                <w:sz w:val="16"/>
                <w:szCs w:val="16"/>
              </w:rPr>
              <w:t>51 (37.8%)</w:t>
            </w:r>
          </w:p>
        </w:tc>
        <w:tc>
          <w:tcPr>
            <w:tcW w:w="659" w:type="pct"/>
            <w:tcBorders>
              <w:left w:val="nil"/>
              <w:bottom w:val="nil"/>
              <w:right w:val="nil"/>
            </w:tcBorders>
            <w:noWrap/>
            <w:hideMark/>
          </w:tcPr>
          <w:p w14:paraId="7D140CE9" w14:textId="77777777" w:rsidR="00621B4D" w:rsidRPr="00B128DD" w:rsidRDefault="00621B4D" w:rsidP="00B128DD">
            <w:pPr>
              <w:pStyle w:val="NoSpacing"/>
              <w:rPr>
                <w:sz w:val="16"/>
                <w:szCs w:val="16"/>
              </w:rPr>
            </w:pPr>
            <w:r w:rsidRPr="00B128DD">
              <w:rPr>
                <w:sz w:val="16"/>
                <w:szCs w:val="16"/>
              </w:rPr>
              <w:t>84 (62.2%)</w:t>
            </w:r>
          </w:p>
        </w:tc>
        <w:tc>
          <w:tcPr>
            <w:tcW w:w="659" w:type="pct"/>
            <w:tcBorders>
              <w:left w:val="nil"/>
              <w:bottom w:val="nil"/>
              <w:right w:val="nil"/>
            </w:tcBorders>
            <w:noWrap/>
            <w:hideMark/>
          </w:tcPr>
          <w:p w14:paraId="05403338" w14:textId="77777777" w:rsidR="00621B4D" w:rsidRPr="00B128DD" w:rsidRDefault="00621B4D" w:rsidP="00B128DD">
            <w:pPr>
              <w:pStyle w:val="NoSpacing"/>
              <w:rPr>
                <w:sz w:val="16"/>
                <w:szCs w:val="16"/>
              </w:rPr>
            </w:pPr>
            <w:r w:rsidRPr="00B128DD">
              <w:rPr>
                <w:sz w:val="16"/>
                <w:szCs w:val="16"/>
              </w:rPr>
              <w:t>135 (3.5%)</w:t>
            </w:r>
          </w:p>
        </w:tc>
      </w:tr>
      <w:tr w:rsidR="00621B4D" w:rsidRPr="00B128DD" w14:paraId="11FED00A" w14:textId="77777777" w:rsidTr="004C18AE">
        <w:trPr>
          <w:trHeight w:val="227"/>
        </w:trPr>
        <w:tc>
          <w:tcPr>
            <w:tcW w:w="1350" w:type="pct"/>
            <w:vMerge/>
            <w:tcBorders>
              <w:top w:val="nil"/>
              <w:left w:val="nil"/>
              <w:bottom w:val="nil"/>
              <w:right w:val="nil"/>
            </w:tcBorders>
            <w:noWrap/>
            <w:hideMark/>
          </w:tcPr>
          <w:p w14:paraId="7FAF0C4B"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977915A" w14:textId="77777777" w:rsidR="00621B4D" w:rsidRPr="00B128DD" w:rsidRDefault="00621B4D" w:rsidP="00B128DD">
            <w:pPr>
              <w:pStyle w:val="NoSpacing"/>
              <w:rPr>
                <w:sz w:val="16"/>
                <w:szCs w:val="16"/>
              </w:rPr>
            </w:pPr>
            <w:r w:rsidRPr="00B128DD">
              <w:rPr>
                <w:sz w:val="16"/>
                <w:szCs w:val="16"/>
              </w:rPr>
              <w:t>15-19 Years</w:t>
            </w:r>
          </w:p>
        </w:tc>
        <w:tc>
          <w:tcPr>
            <w:tcW w:w="902" w:type="pct"/>
            <w:tcBorders>
              <w:top w:val="nil"/>
              <w:left w:val="nil"/>
              <w:bottom w:val="nil"/>
              <w:right w:val="nil"/>
            </w:tcBorders>
            <w:noWrap/>
            <w:hideMark/>
          </w:tcPr>
          <w:p w14:paraId="7B10307D" w14:textId="77777777" w:rsidR="00621B4D" w:rsidRPr="00B128DD" w:rsidRDefault="00621B4D" w:rsidP="00B128DD">
            <w:pPr>
              <w:pStyle w:val="NoSpacing"/>
              <w:rPr>
                <w:sz w:val="16"/>
                <w:szCs w:val="16"/>
              </w:rPr>
            </w:pPr>
            <w:r w:rsidRPr="00B128DD">
              <w:rPr>
                <w:sz w:val="16"/>
                <w:szCs w:val="16"/>
              </w:rPr>
              <w:t>59.6% of 451</w:t>
            </w:r>
          </w:p>
        </w:tc>
        <w:tc>
          <w:tcPr>
            <w:tcW w:w="659" w:type="pct"/>
            <w:tcBorders>
              <w:top w:val="nil"/>
              <w:left w:val="nil"/>
              <w:bottom w:val="nil"/>
              <w:right w:val="nil"/>
            </w:tcBorders>
            <w:noWrap/>
            <w:hideMark/>
          </w:tcPr>
          <w:p w14:paraId="372122EC" w14:textId="77777777" w:rsidR="00621B4D" w:rsidRPr="00B128DD" w:rsidRDefault="00621B4D" w:rsidP="00B128DD">
            <w:pPr>
              <w:pStyle w:val="NoSpacing"/>
              <w:rPr>
                <w:sz w:val="16"/>
                <w:szCs w:val="16"/>
              </w:rPr>
            </w:pPr>
            <w:r w:rsidRPr="00B128DD">
              <w:rPr>
                <w:sz w:val="16"/>
                <w:szCs w:val="16"/>
              </w:rPr>
              <w:t>115 (42.8%)</w:t>
            </w:r>
          </w:p>
        </w:tc>
        <w:tc>
          <w:tcPr>
            <w:tcW w:w="659" w:type="pct"/>
            <w:tcBorders>
              <w:top w:val="nil"/>
              <w:left w:val="nil"/>
              <w:bottom w:val="nil"/>
              <w:right w:val="nil"/>
            </w:tcBorders>
            <w:noWrap/>
            <w:hideMark/>
          </w:tcPr>
          <w:p w14:paraId="0D4586CA" w14:textId="77777777" w:rsidR="00621B4D" w:rsidRPr="00B128DD" w:rsidRDefault="00621B4D" w:rsidP="00B128DD">
            <w:pPr>
              <w:pStyle w:val="NoSpacing"/>
              <w:rPr>
                <w:sz w:val="16"/>
                <w:szCs w:val="16"/>
              </w:rPr>
            </w:pPr>
            <w:r w:rsidRPr="00B128DD">
              <w:rPr>
                <w:sz w:val="16"/>
                <w:szCs w:val="16"/>
              </w:rPr>
              <w:t>154 (57.2%)</w:t>
            </w:r>
          </w:p>
        </w:tc>
        <w:tc>
          <w:tcPr>
            <w:tcW w:w="659" w:type="pct"/>
            <w:tcBorders>
              <w:top w:val="nil"/>
              <w:left w:val="nil"/>
              <w:bottom w:val="nil"/>
              <w:right w:val="nil"/>
            </w:tcBorders>
            <w:noWrap/>
            <w:hideMark/>
          </w:tcPr>
          <w:p w14:paraId="3F5098B3" w14:textId="77777777" w:rsidR="00621B4D" w:rsidRPr="00B128DD" w:rsidRDefault="00621B4D" w:rsidP="00B128DD">
            <w:pPr>
              <w:pStyle w:val="NoSpacing"/>
              <w:rPr>
                <w:sz w:val="16"/>
                <w:szCs w:val="16"/>
              </w:rPr>
            </w:pPr>
            <w:r w:rsidRPr="00B128DD">
              <w:rPr>
                <w:sz w:val="16"/>
                <w:szCs w:val="16"/>
              </w:rPr>
              <w:t>269 (7%)</w:t>
            </w:r>
          </w:p>
        </w:tc>
      </w:tr>
      <w:tr w:rsidR="00621B4D" w:rsidRPr="00B128DD" w14:paraId="0060D4A5" w14:textId="77777777" w:rsidTr="004C18AE">
        <w:trPr>
          <w:trHeight w:val="227"/>
        </w:trPr>
        <w:tc>
          <w:tcPr>
            <w:tcW w:w="1350" w:type="pct"/>
            <w:vMerge/>
            <w:tcBorders>
              <w:top w:val="nil"/>
              <w:left w:val="nil"/>
              <w:bottom w:val="nil"/>
              <w:right w:val="nil"/>
            </w:tcBorders>
            <w:noWrap/>
            <w:hideMark/>
          </w:tcPr>
          <w:p w14:paraId="777FCE45"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D192792" w14:textId="77777777" w:rsidR="00621B4D" w:rsidRPr="00B128DD" w:rsidRDefault="00621B4D" w:rsidP="00B128DD">
            <w:pPr>
              <w:pStyle w:val="NoSpacing"/>
              <w:rPr>
                <w:sz w:val="16"/>
                <w:szCs w:val="16"/>
              </w:rPr>
            </w:pPr>
            <w:r w:rsidRPr="00B128DD">
              <w:rPr>
                <w:sz w:val="16"/>
                <w:szCs w:val="16"/>
              </w:rPr>
              <w:t>20-24 Years</w:t>
            </w:r>
          </w:p>
        </w:tc>
        <w:tc>
          <w:tcPr>
            <w:tcW w:w="902" w:type="pct"/>
            <w:tcBorders>
              <w:top w:val="nil"/>
              <w:left w:val="nil"/>
              <w:bottom w:val="nil"/>
              <w:right w:val="nil"/>
            </w:tcBorders>
            <w:noWrap/>
            <w:hideMark/>
          </w:tcPr>
          <w:p w14:paraId="49100BA4" w14:textId="77777777" w:rsidR="00621B4D" w:rsidRPr="00B128DD" w:rsidRDefault="00621B4D" w:rsidP="00B128DD">
            <w:pPr>
              <w:pStyle w:val="NoSpacing"/>
              <w:rPr>
                <w:sz w:val="16"/>
                <w:szCs w:val="16"/>
              </w:rPr>
            </w:pPr>
            <w:r w:rsidRPr="00B128DD">
              <w:rPr>
                <w:sz w:val="16"/>
                <w:szCs w:val="16"/>
              </w:rPr>
              <w:t>56% of 491</w:t>
            </w:r>
          </w:p>
        </w:tc>
        <w:tc>
          <w:tcPr>
            <w:tcW w:w="659" w:type="pct"/>
            <w:tcBorders>
              <w:top w:val="nil"/>
              <w:left w:val="nil"/>
              <w:bottom w:val="nil"/>
              <w:right w:val="nil"/>
            </w:tcBorders>
            <w:noWrap/>
            <w:hideMark/>
          </w:tcPr>
          <w:p w14:paraId="079B794F" w14:textId="77777777" w:rsidR="00621B4D" w:rsidRPr="00B128DD" w:rsidRDefault="00621B4D" w:rsidP="00B128DD">
            <w:pPr>
              <w:pStyle w:val="NoSpacing"/>
              <w:rPr>
                <w:sz w:val="16"/>
                <w:szCs w:val="16"/>
              </w:rPr>
            </w:pPr>
            <w:r w:rsidRPr="00B128DD">
              <w:rPr>
                <w:sz w:val="16"/>
                <w:szCs w:val="16"/>
              </w:rPr>
              <w:t>146 (53.1%)</w:t>
            </w:r>
          </w:p>
        </w:tc>
        <w:tc>
          <w:tcPr>
            <w:tcW w:w="659" w:type="pct"/>
            <w:tcBorders>
              <w:top w:val="nil"/>
              <w:left w:val="nil"/>
              <w:bottom w:val="nil"/>
              <w:right w:val="nil"/>
            </w:tcBorders>
            <w:noWrap/>
            <w:hideMark/>
          </w:tcPr>
          <w:p w14:paraId="7289804C" w14:textId="77777777" w:rsidR="00621B4D" w:rsidRPr="00B128DD" w:rsidRDefault="00621B4D" w:rsidP="00B128DD">
            <w:pPr>
              <w:pStyle w:val="NoSpacing"/>
              <w:rPr>
                <w:sz w:val="16"/>
                <w:szCs w:val="16"/>
              </w:rPr>
            </w:pPr>
            <w:r w:rsidRPr="00B128DD">
              <w:rPr>
                <w:sz w:val="16"/>
                <w:szCs w:val="16"/>
              </w:rPr>
              <w:t>129 (46.9%)</w:t>
            </w:r>
          </w:p>
        </w:tc>
        <w:tc>
          <w:tcPr>
            <w:tcW w:w="659" w:type="pct"/>
            <w:tcBorders>
              <w:top w:val="nil"/>
              <w:left w:val="nil"/>
              <w:bottom w:val="nil"/>
              <w:right w:val="nil"/>
            </w:tcBorders>
            <w:noWrap/>
            <w:hideMark/>
          </w:tcPr>
          <w:p w14:paraId="200BD115" w14:textId="77777777" w:rsidR="00621B4D" w:rsidRPr="00B128DD" w:rsidRDefault="00621B4D" w:rsidP="00B128DD">
            <w:pPr>
              <w:pStyle w:val="NoSpacing"/>
              <w:rPr>
                <w:sz w:val="16"/>
                <w:szCs w:val="16"/>
              </w:rPr>
            </w:pPr>
            <w:r w:rsidRPr="00B128DD">
              <w:rPr>
                <w:sz w:val="16"/>
                <w:szCs w:val="16"/>
              </w:rPr>
              <w:t>275 (7.2%)</w:t>
            </w:r>
          </w:p>
        </w:tc>
      </w:tr>
      <w:tr w:rsidR="00621B4D" w:rsidRPr="00B128DD" w14:paraId="684BBE70" w14:textId="77777777" w:rsidTr="004C18AE">
        <w:trPr>
          <w:trHeight w:val="227"/>
        </w:trPr>
        <w:tc>
          <w:tcPr>
            <w:tcW w:w="1350" w:type="pct"/>
            <w:vMerge/>
            <w:tcBorders>
              <w:top w:val="nil"/>
              <w:left w:val="nil"/>
              <w:bottom w:val="nil"/>
              <w:right w:val="nil"/>
            </w:tcBorders>
            <w:noWrap/>
            <w:hideMark/>
          </w:tcPr>
          <w:p w14:paraId="1DCA7265"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A9345DC" w14:textId="77777777" w:rsidR="00621B4D" w:rsidRPr="00B128DD" w:rsidRDefault="00621B4D" w:rsidP="00B128DD">
            <w:pPr>
              <w:pStyle w:val="NoSpacing"/>
              <w:rPr>
                <w:sz w:val="16"/>
                <w:szCs w:val="16"/>
              </w:rPr>
            </w:pPr>
            <w:r w:rsidRPr="00B128DD">
              <w:rPr>
                <w:sz w:val="16"/>
                <w:szCs w:val="16"/>
              </w:rPr>
              <w:t>25-29 Years</w:t>
            </w:r>
          </w:p>
        </w:tc>
        <w:tc>
          <w:tcPr>
            <w:tcW w:w="902" w:type="pct"/>
            <w:tcBorders>
              <w:top w:val="nil"/>
              <w:left w:val="nil"/>
              <w:bottom w:val="nil"/>
              <w:right w:val="nil"/>
            </w:tcBorders>
            <w:noWrap/>
            <w:hideMark/>
          </w:tcPr>
          <w:p w14:paraId="7EEC07D9" w14:textId="77777777" w:rsidR="00621B4D" w:rsidRPr="00B128DD" w:rsidRDefault="00621B4D" w:rsidP="00B128DD">
            <w:pPr>
              <w:pStyle w:val="NoSpacing"/>
              <w:rPr>
                <w:sz w:val="16"/>
                <w:szCs w:val="16"/>
              </w:rPr>
            </w:pPr>
            <w:r w:rsidRPr="00B128DD">
              <w:rPr>
                <w:sz w:val="16"/>
                <w:szCs w:val="16"/>
              </w:rPr>
              <w:t>59.2% of 595</w:t>
            </w:r>
          </w:p>
        </w:tc>
        <w:tc>
          <w:tcPr>
            <w:tcW w:w="659" w:type="pct"/>
            <w:tcBorders>
              <w:top w:val="nil"/>
              <w:left w:val="nil"/>
              <w:bottom w:val="nil"/>
              <w:right w:val="nil"/>
            </w:tcBorders>
            <w:noWrap/>
            <w:hideMark/>
          </w:tcPr>
          <w:p w14:paraId="3FF6047F" w14:textId="77777777" w:rsidR="00621B4D" w:rsidRPr="00B128DD" w:rsidRDefault="00621B4D" w:rsidP="00B128DD">
            <w:pPr>
              <w:pStyle w:val="NoSpacing"/>
              <w:rPr>
                <w:sz w:val="16"/>
                <w:szCs w:val="16"/>
              </w:rPr>
            </w:pPr>
            <w:r w:rsidRPr="00B128DD">
              <w:rPr>
                <w:sz w:val="16"/>
                <w:szCs w:val="16"/>
              </w:rPr>
              <w:t>159 (45.2%)</w:t>
            </w:r>
          </w:p>
        </w:tc>
        <w:tc>
          <w:tcPr>
            <w:tcW w:w="659" w:type="pct"/>
            <w:tcBorders>
              <w:top w:val="nil"/>
              <w:left w:val="nil"/>
              <w:bottom w:val="nil"/>
              <w:right w:val="nil"/>
            </w:tcBorders>
            <w:noWrap/>
            <w:hideMark/>
          </w:tcPr>
          <w:p w14:paraId="5C174EEE" w14:textId="77777777" w:rsidR="00621B4D" w:rsidRPr="00B128DD" w:rsidRDefault="00621B4D" w:rsidP="00B128DD">
            <w:pPr>
              <w:pStyle w:val="NoSpacing"/>
              <w:rPr>
                <w:sz w:val="16"/>
                <w:szCs w:val="16"/>
              </w:rPr>
            </w:pPr>
            <w:r w:rsidRPr="00B128DD">
              <w:rPr>
                <w:sz w:val="16"/>
                <w:szCs w:val="16"/>
              </w:rPr>
              <w:t>193 (54.8%)</w:t>
            </w:r>
          </w:p>
        </w:tc>
        <w:tc>
          <w:tcPr>
            <w:tcW w:w="659" w:type="pct"/>
            <w:tcBorders>
              <w:top w:val="nil"/>
              <w:left w:val="nil"/>
              <w:bottom w:val="nil"/>
              <w:right w:val="nil"/>
            </w:tcBorders>
            <w:noWrap/>
            <w:hideMark/>
          </w:tcPr>
          <w:p w14:paraId="053BF5A7" w14:textId="77777777" w:rsidR="00621B4D" w:rsidRPr="00B128DD" w:rsidRDefault="00621B4D" w:rsidP="00B128DD">
            <w:pPr>
              <w:pStyle w:val="NoSpacing"/>
              <w:rPr>
                <w:sz w:val="16"/>
                <w:szCs w:val="16"/>
              </w:rPr>
            </w:pPr>
            <w:r w:rsidRPr="00B128DD">
              <w:rPr>
                <w:sz w:val="16"/>
                <w:szCs w:val="16"/>
              </w:rPr>
              <w:t>352 (9.2%)</w:t>
            </w:r>
          </w:p>
        </w:tc>
      </w:tr>
      <w:tr w:rsidR="00621B4D" w:rsidRPr="00B128DD" w14:paraId="2D18AB0F" w14:textId="77777777" w:rsidTr="004C18AE">
        <w:trPr>
          <w:trHeight w:val="227"/>
        </w:trPr>
        <w:tc>
          <w:tcPr>
            <w:tcW w:w="1350" w:type="pct"/>
            <w:vMerge/>
            <w:tcBorders>
              <w:top w:val="nil"/>
              <w:left w:val="nil"/>
              <w:bottom w:val="nil"/>
              <w:right w:val="nil"/>
            </w:tcBorders>
            <w:noWrap/>
            <w:hideMark/>
          </w:tcPr>
          <w:p w14:paraId="3CD5C66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02A011C" w14:textId="77777777" w:rsidR="00621B4D" w:rsidRPr="00B128DD" w:rsidRDefault="00621B4D" w:rsidP="00B128DD">
            <w:pPr>
              <w:pStyle w:val="NoSpacing"/>
              <w:rPr>
                <w:sz w:val="16"/>
                <w:szCs w:val="16"/>
              </w:rPr>
            </w:pPr>
            <w:r w:rsidRPr="00B128DD">
              <w:rPr>
                <w:sz w:val="16"/>
                <w:szCs w:val="16"/>
              </w:rPr>
              <w:t>30-34 Years</w:t>
            </w:r>
          </w:p>
        </w:tc>
        <w:tc>
          <w:tcPr>
            <w:tcW w:w="902" w:type="pct"/>
            <w:tcBorders>
              <w:top w:val="nil"/>
              <w:left w:val="nil"/>
              <w:bottom w:val="nil"/>
              <w:right w:val="nil"/>
            </w:tcBorders>
            <w:noWrap/>
            <w:hideMark/>
          </w:tcPr>
          <w:p w14:paraId="1679943F" w14:textId="77777777" w:rsidR="00621B4D" w:rsidRPr="00B128DD" w:rsidRDefault="00621B4D" w:rsidP="00B128DD">
            <w:pPr>
              <w:pStyle w:val="NoSpacing"/>
              <w:rPr>
                <w:sz w:val="16"/>
                <w:szCs w:val="16"/>
              </w:rPr>
            </w:pPr>
            <w:r w:rsidRPr="00B128DD">
              <w:rPr>
                <w:sz w:val="16"/>
                <w:szCs w:val="16"/>
              </w:rPr>
              <w:t>54.6% of 626</w:t>
            </w:r>
          </w:p>
        </w:tc>
        <w:tc>
          <w:tcPr>
            <w:tcW w:w="659" w:type="pct"/>
            <w:tcBorders>
              <w:top w:val="nil"/>
              <w:left w:val="nil"/>
              <w:bottom w:val="nil"/>
              <w:right w:val="nil"/>
            </w:tcBorders>
            <w:noWrap/>
            <w:hideMark/>
          </w:tcPr>
          <w:p w14:paraId="5138FF24" w14:textId="77777777" w:rsidR="00621B4D" w:rsidRPr="00B128DD" w:rsidRDefault="00621B4D" w:rsidP="00B128DD">
            <w:pPr>
              <w:pStyle w:val="NoSpacing"/>
              <w:rPr>
                <w:sz w:val="16"/>
                <w:szCs w:val="16"/>
              </w:rPr>
            </w:pPr>
            <w:r w:rsidRPr="00B128DD">
              <w:rPr>
                <w:sz w:val="16"/>
                <w:szCs w:val="16"/>
              </w:rPr>
              <w:t>174 (50.9%)</w:t>
            </w:r>
          </w:p>
        </w:tc>
        <w:tc>
          <w:tcPr>
            <w:tcW w:w="659" w:type="pct"/>
            <w:tcBorders>
              <w:top w:val="nil"/>
              <w:left w:val="nil"/>
              <w:bottom w:val="nil"/>
              <w:right w:val="nil"/>
            </w:tcBorders>
            <w:noWrap/>
            <w:hideMark/>
          </w:tcPr>
          <w:p w14:paraId="12A0E225" w14:textId="77777777" w:rsidR="00621B4D" w:rsidRPr="00B128DD" w:rsidRDefault="00621B4D" w:rsidP="00B128DD">
            <w:pPr>
              <w:pStyle w:val="NoSpacing"/>
              <w:rPr>
                <w:sz w:val="16"/>
                <w:szCs w:val="16"/>
              </w:rPr>
            </w:pPr>
            <w:r w:rsidRPr="00B128DD">
              <w:rPr>
                <w:sz w:val="16"/>
                <w:szCs w:val="16"/>
              </w:rPr>
              <w:t>168 (49.1%)</w:t>
            </w:r>
          </w:p>
        </w:tc>
        <w:tc>
          <w:tcPr>
            <w:tcW w:w="659" w:type="pct"/>
            <w:tcBorders>
              <w:top w:val="nil"/>
              <w:left w:val="nil"/>
              <w:bottom w:val="nil"/>
              <w:right w:val="nil"/>
            </w:tcBorders>
            <w:noWrap/>
            <w:hideMark/>
          </w:tcPr>
          <w:p w14:paraId="411065A8" w14:textId="77777777" w:rsidR="00621B4D" w:rsidRPr="00B128DD" w:rsidRDefault="00621B4D" w:rsidP="00B128DD">
            <w:pPr>
              <w:pStyle w:val="NoSpacing"/>
              <w:rPr>
                <w:sz w:val="16"/>
                <w:szCs w:val="16"/>
              </w:rPr>
            </w:pPr>
            <w:r w:rsidRPr="00B128DD">
              <w:rPr>
                <w:sz w:val="16"/>
                <w:szCs w:val="16"/>
              </w:rPr>
              <w:t>342 (8.9%)</w:t>
            </w:r>
          </w:p>
        </w:tc>
      </w:tr>
      <w:tr w:rsidR="00621B4D" w:rsidRPr="00B128DD" w14:paraId="30BC91DA" w14:textId="77777777" w:rsidTr="004C18AE">
        <w:trPr>
          <w:trHeight w:val="227"/>
        </w:trPr>
        <w:tc>
          <w:tcPr>
            <w:tcW w:w="1350" w:type="pct"/>
            <w:vMerge/>
            <w:tcBorders>
              <w:top w:val="nil"/>
              <w:left w:val="nil"/>
              <w:bottom w:val="nil"/>
              <w:right w:val="nil"/>
            </w:tcBorders>
            <w:noWrap/>
            <w:hideMark/>
          </w:tcPr>
          <w:p w14:paraId="26672DCD"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5F54D2A9" w14:textId="77777777" w:rsidR="00621B4D" w:rsidRPr="00B128DD" w:rsidRDefault="00621B4D" w:rsidP="00B128DD">
            <w:pPr>
              <w:pStyle w:val="NoSpacing"/>
              <w:rPr>
                <w:sz w:val="16"/>
                <w:szCs w:val="16"/>
              </w:rPr>
            </w:pPr>
            <w:r w:rsidRPr="00B128DD">
              <w:rPr>
                <w:sz w:val="16"/>
                <w:szCs w:val="16"/>
              </w:rPr>
              <w:t>35-39 Years</w:t>
            </w:r>
          </w:p>
        </w:tc>
        <w:tc>
          <w:tcPr>
            <w:tcW w:w="902" w:type="pct"/>
            <w:tcBorders>
              <w:top w:val="nil"/>
              <w:left w:val="nil"/>
              <w:bottom w:val="nil"/>
              <w:right w:val="nil"/>
            </w:tcBorders>
            <w:noWrap/>
            <w:hideMark/>
          </w:tcPr>
          <w:p w14:paraId="54227848" w14:textId="77777777" w:rsidR="00621B4D" w:rsidRPr="00B128DD" w:rsidRDefault="00621B4D" w:rsidP="00B128DD">
            <w:pPr>
              <w:pStyle w:val="NoSpacing"/>
              <w:rPr>
                <w:sz w:val="16"/>
                <w:szCs w:val="16"/>
              </w:rPr>
            </w:pPr>
            <w:r w:rsidRPr="00B128DD">
              <w:rPr>
                <w:sz w:val="16"/>
                <w:szCs w:val="16"/>
              </w:rPr>
              <w:t>54.8% of 615</w:t>
            </w:r>
          </w:p>
        </w:tc>
        <w:tc>
          <w:tcPr>
            <w:tcW w:w="659" w:type="pct"/>
            <w:tcBorders>
              <w:top w:val="nil"/>
              <w:left w:val="nil"/>
              <w:bottom w:val="nil"/>
              <w:right w:val="nil"/>
            </w:tcBorders>
            <w:noWrap/>
            <w:hideMark/>
          </w:tcPr>
          <w:p w14:paraId="496D48A8" w14:textId="77777777" w:rsidR="00621B4D" w:rsidRPr="00B128DD" w:rsidRDefault="00621B4D" w:rsidP="00B128DD">
            <w:pPr>
              <w:pStyle w:val="NoSpacing"/>
              <w:rPr>
                <w:sz w:val="16"/>
                <w:szCs w:val="16"/>
              </w:rPr>
            </w:pPr>
            <w:r w:rsidRPr="00B128DD">
              <w:rPr>
                <w:sz w:val="16"/>
                <w:szCs w:val="16"/>
              </w:rPr>
              <w:t>153 (45.4%)</w:t>
            </w:r>
          </w:p>
        </w:tc>
        <w:tc>
          <w:tcPr>
            <w:tcW w:w="659" w:type="pct"/>
            <w:tcBorders>
              <w:top w:val="nil"/>
              <w:left w:val="nil"/>
              <w:bottom w:val="nil"/>
              <w:right w:val="nil"/>
            </w:tcBorders>
            <w:noWrap/>
            <w:hideMark/>
          </w:tcPr>
          <w:p w14:paraId="00894175" w14:textId="77777777" w:rsidR="00621B4D" w:rsidRPr="00B128DD" w:rsidRDefault="00621B4D" w:rsidP="00B128DD">
            <w:pPr>
              <w:pStyle w:val="NoSpacing"/>
              <w:rPr>
                <w:sz w:val="16"/>
                <w:szCs w:val="16"/>
              </w:rPr>
            </w:pPr>
            <w:r w:rsidRPr="00B128DD">
              <w:rPr>
                <w:sz w:val="16"/>
                <w:szCs w:val="16"/>
              </w:rPr>
              <w:t>184 (54.6%)</w:t>
            </w:r>
          </w:p>
        </w:tc>
        <w:tc>
          <w:tcPr>
            <w:tcW w:w="659" w:type="pct"/>
            <w:tcBorders>
              <w:top w:val="nil"/>
              <w:left w:val="nil"/>
              <w:bottom w:val="nil"/>
              <w:right w:val="nil"/>
            </w:tcBorders>
            <w:noWrap/>
            <w:hideMark/>
          </w:tcPr>
          <w:p w14:paraId="2CA0D29D" w14:textId="77777777" w:rsidR="00621B4D" w:rsidRPr="00B128DD" w:rsidRDefault="00621B4D" w:rsidP="00B128DD">
            <w:pPr>
              <w:pStyle w:val="NoSpacing"/>
              <w:rPr>
                <w:sz w:val="16"/>
                <w:szCs w:val="16"/>
              </w:rPr>
            </w:pPr>
            <w:r w:rsidRPr="00B128DD">
              <w:rPr>
                <w:sz w:val="16"/>
                <w:szCs w:val="16"/>
              </w:rPr>
              <w:t>337 (8.8%)</w:t>
            </w:r>
          </w:p>
        </w:tc>
      </w:tr>
      <w:tr w:rsidR="00621B4D" w:rsidRPr="00B128DD" w14:paraId="43F358DC" w14:textId="77777777" w:rsidTr="004C18AE">
        <w:trPr>
          <w:trHeight w:val="227"/>
        </w:trPr>
        <w:tc>
          <w:tcPr>
            <w:tcW w:w="1350" w:type="pct"/>
            <w:vMerge/>
            <w:tcBorders>
              <w:top w:val="nil"/>
              <w:left w:val="nil"/>
              <w:bottom w:val="nil"/>
              <w:right w:val="nil"/>
            </w:tcBorders>
            <w:noWrap/>
            <w:hideMark/>
          </w:tcPr>
          <w:p w14:paraId="4D341BBE"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3192B6A" w14:textId="77777777" w:rsidR="00621B4D" w:rsidRPr="00B128DD" w:rsidRDefault="00621B4D" w:rsidP="00B128DD">
            <w:pPr>
              <w:pStyle w:val="NoSpacing"/>
              <w:rPr>
                <w:sz w:val="16"/>
                <w:szCs w:val="16"/>
              </w:rPr>
            </w:pPr>
            <w:r w:rsidRPr="00B128DD">
              <w:rPr>
                <w:sz w:val="16"/>
                <w:szCs w:val="16"/>
              </w:rPr>
              <w:t>40-44 Years</w:t>
            </w:r>
          </w:p>
        </w:tc>
        <w:tc>
          <w:tcPr>
            <w:tcW w:w="902" w:type="pct"/>
            <w:tcBorders>
              <w:top w:val="nil"/>
              <w:left w:val="nil"/>
              <w:bottom w:val="nil"/>
              <w:right w:val="nil"/>
            </w:tcBorders>
            <w:noWrap/>
            <w:hideMark/>
          </w:tcPr>
          <w:p w14:paraId="57A36C81" w14:textId="77777777" w:rsidR="00621B4D" w:rsidRPr="00B128DD" w:rsidRDefault="00621B4D" w:rsidP="00B128DD">
            <w:pPr>
              <w:pStyle w:val="NoSpacing"/>
              <w:rPr>
                <w:sz w:val="16"/>
                <w:szCs w:val="16"/>
              </w:rPr>
            </w:pPr>
            <w:r w:rsidRPr="00B128DD">
              <w:rPr>
                <w:sz w:val="16"/>
                <w:szCs w:val="16"/>
              </w:rPr>
              <w:t>51.9% of 615</w:t>
            </w:r>
          </w:p>
        </w:tc>
        <w:tc>
          <w:tcPr>
            <w:tcW w:w="659" w:type="pct"/>
            <w:tcBorders>
              <w:top w:val="nil"/>
              <w:left w:val="nil"/>
              <w:bottom w:val="nil"/>
              <w:right w:val="nil"/>
            </w:tcBorders>
            <w:noWrap/>
            <w:hideMark/>
          </w:tcPr>
          <w:p w14:paraId="33867964" w14:textId="77777777" w:rsidR="00621B4D" w:rsidRPr="00B128DD" w:rsidRDefault="00621B4D" w:rsidP="00B128DD">
            <w:pPr>
              <w:pStyle w:val="NoSpacing"/>
              <w:rPr>
                <w:sz w:val="16"/>
                <w:szCs w:val="16"/>
              </w:rPr>
            </w:pPr>
            <w:r w:rsidRPr="00B128DD">
              <w:rPr>
                <w:sz w:val="16"/>
                <w:szCs w:val="16"/>
              </w:rPr>
              <w:t>134 (42%)</w:t>
            </w:r>
          </w:p>
        </w:tc>
        <w:tc>
          <w:tcPr>
            <w:tcW w:w="659" w:type="pct"/>
            <w:tcBorders>
              <w:top w:val="nil"/>
              <w:left w:val="nil"/>
              <w:bottom w:val="nil"/>
              <w:right w:val="nil"/>
            </w:tcBorders>
            <w:noWrap/>
            <w:hideMark/>
          </w:tcPr>
          <w:p w14:paraId="48EBB3B7" w14:textId="77777777" w:rsidR="00621B4D" w:rsidRPr="00B128DD" w:rsidRDefault="00621B4D" w:rsidP="00B128DD">
            <w:pPr>
              <w:pStyle w:val="NoSpacing"/>
              <w:rPr>
                <w:sz w:val="16"/>
                <w:szCs w:val="16"/>
              </w:rPr>
            </w:pPr>
            <w:r w:rsidRPr="00B128DD">
              <w:rPr>
                <w:sz w:val="16"/>
                <w:szCs w:val="16"/>
              </w:rPr>
              <w:t>185 (58%)</w:t>
            </w:r>
          </w:p>
        </w:tc>
        <w:tc>
          <w:tcPr>
            <w:tcW w:w="659" w:type="pct"/>
            <w:tcBorders>
              <w:top w:val="nil"/>
              <w:left w:val="nil"/>
              <w:bottom w:val="nil"/>
              <w:right w:val="nil"/>
            </w:tcBorders>
            <w:noWrap/>
            <w:hideMark/>
          </w:tcPr>
          <w:p w14:paraId="155A4AC6" w14:textId="77777777" w:rsidR="00621B4D" w:rsidRPr="00B128DD" w:rsidRDefault="00621B4D" w:rsidP="00B128DD">
            <w:pPr>
              <w:pStyle w:val="NoSpacing"/>
              <w:rPr>
                <w:sz w:val="16"/>
                <w:szCs w:val="16"/>
              </w:rPr>
            </w:pPr>
            <w:r w:rsidRPr="00B128DD">
              <w:rPr>
                <w:sz w:val="16"/>
                <w:szCs w:val="16"/>
              </w:rPr>
              <w:t>319 (8.3%)</w:t>
            </w:r>
          </w:p>
        </w:tc>
      </w:tr>
      <w:tr w:rsidR="00621B4D" w:rsidRPr="00B128DD" w14:paraId="238A6013" w14:textId="77777777" w:rsidTr="004C18AE">
        <w:trPr>
          <w:trHeight w:val="227"/>
        </w:trPr>
        <w:tc>
          <w:tcPr>
            <w:tcW w:w="1350" w:type="pct"/>
            <w:vMerge/>
            <w:tcBorders>
              <w:top w:val="nil"/>
              <w:left w:val="nil"/>
              <w:bottom w:val="nil"/>
              <w:right w:val="nil"/>
            </w:tcBorders>
            <w:noWrap/>
            <w:hideMark/>
          </w:tcPr>
          <w:p w14:paraId="69A4BBF9"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FCC274E" w14:textId="77777777" w:rsidR="00621B4D" w:rsidRPr="00B128DD" w:rsidRDefault="00621B4D" w:rsidP="00B128DD">
            <w:pPr>
              <w:pStyle w:val="NoSpacing"/>
              <w:rPr>
                <w:sz w:val="16"/>
                <w:szCs w:val="16"/>
              </w:rPr>
            </w:pPr>
            <w:r w:rsidRPr="00B128DD">
              <w:rPr>
                <w:sz w:val="16"/>
                <w:szCs w:val="16"/>
              </w:rPr>
              <w:t>45-49 Years</w:t>
            </w:r>
          </w:p>
        </w:tc>
        <w:tc>
          <w:tcPr>
            <w:tcW w:w="902" w:type="pct"/>
            <w:tcBorders>
              <w:top w:val="nil"/>
              <w:left w:val="nil"/>
              <w:bottom w:val="nil"/>
              <w:right w:val="nil"/>
            </w:tcBorders>
            <w:noWrap/>
            <w:hideMark/>
          </w:tcPr>
          <w:p w14:paraId="060CD21A" w14:textId="77777777" w:rsidR="00621B4D" w:rsidRPr="00B128DD" w:rsidRDefault="00621B4D" w:rsidP="00B128DD">
            <w:pPr>
              <w:pStyle w:val="NoSpacing"/>
              <w:rPr>
                <w:sz w:val="16"/>
                <w:szCs w:val="16"/>
              </w:rPr>
            </w:pPr>
            <w:r w:rsidRPr="00B128DD">
              <w:rPr>
                <w:sz w:val="16"/>
                <w:szCs w:val="16"/>
              </w:rPr>
              <w:t>52.9% of 595</w:t>
            </w:r>
          </w:p>
        </w:tc>
        <w:tc>
          <w:tcPr>
            <w:tcW w:w="659" w:type="pct"/>
            <w:tcBorders>
              <w:top w:val="nil"/>
              <w:left w:val="nil"/>
              <w:bottom w:val="nil"/>
              <w:right w:val="nil"/>
            </w:tcBorders>
            <w:noWrap/>
            <w:hideMark/>
          </w:tcPr>
          <w:p w14:paraId="34E4DF2D" w14:textId="77777777" w:rsidR="00621B4D" w:rsidRPr="00B128DD" w:rsidRDefault="00621B4D" w:rsidP="00B128DD">
            <w:pPr>
              <w:pStyle w:val="NoSpacing"/>
              <w:rPr>
                <w:sz w:val="16"/>
                <w:szCs w:val="16"/>
              </w:rPr>
            </w:pPr>
            <w:r w:rsidRPr="00B128DD">
              <w:rPr>
                <w:sz w:val="16"/>
                <w:szCs w:val="16"/>
              </w:rPr>
              <w:t>148 (47%)</w:t>
            </w:r>
          </w:p>
        </w:tc>
        <w:tc>
          <w:tcPr>
            <w:tcW w:w="659" w:type="pct"/>
            <w:tcBorders>
              <w:top w:val="nil"/>
              <w:left w:val="nil"/>
              <w:bottom w:val="nil"/>
              <w:right w:val="nil"/>
            </w:tcBorders>
            <w:noWrap/>
            <w:hideMark/>
          </w:tcPr>
          <w:p w14:paraId="4B528FDF" w14:textId="77777777" w:rsidR="00621B4D" w:rsidRPr="00B128DD" w:rsidRDefault="00621B4D" w:rsidP="00B128DD">
            <w:pPr>
              <w:pStyle w:val="NoSpacing"/>
              <w:rPr>
                <w:sz w:val="16"/>
                <w:szCs w:val="16"/>
              </w:rPr>
            </w:pPr>
            <w:r w:rsidRPr="00B128DD">
              <w:rPr>
                <w:sz w:val="16"/>
                <w:szCs w:val="16"/>
              </w:rPr>
              <w:t>167 (53%)</w:t>
            </w:r>
          </w:p>
        </w:tc>
        <w:tc>
          <w:tcPr>
            <w:tcW w:w="659" w:type="pct"/>
            <w:tcBorders>
              <w:top w:val="nil"/>
              <w:left w:val="nil"/>
              <w:bottom w:val="nil"/>
              <w:right w:val="nil"/>
            </w:tcBorders>
            <w:noWrap/>
            <w:hideMark/>
          </w:tcPr>
          <w:p w14:paraId="396645A3" w14:textId="77777777" w:rsidR="00621B4D" w:rsidRPr="00B128DD" w:rsidRDefault="00621B4D" w:rsidP="00B128DD">
            <w:pPr>
              <w:pStyle w:val="NoSpacing"/>
              <w:rPr>
                <w:sz w:val="16"/>
                <w:szCs w:val="16"/>
              </w:rPr>
            </w:pPr>
            <w:r w:rsidRPr="00B128DD">
              <w:rPr>
                <w:sz w:val="16"/>
                <w:szCs w:val="16"/>
              </w:rPr>
              <w:t>315 (8.2%)</w:t>
            </w:r>
          </w:p>
        </w:tc>
      </w:tr>
      <w:tr w:rsidR="00621B4D" w:rsidRPr="00B128DD" w14:paraId="1D4F4F88" w14:textId="77777777" w:rsidTr="004C18AE">
        <w:trPr>
          <w:trHeight w:val="227"/>
        </w:trPr>
        <w:tc>
          <w:tcPr>
            <w:tcW w:w="1350" w:type="pct"/>
            <w:vMerge/>
            <w:tcBorders>
              <w:top w:val="nil"/>
              <w:left w:val="nil"/>
              <w:bottom w:val="nil"/>
              <w:right w:val="nil"/>
            </w:tcBorders>
            <w:noWrap/>
            <w:hideMark/>
          </w:tcPr>
          <w:p w14:paraId="0E9474E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056482A" w14:textId="77777777" w:rsidR="00621B4D" w:rsidRPr="00B128DD" w:rsidRDefault="00621B4D" w:rsidP="00B128DD">
            <w:pPr>
              <w:pStyle w:val="NoSpacing"/>
              <w:rPr>
                <w:sz w:val="16"/>
                <w:szCs w:val="16"/>
              </w:rPr>
            </w:pPr>
            <w:r w:rsidRPr="00B128DD">
              <w:rPr>
                <w:sz w:val="16"/>
                <w:szCs w:val="16"/>
              </w:rPr>
              <w:t>50-54 Years</w:t>
            </w:r>
          </w:p>
        </w:tc>
        <w:tc>
          <w:tcPr>
            <w:tcW w:w="902" w:type="pct"/>
            <w:tcBorders>
              <w:top w:val="nil"/>
              <w:left w:val="nil"/>
              <w:bottom w:val="nil"/>
              <w:right w:val="nil"/>
            </w:tcBorders>
            <w:noWrap/>
            <w:hideMark/>
          </w:tcPr>
          <w:p w14:paraId="391B6992" w14:textId="77777777" w:rsidR="00621B4D" w:rsidRPr="00B128DD" w:rsidRDefault="00621B4D" w:rsidP="00B128DD">
            <w:pPr>
              <w:pStyle w:val="NoSpacing"/>
              <w:rPr>
                <w:sz w:val="16"/>
                <w:szCs w:val="16"/>
              </w:rPr>
            </w:pPr>
            <w:r w:rsidRPr="00B128DD">
              <w:rPr>
                <w:sz w:val="16"/>
                <w:szCs w:val="16"/>
              </w:rPr>
              <w:t>52.2% of 647</w:t>
            </w:r>
          </w:p>
        </w:tc>
        <w:tc>
          <w:tcPr>
            <w:tcW w:w="659" w:type="pct"/>
            <w:tcBorders>
              <w:top w:val="nil"/>
              <w:left w:val="nil"/>
              <w:bottom w:val="nil"/>
              <w:right w:val="nil"/>
            </w:tcBorders>
            <w:noWrap/>
            <w:hideMark/>
          </w:tcPr>
          <w:p w14:paraId="6BADD8AF" w14:textId="77777777" w:rsidR="00621B4D" w:rsidRPr="00B128DD" w:rsidRDefault="00621B4D" w:rsidP="00B128DD">
            <w:pPr>
              <w:pStyle w:val="NoSpacing"/>
              <w:rPr>
                <w:sz w:val="16"/>
                <w:szCs w:val="16"/>
              </w:rPr>
            </w:pPr>
            <w:r w:rsidRPr="00B128DD">
              <w:rPr>
                <w:sz w:val="16"/>
                <w:szCs w:val="16"/>
              </w:rPr>
              <w:t>134 (39.6%)</w:t>
            </w:r>
          </w:p>
        </w:tc>
        <w:tc>
          <w:tcPr>
            <w:tcW w:w="659" w:type="pct"/>
            <w:tcBorders>
              <w:top w:val="nil"/>
              <w:left w:val="nil"/>
              <w:bottom w:val="nil"/>
              <w:right w:val="nil"/>
            </w:tcBorders>
            <w:noWrap/>
            <w:hideMark/>
          </w:tcPr>
          <w:p w14:paraId="075E98D4" w14:textId="77777777" w:rsidR="00621B4D" w:rsidRPr="00B128DD" w:rsidRDefault="00621B4D" w:rsidP="00B128DD">
            <w:pPr>
              <w:pStyle w:val="NoSpacing"/>
              <w:rPr>
                <w:sz w:val="16"/>
                <w:szCs w:val="16"/>
              </w:rPr>
            </w:pPr>
            <w:r w:rsidRPr="00B128DD">
              <w:rPr>
                <w:sz w:val="16"/>
                <w:szCs w:val="16"/>
              </w:rPr>
              <w:t>204 (60.4%)</w:t>
            </w:r>
          </w:p>
        </w:tc>
        <w:tc>
          <w:tcPr>
            <w:tcW w:w="659" w:type="pct"/>
            <w:tcBorders>
              <w:top w:val="nil"/>
              <w:left w:val="nil"/>
              <w:bottom w:val="nil"/>
              <w:right w:val="nil"/>
            </w:tcBorders>
            <w:noWrap/>
            <w:hideMark/>
          </w:tcPr>
          <w:p w14:paraId="5319BC08" w14:textId="77777777" w:rsidR="00621B4D" w:rsidRPr="00B128DD" w:rsidRDefault="00621B4D" w:rsidP="00B128DD">
            <w:pPr>
              <w:pStyle w:val="NoSpacing"/>
              <w:rPr>
                <w:sz w:val="16"/>
                <w:szCs w:val="16"/>
              </w:rPr>
            </w:pPr>
            <w:r w:rsidRPr="00B128DD">
              <w:rPr>
                <w:sz w:val="16"/>
                <w:szCs w:val="16"/>
              </w:rPr>
              <w:t>338 (8.8%)</w:t>
            </w:r>
          </w:p>
        </w:tc>
      </w:tr>
      <w:tr w:rsidR="00621B4D" w:rsidRPr="00B128DD" w14:paraId="23CD5089" w14:textId="77777777" w:rsidTr="004C18AE">
        <w:trPr>
          <w:trHeight w:val="227"/>
        </w:trPr>
        <w:tc>
          <w:tcPr>
            <w:tcW w:w="1350" w:type="pct"/>
            <w:vMerge/>
            <w:tcBorders>
              <w:top w:val="nil"/>
              <w:left w:val="nil"/>
              <w:bottom w:val="nil"/>
              <w:right w:val="nil"/>
            </w:tcBorders>
            <w:noWrap/>
            <w:hideMark/>
          </w:tcPr>
          <w:p w14:paraId="06AAD8F8"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3525D49" w14:textId="77777777" w:rsidR="00621B4D" w:rsidRPr="00B128DD" w:rsidRDefault="00621B4D" w:rsidP="00B128DD">
            <w:pPr>
              <w:pStyle w:val="NoSpacing"/>
              <w:rPr>
                <w:sz w:val="16"/>
                <w:szCs w:val="16"/>
              </w:rPr>
            </w:pPr>
            <w:r w:rsidRPr="00B128DD">
              <w:rPr>
                <w:sz w:val="16"/>
                <w:szCs w:val="16"/>
              </w:rPr>
              <w:t>55-59 Years</w:t>
            </w:r>
          </w:p>
        </w:tc>
        <w:tc>
          <w:tcPr>
            <w:tcW w:w="902" w:type="pct"/>
            <w:tcBorders>
              <w:top w:val="nil"/>
              <w:left w:val="nil"/>
              <w:bottom w:val="nil"/>
              <w:right w:val="nil"/>
            </w:tcBorders>
            <w:noWrap/>
            <w:hideMark/>
          </w:tcPr>
          <w:p w14:paraId="69D1A663" w14:textId="77777777" w:rsidR="00621B4D" w:rsidRPr="00B128DD" w:rsidRDefault="00621B4D" w:rsidP="00B128DD">
            <w:pPr>
              <w:pStyle w:val="NoSpacing"/>
              <w:rPr>
                <w:sz w:val="16"/>
                <w:szCs w:val="16"/>
              </w:rPr>
            </w:pPr>
            <w:r w:rsidRPr="00B128DD">
              <w:rPr>
                <w:sz w:val="16"/>
                <w:szCs w:val="16"/>
              </w:rPr>
              <w:t>52.8% of 483</w:t>
            </w:r>
          </w:p>
        </w:tc>
        <w:tc>
          <w:tcPr>
            <w:tcW w:w="659" w:type="pct"/>
            <w:tcBorders>
              <w:top w:val="nil"/>
              <w:left w:val="nil"/>
              <w:bottom w:val="nil"/>
              <w:right w:val="nil"/>
            </w:tcBorders>
            <w:noWrap/>
            <w:hideMark/>
          </w:tcPr>
          <w:p w14:paraId="2AE9213F" w14:textId="77777777" w:rsidR="00621B4D" w:rsidRPr="00B128DD" w:rsidRDefault="00621B4D" w:rsidP="00B128DD">
            <w:pPr>
              <w:pStyle w:val="NoSpacing"/>
              <w:rPr>
                <w:sz w:val="16"/>
                <w:szCs w:val="16"/>
              </w:rPr>
            </w:pPr>
            <w:r w:rsidRPr="00B128DD">
              <w:rPr>
                <w:sz w:val="16"/>
                <w:szCs w:val="16"/>
              </w:rPr>
              <w:t>96 (37.6%)</w:t>
            </w:r>
          </w:p>
        </w:tc>
        <w:tc>
          <w:tcPr>
            <w:tcW w:w="659" w:type="pct"/>
            <w:tcBorders>
              <w:top w:val="nil"/>
              <w:left w:val="nil"/>
              <w:bottom w:val="nil"/>
              <w:right w:val="nil"/>
            </w:tcBorders>
            <w:noWrap/>
            <w:hideMark/>
          </w:tcPr>
          <w:p w14:paraId="4CAD3C56" w14:textId="77777777" w:rsidR="00621B4D" w:rsidRPr="00B128DD" w:rsidRDefault="00621B4D" w:rsidP="00B128DD">
            <w:pPr>
              <w:pStyle w:val="NoSpacing"/>
              <w:rPr>
                <w:sz w:val="16"/>
                <w:szCs w:val="16"/>
              </w:rPr>
            </w:pPr>
            <w:r w:rsidRPr="00B128DD">
              <w:rPr>
                <w:sz w:val="16"/>
                <w:szCs w:val="16"/>
              </w:rPr>
              <w:t>159 (62.4%)</w:t>
            </w:r>
          </w:p>
        </w:tc>
        <w:tc>
          <w:tcPr>
            <w:tcW w:w="659" w:type="pct"/>
            <w:tcBorders>
              <w:top w:val="nil"/>
              <w:left w:val="nil"/>
              <w:bottom w:val="nil"/>
              <w:right w:val="nil"/>
            </w:tcBorders>
            <w:noWrap/>
            <w:hideMark/>
          </w:tcPr>
          <w:p w14:paraId="2CF08FE7" w14:textId="77777777" w:rsidR="00621B4D" w:rsidRPr="00B128DD" w:rsidRDefault="00621B4D" w:rsidP="00B128DD">
            <w:pPr>
              <w:pStyle w:val="NoSpacing"/>
              <w:rPr>
                <w:sz w:val="16"/>
                <w:szCs w:val="16"/>
              </w:rPr>
            </w:pPr>
            <w:r w:rsidRPr="00B128DD">
              <w:rPr>
                <w:sz w:val="16"/>
                <w:szCs w:val="16"/>
              </w:rPr>
              <w:t>255 (6.7%)</w:t>
            </w:r>
          </w:p>
        </w:tc>
      </w:tr>
      <w:tr w:rsidR="00621B4D" w:rsidRPr="00B128DD" w14:paraId="014D623D" w14:textId="77777777" w:rsidTr="004C18AE">
        <w:trPr>
          <w:trHeight w:val="227"/>
        </w:trPr>
        <w:tc>
          <w:tcPr>
            <w:tcW w:w="1350" w:type="pct"/>
            <w:vMerge/>
            <w:tcBorders>
              <w:top w:val="nil"/>
              <w:left w:val="nil"/>
              <w:bottom w:val="nil"/>
              <w:right w:val="nil"/>
            </w:tcBorders>
            <w:noWrap/>
            <w:hideMark/>
          </w:tcPr>
          <w:p w14:paraId="1697536A"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4667D376" w14:textId="77777777" w:rsidR="00621B4D" w:rsidRPr="00B128DD" w:rsidRDefault="00621B4D" w:rsidP="00B128DD">
            <w:pPr>
              <w:pStyle w:val="NoSpacing"/>
              <w:rPr>
                <w:sz w:val="16"/>
                <w:szCs w:val="16"/>
              </w:rPr>
            </w:pPr>
            <w:r w:rsidRPr="00B128DD">
              <w:rPr>
                <w:sz w:val="16"/>
                <w:szCs w:val="16"/>
              </w:rPr>
              <w:t>60-64 Years</w:t>
            </w:r>
          </w:p>
        </w:tc>
        <w:tc>
          <w:tcPr>
            <w:tcW w:w="902" w:type="pct"/>
            <w:tcBorders>
              <w:top w:val="nil"/>
              <w:left w:val="nil"/>
              <w:bottom w:val="nil"/>
              <w:right w:val="nil"/>
            </w:tcBorders>
            <w:noWrap/>
            <w:hideMark/>
          </w:tcPr>
          <w:p w14:paraId="18283A6C" w14:textId="77777777" w:rsidR="00621B4D" w:rsidRPr="00B128DD" w:rsidRDefault="00621B4D" w:rsidP="00B128DD">
            <w:pPr>
              <w:pStyle w:val="NoSpacing"/>
              <w:rPr>
                <w:sz w:val="16"/>
                <w:szCs w:val="16"/>
              </w:rPr>
            </w:pPr>
            <w:r w:rsidRPr="00B128DD">
              <w:rPr>
                <w:sz w:val="16"/>
                <w:szCs w:val="16"/>
              </w:rPr>
              <w:t>51.2% of 613</w:t>
            </w:r>
          </w:p>
        </w:tc>
        <w:tc>
          <w:tcPr>
            <w:tcW w:w="659" w:type="pct"/>
            <w:tcBorders>
              <w:top w:val="nil"/>
              <w:left w:val="nil"/>
              <w:bottom w:val="nil"/>
              <w:right w:val="nil"/>
            </w:tcBorders>
            <w:noWrap/>
            <w:hideMark/>
          </w:tcPr>
          <w:p w14:paraId="5A5611EE" w14:textId="77777777" w:rsidR="00621B4D" w:rsidRPr="00B128DD" w:rsidRDefault="00621B4D" w:rsidP="00B128DD">
            <w:pPr>
              <w:pStyle w:val="NoSpacing"/>
              <w:rPr>
                <w:sz w:val="16"/>
                <w:szCs w:val="16"/>
              </w:rPr>
            </w:pPr>
            <w:r w:rsidRPr="00B128DD">
              <w:rPr>
                <w:sz w:val="16"/>
                <w:szCs w:val="16"/>
              </w:rPr>
              <w:t>128 (40.8%)</w:t>
            </w:r>
          </w:p>
        </w:tc>
        <w:tc>
          <w:tcPr>
            <w:tcW w:w="659" w:type="pct"/>
            <w:tcBorders>
              <w:top w:val="nil"/>
              <w:left w:val="nil"/>
              <w:bottom w:val="nil"/>
              <w:right w:val="nil"/>
            </w:tcBorders>
            <w:noWrap/>
            <w:hideMark/>
          </w:tcPr>
          <w:p w14:paraId="32FAC95A" w14:textId="77777777" w:rsidR="00621B4D" w:rsidRPr="00B128DD" w:rsidRDefault="00621B4D" w:rsidP="00B128DD">
            <w:pPr>
              <w:pStyle w:val="NoSpacing"/>
              <w:rPr>
                <w:sz w:val="16"/>
                <w:szCs w:val="16"/>
              </w:rPr>
            </w:pPr>
            <w:r w:rsidRPr="00B128DD">
              <w:rPr>
                <w:sz w:val="16"/>
                <w:szCs w:val="16"/>
              </w:rPr>
              <w:t>186 (59.2%)</w:t>
            </w:r>
          </w:p>
        </w:tc>
        <w:tc>
          <w:tcPr>
            <w:tcW w:w="659" w:type="pct"/>
            <w:tcBorders>
              <w:top w:val="nil"/>
              <w:left w:val="nil"/>
              <w:bottom w:val="nil"/>
              <w:right w:val="nil"/>
            </w:tcBorders>
            <w:noWrap/>
            <w:hideMark/>
          </w:tcPr>
          <w:p w14:paraId="5A0B5F21" w14:textId="77777777" w:rsidR="00621B4D" w:rsidRPr="00B128DD" w:rsidRDefault="00621B4D" w:rsidP="00B128DD">
            <w:pPr>
              <w:pStyle w:val="NoSpacing"/>
              <w:rPr>
                <w:sz w:val="16"/>
                <w:szCs w:val="16"/>
              </w:rPr>
            </w:pPr>
            <w:r w:rsidRPr="00B128DD">
              <w:rPr>
                <w:sz w:val="16"/>
                <w:szCs w:val="16"/>
              </w:rPr>
              <w:t>314 (8.2%)</w:t>
            </w:r>
          </w:p>
        </w:tc>
      </w:tr>
      <w:tr w:rsidR="00621B4D" w:rsidRPr="00B128DD" w14:paraId="58FB3B11" w14:textId="77777777" w:rsidTr="004C18AE">
        <w:trPr>
          <w:trHeight w:val="227"/>
        </w:trPr>
        <w:tc>
          <w:tcPr>
            <w:tcW w:w="1350" w:type="pct"/>
            <w:vMerge/>
            <w:tcBorders>
              <w:top w:val="nil"/>
              <w:left w:val="nil"/>
              <w:bottom w:val="single" w:sz="4" w:space="0" w:color="auto"/>
              <w:right w:val="nil"/>
            </w:tcBorders>
            <w:noWrap/>
            <w:hideMark/>
          </w:tcPr>
          <w:p w14:paraId="10BE6B32" w14:textId="77777777" w:rsidR="00621B4D" w:rsidRPr="00B128DD" w:rsidRDefault="00621B4D" w:rsidP="004913F4">
            <w:pPr>
              <w:pStyle w:val="NoSpacing"/>
              <w:rPr>
                <w:sz w:val="16"/>
                <w:szCs w:val="16"/>
              </w:rPr>
            </w:pPr>
          </w:p>
        </w:tc>
        <w:tc>
          <w:tcPr>
            <w:tcW w:w="771" w:type="pct"/>
            <w:tcBorders>
              <w:top w:val="nil"/>
              <w:left w:val="nil"/>
              <w:bottom w:val="single" w:sz="4" w:space="0" w:color="auto"/>
              <w:right w:val="nil"/>
            </w:tcBorders>
            <w:noWrap/>
            <w:hideMark/>
          </w:tcPr>
          <w:p w14:paraId="74231702" w14:textId="77777777" w:rsidR="00621B4D" w:rsidRPr="00B128DD" w:rsidRDefault="00621B4D" w:rsidP="00B128DD">
            <w:pPr>
              <w:pStyle w:val="NoSpacing"/>
              <w:rPr>
                <w:sz w:val="16"/>
                <w:szCs w:val="16"/>
              </w:rPr>
            </w:pPr>
            <w:r w:rsidRPr="00B128DD">
              <w:rPr>
                <w:sz w:val="16"/>
                <w:szCs w:val="16"/>
              </w:rPr>
              <w:t>65-69 Years</w:t>
            </w:r>
          </w:p>
        </w:tc>
        <w:tc>
          <w:tcPr>
            <w:tcW w:w="902" w:type="pct"/>
            <w:tcBorders>
              <w:top w:val="nil"/>
              <w:left w:val="nil"/>
              <w:bottom w:val="single" w:sz="4" w:space="0" w:color="auto"/>
              <w:right w:val="nil"/>
            </w:tcBorders>
            <w:noWrap/>
            <w:hideMark/>
          </w:tcPr>
          <w:p w14:paraId="013695C3" w14:textId="77777777" w:rsidR="00621B4D" w:rsidRPr="00B128DD" w:rsidRDefault="00621B4D" w:rsidP="00B128DD">
            <w:pPr>
              <w:pStyle w:val="NoSpacing"/>
              <w:rPr>
                <w:sz w:val="16"/>
                <w:szCs w:val="16"/>
              </w:rPr>
            </w:pPr>
            <w:r w:rsidRPr="00B128DD">
              <w:rPr>
                <w:sz w:val="16"/>
                <w:szCs w:val="16"/>
              </w:rPr>
              <w:t>55.9% of 1029</w:t>
            </w:r>
          </w:p>
        </w:tc>
        <w:tc>
          <w:tcPr>
            <w:tcW w:w="659" w:type="pct"/>
            <w:tcBorders>
              <w:top w:val="nil"/>
              <w:left w:val="nil"/>
              <w:bottom w:val="single" w:sz="4" w:space="0" w:color="auto"/>
              <w:right w:val="nil"/>
            </w:tcBorders>
            <w:noWrap/>
            <w:hideMark/>
          </w:tcPr>
          <w:p w14:paraId="261C1675" w14:textId="77777777" w:rsidR="00621B4D" w:rsidRPr="00B128DD" w:rsidRDefault="00621B4D" w:rsidP="00B128DD">
            <w:pPr>
              <w:pStyle w:val="NoSpacing"/>
              <w:rPr>
                <w:sz w:val="16"/>
                <w:szCs w:val="16"/>
              </w:rPr>
            </w:pPr>
            <w:r w:rsidRPr="00B128DD">
              <w:rPr>
                <w:sz w:val="16"/>
                <w:szCs w:val="16"/>
              </w:rPr>
              <w:t>243 (42.3%)</w:t>
            </w:r>
          </w:p>
        </w:tc>
        <w:tc>
          <w:tcPr>
            <w:tcW w:w="659" w:type="pct"/>
            <w:tcBorders>
              <w:top w:val="nil"/>
              <w:left w:val="nil"/>
              <w:bottom w:val="single" w:sz="4" w:space="0" w:color="auto"/>
              <w:right w:val="nil"/>
            </w:tcBorders>
            <w:noWrap/>
            <w:hideMark/>
          </w:tcPr>
          <w:p w14:paraId="1E965E53" w14:textId="77777777" w:rsidR="00621B4D" w:rsidRPr="00B128DD" w:rsidRDefault="00621B4D" w:rsidP="00B128DD">
            <w:pPr>
              <w:pStyle w:val="NoSpacing"/>
              <w:rPr>
                <w:sz w:val="16"/>
                <w:szCs w:val="16"/>
              </w:rPr>
            </w:pPr>
            <w:r w:rsidRPr="00B128DD">
              <w:rPr>
                <w:sz w:val="16"/>
                <w:szCs w:val="16"/>
              </w:rPr>
              <w:t>332 (57.7%)</w:t>
            </w:r>
          </w:p>
        </w:tc>
        <w:tc>
          <w:tcPr>
            <w:tcW w:w="659" w:type="pct"/>
            <w:tcBorders>
              <w:top w:val="nil"/>
              <w:left w:val="nil"/>
              <w:bottom w:val="single" w:sz="4" w:space="0" w:color="auto"/>
              <w:right w:val="nil"/>
            </w:tcBorders>
            <w:noWrap/>
            <w:hideMark/>
          </w:tcPr>
          <w:p w14:paraId="09AD50A3" w14:textId="77777777" w:rsidR="00621B4D" w:rsidRPr="00B128DD" w:rsidRDefault="00621B4D" w:rsidP="00B128DD">
            <w:pPr>
              <w:pStyle w:val="NoSpacing"/>
              <w:rPr>
                <w:sz w:val="16"/>
                <w:szCs w:val="16"/>
              </w:rPr>
            </w:pPr>
            <w:r w:rsidRPr="00B128DD">
              <w:rPr>
                <w:sz w:val="16"/>
                <w:szCs w:val="16"/>
              </w:rPr>
              <w:t>575 (15%)</w:t>
            </w:r>
          </w:p>
        </w:tc>
      </w:tr>
      <w:tr w:rsidR="00621B4D" w:rsidRPr="00B128DD" w14:paraId="5C3FFA3A" w14:textId="77777777" w:rsidTr="004C18AE">
        <w:trPr>
          <w:trHeight w:val="227"/>
        </w:trPr>
        <w:tc>
          <w:tcPr>
            <w:tcW w:w="1350" w:type="pct"/>
            <w:vMerge w:val="restart"/>
            <w:tcBorders>
              <w:top w:val="single" w:sz="4" w:space="0" w:color="auto"/>
              <w:left w:val="nil"/>
              <w:bottom w:val="single" w:sz="4" w:space="0" w:color="auto"/>
              <w:right w:val="nil"/>
            </w:tcBorders>
            <w:noWrap/>
            <w:hideMark/>
          </w:tcPr>
          <w:p w14:paraId="49B4F9F2" w14:textId="77777777" w:rsidR="00621B4D" w:rsidRPr="00B128DD" w:rsidRDefault="00621B4D" w:rsidP="004913F4">
            <w:pPr>
              <w:pStyle w:val="NoSpacing"/>
              <w:rPr>
                <w:sz w:val="16"/>
                <w:szCs w:val="16"/>
              </w:rPr>
            </w:pPr>
            <w:r w:rsidRPr="00B128DD">
              <w:rPr>
                <w:sz w:val="16"/>
                <w:szCs w:val="16"/>
              </w:rPr>
              <w:t>Child (n=2636, 38%, 9 CODs)</w:t>
            </w:r>
          </w:p>
          <w:p w14:paraId="3EE59C45" w14:textId="77777777" w:rsidR="00621B4D" w:rsidRPr="00B128DD" w:rsidRDefault="00621B4D" w:rsidP="004913F4">
            <w:pPr>
              <w:pStyle w:val="NoSpacing"/>
              <w:rPr>
                <w:sz w:val="16"/>
                <w:szCs w:val="16"/>
              </w:rPr>
            </w:pPr>
            <w:r w:rsidRPr="00B128DD">
              <w:rPr>
                <w:sz w:val="16"/>
                <w:szCs w:val="16"/>
              </w:rPr>
              <w:t>- Female (n=1290, 48.9%)</w:t>
            </w:r>
          </w:p>
          <w:p w14:paraId="09A8D75D" w14:textId="77777777" w:rsidR="00621B4D" w:rsidRPr="00B128DD" w:rsidRDefault="00621B4D" w:rsidP="004913F4">
            <w:pPr>
              <w:pStyle w:val="NoSpacing"/>
              <w:rPr>
                <w:sz w:val="16"/>
                <w:szCs w:val="16"/>
              </w:rPr>
            </w:pPr>
            <w:r w:rsidRPr="00B128DD">
              <w:rPr>
                <w:sz w:val="16"/>
                <w:szCs w:val="16"/>
              </w:rPr>
              <w:t>- Male (n=1346, 51.1%)</w:t>
            </w:r>
          </w:p>
          <w:p w14:paraId="3915E610" w14:textId="4D6799A2" w:rsidR="00621B4D" w:rsidRPr="00B128DD" w:rsidRDefault="00621B4D" w:rsidP="004913F4">
            <w:pPr>
              <w:pStyle w:val="NoSpacing"/>
              <w:rPr>
                <w:sz w:val="16"/>
                <w:szCs w:val="16"/>
              </w:rPr>
            </w:pPr>
            <w:r w:rsidRPr="00B128DD">
              <w:rPr>
                <w:sz w:val="16"/>
                <w:szCs w:val="16"/>
              </w:rPr>
              <w:t>- Agree (65.6% of 4016)</w:t>
            </w:r>
            <w:r w:rsidR="0095279C">
              <w:rPr>
                <w:sz w:val="16"/>
                <w:szCs w:val="16"/>
                <w:vertAlign w:val="superscript"/>
              </w:rPr>
              <w:t>*</w:t>
            </w:r>
          </w:p>
        </w:tc>
        <w:tc>
          <w:tcPr>
            <w:tcW w:w="771" w:type="pct"/>
            <w:tcBorders>
              <w:top w:val="single" w:sz="4" w:space="0" w:color="auto"/>
              <w:left w:val="nil"/>
              <w:bottom w:val="nil"/>
              <w:right w:val="nil"/>
            </w:tcBorders>
            <w:noWrap/>
            <w:hideMark/>
          </w:tcPr>
          <w:p w14:paraId="1827BEBE" w14:textId="77777777" w:rsidR="00621B4D" w:rsidRPr="00B128DD" w:rsidRDefault="00621B4D" w:rsidP="00B128DD">
            <w:pPr>
              <w:pStyle w:val="NoSpacing"/>
              <w:rPr>
                <w:sz w:val="16"/>
                <w:szCs w:val="16"/>
              </w:rPr>
            </w:pPr>
            <w:r w:rsidRPr="00B128DD">
              <w:rPr>
                <w:sz w:val="16"/>
                <w:szCs w:val="16"/>
              </w:rPr>
              <w:t>1-5 Months</w:t>
            </w:r>
          </w:p>
        </w:tc>
        <w:tc>
          <w:tcPr>
            <w:tcW w:w="902" w:type="pct"/>
            <w:tcBorders>
              <w:top w:val="single" w:sz="4" w:space="0" w:color="auto"/>
              <w:left w:val="nil"/>
              <w:bottom w:val="nil"/>
              <w:right w:val="nil"/>
            </w:tcBorders>
            <w:noWrap/>
            <w:hideMark/>
          </w:tcPr>
          <w:p w14:paraId="47CD4B13" w14:textId="77777777" w:rsidR="00621B4D" w:rsidRPr="00B128DD" w:rsidRDefault="00621B4D" w:rsidP="00B128DD">
            <w:pPr>
              <w:pStyle w:val="NoSpacing"/>
              <w:rPr>
                <w:sz w:val="16"/>
                <w:szCs w:val="16"/>
              </w:rPr>
            </w:pPr>
            <w:r w:rsidRPr="00B128DD">
              <w:rPr>
                <w:sz w:val="16"/>
                <w:szCs w:val="16"/>
              </w:rPr>
              <w:t>58.1% of 530</w:t>
            </w:r>
          </w:p>
        </w:tc>
        <w:tc>
          <w:tcPr>
            <w:tcW w:w="659" w:type="pct"/>
            <w:tcBorders>
              <w:top w:val="single" w:sz="4" w:space="0" w:color="auto"/>
              <w:left w:val="nil"/>
              <w:bottom w:val="nil"/>
              <w:right w:val="nil"/>
            </w:tcBorders>
            <w:noWrap/>
            <w:hideMark/>
          </w:tcPr>
          <w:p w14:paraId="29C5FFC1" w14:textId="77777777" w:rsidR="00621B4D" w:rsidRPr="00B128DD" w:rsidRDefault="00621B4D" w:rsidP="00B128DD">
            <w:pPr>
              <w:pStyle w:val="NoSpacing"/>
              <w:rPr>
                <w:sz w:val="16"/>
                <w:szCs w:val="16"/>
              </w:rPr>
            </w:pPr>
            <w:r w:rsidRPr="00B128DD">
              <w:rPr>
                <w:sz w:val="16"/>
                <w:szCs w:val="16"/>
              </w:rPr>
              <w:t>146 (47.4%)</w:t>
            </w:r>
          </w:p>
        </w:tc>
        <w:tc>
          <w:tcPr>
            <w:tcW w:w="659" w:type="pct"/>
            <w:tcBorders>
              <w:top w:val="single" w:sz="4" w:space="0" w:color="auto"/>
              <w:left w:val="nil"/>
              <w:bottom w:val="nil"/>
              <w:right w:val="nil"/>
            </w:tcBorders>
            <w:noWrap/>
            <w:hideMark/>
          </w:tcPr>
          <w:p w14:paraId="2BF15F83" w14:textId="77777777" w:rsidR="00621B4D" w:rsidRPr="00B128DD" w:rsidRDefault="00621B4D" w:rsidP="00B128DD">
            <w:pPr>
              <w:pStyle w:val="NoSpacing"/>
              <w:rPr>
                <w:sz w:val="16"/>
                <w:szCs w:val="16"/>
              </w:rPr>
            </w:pPr>
            <w:r w:rsidRPr="00B128DD">
              <w:rPr>
                <w:sz w:val="16"/>
                <w:szCs w:val="16"/>
              </w:rPr>
              <w:t>162 (52.6%)</w:t>
            </w:r>
          </w:p>
        </w:tc>
        <w:tc>
          <w:tcPr>
            <w:tcW w:w="659" w:type="pct"/>
            <w:tcBorders>
              <w:top w:val="single" w:sz="4" w:space="0" w:color="auto"/>
              <w:left w:val="nil"/>
              <w:bottom w:val="nil"/>
              <w:right w:val="nil"/>
            </w:tcBorders>
            <w:noWrap/>
            <w:hideMark/>
          </w:tcPr>
          <w:p w14:paraId="65E9FA9B" w14:textId="77777777" w:rsidR="00621B4D" w:rsidRPr="00B128DD" w:rsidRDefault="00621B4D" w:rsidP="00B128DD">
            <w:pPr>
              <w:pStyle w:val="NoSpacing"/>
              <w:rPr>
                <w:sz w:val="16"/>
                <w:szCs w:val="16"/>
              </w:rPr>
            </w:pPr>
            <w:r w:rsidRPr="00B128DD">
              <w:rPr>
                <w:sz w:val="16"/>
                <w:szCs w:val="16"/>
              </w:rPr>
              <w:t>308 (11.7%)</w:t>
            </w:r>
          </w:p>
        </w:tc>
      </w:tr>
      <w:tr w:rsidR="00621B4D" w:rsidRPr="00B128DD" w14:paraId="29A46FCE" w14:textId="77777777" w:rsidTr="004C18AE">
        <w:trPr>
          <w:trHeight w:val="227"/>
        </w:trPr>
        <w:tc>
          <w:tcPr>
            <w:tcW w:w="1350" w:type="pct"/>
            <w:vMerge/>
            <w:tcBorders>
              <w:top w:val="single" w:sz="4" w:space="0" w:color="auto"/>
              <w:left w:val="nil"/>
              <w:bottom w:val="single" w:sz="4" w:space="0" w:color="auto"/>
              <w:right w:val="nil"/>
            </w:tcBorders>
            <w:noWrap/>
            <w:hideMark/>
          </w:tcPr>
          <w:p w14:paraId="1C76C93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1412C0B1" w14:textId="77777777" w:rsidR="00621B4D" w:rsidRPr="00B128DD" w:rsidRDefault="00621B4D" w:rsidP="00B128DD">
            <w:pPr>
              <w:pStyle w:val="NoSpacing"/>
              <w:rPr>
                <w:sz w:val="16"/>
                <w:szCs w:val="16"/>
              </w:rPr>
            </w:pPr>
            <w:r w:rsidRPr="00B128DD">
              <w:rPr>
                <w:sz w:val="16"/>
                <w:szCs w:val="16"/>
              </w:rPr>
              <w:t>6-11 Months</w:t>
            </w:r>
          </w:p>
        </w:tc>
        <w:tc>
          <w:tcPr>
            <w:tcW w:w="902" w:type="pct"/>
            <w:tcBorders>
              <w:top w:val="nil"/>
              <w:left w:val="nil"/>
              <w:bottom w:val="nil"/>
              <w:right w:val="nil"/>
            </w:tcBorders>
            <w:noWrap/>
            <w:hideMark/>
          </w:tcPr>
          <w:p w14:paraId="2E76FB20" w14:textId="77777777" w:rsidR="00621B4D" w:rsidRPr="00B128DD" w:rsidRDefault="00621B4D" w:rsidP="00B128DD">
            <w:pPr>
              <w:pStyle w:val="NoSpacing"/>
              <w:rPr>
                <w:sz w:val="16"/>
                <w:szCs w:val="16"/>
              </w:rPr>
            </w:pPr>
            <w:r w:rsidRPr="00B128DD">
              <w:rPr>
                <w:sz w:val="16"/>
                <w:szCs w:val="16"/>
              </w:rPr>
              <w:t>64.4% of 489</w:t>
            </w:r>
          </w:p>
        </w:tc>
        <w:tc>
          <w:tcPr>
            <w:tcW w:w="659" w:type="pct"/>
            <w:tcBorders>
              <w:top w:val="nil"/>
              <w:left w:val="nil"/>
              <w:bottom w:val="nil"/>
              <w:right w:val="nil"/>
            </w:tcBorders>
            <w:noWrap/>
            <w:hideMark/>
          </w:tcPr>
          <w:p w14:paraId="258CD6A4" w14:textId="77777777" w:rsidR="00621B4D" w:rsidRPr="00B128DD" w:rsidRDefault="00621B4D" w:rsidP="00B128DD">
            <w:pPr>
              <w:pStyle w:val="NoSpacing"/>
              <w:rPr>
                <w:sz w:val="16"/>
                <w:szCs w:val="16"/>
              </w:rPr>
            </w:pPr>
            <w:r w:rsidRPr="00B128DD">
              <w:rPr>
                <w:sz w:val="16"/>
                <w:szCs w:val="16"/>
              </w:rPr>
              <w:t>160 (50.8%)</w:t>
            </w:r>
          </w:p>
        </w:tc>
        <w:tc>
          <w:tcPr>
            <w:tcW w:w="659" w:type="pct"/>
            <w:tcBorders>
              <w:top w:val="nil"/>
              <w:left w:val="nil"/>
              <w:bottom w:val="nil"/>
              <w:right w:val="nil"/>
            </w:tcBorders>
            <w:noWrap/>
            <w:hideMark/>
          </w:tcPr>
          <w:p w14:paraId="27130727" w14:textId="77777777" w:rsidR="00621B4D" w:rsidRPr="00B128DD" w:rsidRDefault="00621B4D" w:rsidP="00B128DD">
            <w:pPr>
              <w:pStyle w:val="NoSpacing"/>
              <w:rPr>
                <w:sz w:val="16"/>
                <w:szCs w:val="16"/>
              </w:rPr>
            </w:pPr>
            <w:r w:rsidRPr="00B128DD">
              <w:rPr>
                <w:sz w:val="16"/>
                <w:szCs w:val="16"/>
              </w:rPr>
              <w:t>155 (49.2%)</w:t>
            </w:r>
          </w:p>
        </w:tc>
        <w:tc>
          <w:tcPr>
            <w:tcW w:w="659" w:type="pct"/>
            <w:tcBorders>
              <w:top w:val="nil"/>
              <w:left w:val="nil"/>
              <w:bottom w:val="nil"/>
              <w:right w:val="nil"/>
            </w:tcBorders>
            <w:noWrap/>
            <w:hideMark/>
          </w:tcPr>
          <w:p w14:paraId="20063824" w14:textId="77777777" w:rsidR="00621B4D" w:rsidRPr="00B128DD" w:rsidRDefault="00621B4D" w:rsidP="00B128DD">
            <w:pPr>
              <w:pStyle w:val="NoSpacing"/>
              <w:rPr>
                <w:sz w:val="16"/>
                <w:szCs w:val="16"/>
              </w:rPr>
            </w:pPr>
            <w:r w:rsidRPr="00B128DD">
              <w:rPr>
                <w:sz w:val="16"/>
                <w:szCs w:val="16"/>
              </w:rPr>
              <w:t>315 (11.9%)</w:t>
            </w:r>
          </w:p>
        </w:tc>
      </w:tr>
      <w:tr w:rsidR="00621B4D" w:rsidRPr="00B128DD" w14:paraId="198C79D3" w14:textId="77777777" w:rsidTr="004C18AE">
        <w:trPr>
          <w:trHeight w:val="227"/>
        </w:trPr>
        <w:tc>
          <w:tcPr>
            <w:tcW w:w="1350" w:type="pct"/>
            <w:vMerge/>
            <w:tcBorders>
              <w:top w:val="single" w:sz="4" w:space="0" w:color="auto"/>
              <w:left w:val="nil"/>
              <w:bottom w:val="single" w:sz="4" w:space="0" w:color="auto"/>
              <w:right w:val="nil"/>
            </w:tcBorders>
            <w:noWrap/>
            <w:hideMark/>
          </w:tcPr>
          <w:p w14:paraId="24620A8E"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03B9F75" w14:textId="77777777" w:rsidR="00621B4D" w:rsidRPr="00B128DD" w:rsidRDefault="00621B4D" w:rsidP="00B128DD">
            <w:pPr>
              <w:pStyle w:val="NoSpacing"/>
              <w:rPr>
                <w:sz w:val="16"/>
                <w:szCs w:val="16"/>
              </w:rPr>
            </w:pPr>
            <w:r w:rsidRPr="00B128DD">
              <w:rPr>
                <w:sz w:val="16"/>
                <w:szCs w:val="16"/>
              </w:rPr>
              <w:t>1-5 Years</w:t>
            </w:r>
          </w:p>
        </w:tc>
        <w:tc>
          <w:tcPr>
            <w:tcW w:w="902" w:type="pct"/>
            <w:tcBorders>
              <w:top w:val="nil"/>
              <w:left w:val="nil"/>
              <w:bottom w:val="nil"/>
              <w:right w:val="nil"/>
            </w:tcBorders>
            <w:noWrap/>
            <w:hideMark/>
          </w:tcPr>
          <w:p w14:paraId="6A613C58" w14:textId="77777777" w:rsidR="00621B4D" w:rsidRPr="00B128DD" w:rsidRDefault="00621B4D" w:rsidP="00B128DD">
            <w:pPr>
              <w:pStyle w:val="NoSpacing"/>
              <w:rPr>
                <w:sz w:val="16"/>
                <w:szCs w:val="16"/>
              </w:rPr>
            </w:pPr>
            <w:r w:rsidRPr="00B128DD">
              <w:rPr>
                <w:sz w:val="16"/>
                <w:szCs w:val="16"/>
              </w:rPr>
              <w:t>68.6% of 2382</w:t>
            </w:r>
          </w:p>
        </w:tc>
        <w:tc>
          <w:tcPr>
            <w:tcW w:w="659" w:type="pct"/>
            <w:tcBorders>
              <w:top w:val="nil"/>
              <w:left w:val="nil"/>
              <w:bottom w:val="nil"/>
              <w:right w:val="nil"/>
            </w:tcBorders>
            <w:noWrap/>
            <w:hideMark/>
          </w:tcPr>
          <w:p w14:paraId="2F54EAF0" w14:textId="77777777" w:rsidR="00621B4D" w:rsidRPr="00B128DD" w:rsidRDefault="00621B4D" w:rsidP="00B128DD">
            <w:pPr>
              <w:pStyle w:val="NoSpacing"/>
              <w:rPr>
                <w:sz w:val="16"/>
                <w:szCs w:val="16"/>
              </w:rPr>
            </w:pPr>
            <w:r w:rsidRPr="00B128DD">
              <w:rPr>
                <w:sz w:val="16"/>
                <w:szCs w:val="16"/>
              </w:rPr>
              <w:t>822 (50.3%)</w:t>
            </w:r>
          </w:p>
        </w:tc>
        <w:tc>
          <w:tcPr>
            <w:tcW w:w="659" w:type="pct"/>
            <w:tcBorders>
              <w:top w:val="nil"/>
              <w:left w:val="nil"/>
              <w:bottom w:val="nil"/>
              <w:right w:val="nil"/>
            </w:tcBorders>
            <w:noWrap/>
            <w:hideMark/>
          </w:tcPr>
          <w:p w14:paraId="67C5D366" w14:textId="77777777" w:rsidR="00621B4D" w:rsidRPr="00B128DD" w:rsidRDefault="00621B4D" w:rsidP="00B128DD">
            <w:pPr>
              <w:pStyle w:val="NoSpacing"/>
              <w:rPr>
                <w:sz w:val="16"/>
                <w:szCs w:val="16"/>
              </w:rPr>
            </w:pPr>
            <w:r w:rsidRPr="00B128DD">
              <w:rPr>
                <w:sz w:val="16"/>
                <w:szCs w:val="16"/>
              </w:rPr>
              <w:t>811 (49.7%)</w:t>
            </w:r>
          </w:p>
        </w:tc>
        <w:tc>
          <w:tcPr>
            <w:tcW w:w="659" w:type="pct"/>
            <w:tcBorders>
              <w:top w:val="nil"/>
              <w:left w:val="nil"/>
              <w:bottom w:val="nil"/>
              <w:right w:val="nil"/>
            </w:tcBorders>
            <w:noWrap/>
            <w:hideMark/>
          </w:tcPr>
          <w:p w14:paraId="2B4BE492" w14:textId="77777777" w:rsidR="00621B4D" w:rsidRPr="00B128DD" w:rsidRDefault="00621B4D" w:rsidP="00B128DD">
            <w:pPr>
              <w:pStyle w:val="NoSpacing"/>
              <w:rPr>
                <w:sz w:val="16"/>
                <w:szCs w:val="16"/>
              </w:rPr>
            </w:pPr>
            <w:r w:rsidRPr="00B128DD">
              <w:rPr>
                <w:sz w:val="16"/>
                <w:szCs w:val="16"/>
              </w:rPr>
              <w:t>1633 (61.9%)</w:t>
            </w:r>
          </w:p>
        </w:tc>
      </w:tr>
      <w:tr w:rsidR="00621B4D" w:rsidRPr="00B128DD" w14:paraId="67DA8579" w14:textId="77777777" w:rsidTr="004C18AE">
        <w:trPr>
          <w:trHeight w:val="227"/>
        </w:trPr>
        <w:tc>
          <w:tcPr>
            <w:tcW w:w="1350" w:type="pct"/>
            <w:vMerge/>
            <w:tcBorders>
              <w:top w:val="single" w:sz="4" w:space="0" w:color="auto"/>
              <w:left w:val="nil"/>
              <w:bottom w:val="single" w:sz="4" w:space="0" w:color="auto"/>
              <w:right w:val="nil"/>
            </w:tcBorders>
            <w:noWrap/>
            <w:hideMark/>
          </w:tcPr>
          <w:p w14:paraId="3D2A63C0" w14:textId="77777777" w:rsidR="00621B4D" w:rsidRPr="00B128DD" w:rsidRDefault="00621B4D" w:rsidP="004913F4">
            <w:pPr>
              <w:pStyle w:val="NoSpacing"/>
              <w:rPr>
                <w:sz w:val="16"/>
                <w:szCs w:val="16"/>
              </w:rPr>
            </w:pPr>
          </w:p>
        </w:tc>
        <w:tc>
          <w:tcPr>
            <w:tcW w:w="771" w:type="pct"/>
            <w:tcBorders>
              <w:top w:val="nil"/>
              <w:left w:val="nil"/>
              <w:bottom w:val="single" w:sz="4" w:space="0" w:color="auto"/>
              <w:right w:val="nil"/>
            </w:tcBorders>
            <w:noWrap/>
            <w:hideMark/>
          </w:tcPr>
          <w:p w14:paraId="1E419D43" w14:textId="77777777" w:rsidR="00621B4D" w:rsidRPr="00B128DD" w:rsidRDefault="00621B4D" w:rsidP="00B128DD">
            <w:pPr>
              <w:pStyle w:val="NoSpacing"/>
              <w:rPr>
                <w:sz w:val="16"/>
                <w:szCs w:val="16"/>
              </w:rPr>
            </w:pPr>
            <w:r w:rsidRPr="00B128DD">
              <w:rPr>
                <w:sz w:val="16"/>
                <w:szCs w:val="16"/>
              </w:rPr>
              <w:t>6-11 Years</w:t>
            </w:r>
          </w:p>
        </w:tc>
        <w:tc>
          <w:tcPr>
            <w:tcW w:w="902" w:type="pct"/>
            <w:tcBorders>
              <w:top w:val="nil"/>
              <w:left w:val="nil"/>
              <w:bottom w:val="single" w:sz="4" w:space="0" w:color="auto"/>
              <w:right w:val="nil"/>
            </w:tcBorders>
            <w:noWrap/>
            <w:hideMark/>
          </w:tcPr>
          <w:p w14:paraId="563AC504" w14:textId="77777777" w:rsidR="00621B4D" w:rsidRPr="00B128DD" w:rsidRDefault="00621B4D" w:rsidP="00B128DD">
            <w:pPr>
              <w:pStyle w:val="NoSpacing"/>
              <w:rPr>
                <w:sz w:val="16"/>
                <w:szCs w:val="16"/>
              </w:rPr>
            </w:pPr>
            <w:r w:rsidRPr="00B128DD">
              <w:rPr>
                <w:sz w:val="16"/>
                <w:szCs w:val="16"/>
              </w:rPr>
              <w:t>61.8% of 615</w:t>
            </w:r>
          </w:p>
        </w:tc>
        <w:tc>
          <w:tcPr>
            <w:tcW w:w="659" w:type="pct"/>
            <w:tcBorders>
              <w:top w:val="nil"/>
              <w:left w:val="nil"/>
              <w:bottom w:val="single" w:sz="4" w:space="0" w:color="auto"/>
              <w:right w:val="nil"/>
            </w:tcBorders>
            <w:noWrap/>
            <w:hideMark/>
          </w:tcPr>
          <w:p w14:paraId="27A514B4" w14:textId="77777777" w:rsidR="00621B4D" w:rsidRPr="00B128DD" w:rsidRDefault="00621B4D" w:rsidP="00B128DD">
            <w:pPr>
              <w:pStyle w:val="NoSpacing"/>
              <w:rPr>
                <w:sz w:val="16"/>
                <w:szCs w:val="16"/>
              </w:rPr>
            </w:pPr>
            <w:r w:rsidRPr="00B128DD">
              <w:rPr>
                <w:sz w:val="16"/>
                <w:szCs w:val="16"/>
              </w:rPr>
              <w:t>162 (42.6%)</w:t>
            </w:r>
          </w:p>
        </w:tc>
        <w:tc>
          <w:tcPr>
            <w:tcW w:w="659" w:type="pct"/>
            <w:tcBorders>
              <w:top w:val="nil"/>
              <w:left w:val="nil"/>
              <w:bottom w:val="single" w:sz="4" w:space="0" w:color="auto"/>
              <w:right w:val="nil"/>
            </w:tcBorders>
            <w:noWrap/>
            <w:hideMark/>
          </w:tcPr>
          <w:p w14:paraId="0318069A" w14:textId="77777777" w:rsidR="00621B4D" w:rsidRPr="00B128DD" w:rsidRDefault="00621B4D" w:rsidP="00B128DD">
            <w:pPr>
              <w:pStyle w:val="NoSpacing"/>
              <w:rPr>
                <w:sz w:val="16"/>
                <w:szCs w:val="16"/>
              </w:rPr>
            </w:pPr>
            <w:r w:rsidRPr="00B128DD">
              <w:rPr>
                <w:sz w:val="16"/>
                <w:szCs w:val="16"/>
              </w:rPr>
              <w:t>218 (57.4%)</w:t>
            </w:r>
          </w:p>
        </w:tc>
        <w:tc>
          <w:tcPr>
            <w:tcW w:w="659" w:type="pct"/>
            <w:tcBorders>
              <w:top w:val="nil"/>
              <w:left w:val="nil"/>
              <w:bottom w:val="single" w:sz="4" w:space="0" w:color="auto"/>
              <w:right w:val="nil"/>
            </w:tcBorders>
            <w:noWrap/>
            <w:hideMark/>
          </w:tcPr>
          <w:p w14:paraId="4BC1E0D1" w14:textId="77777777" w:rsidR="00621B4D" w:rsidRPr="00B128DD" w:rsidRDefault="00621B4D" w:rsidP="00B128DD">
            <w:pPr>
              <w:pStyle w:val="NoSpacing"/>
              <w:rPr>
                <w:sz w:val="16"/>
                <w:szCs w:val="16"/>
              </w:rPr>
            </w:pPr>
            <w:r w:rsidRPr="00B128DD">
              <w:rPr>
                <w:sz w:val="16"/>
                <w:szCs w:val="16"/>
              </w:rPr>
              <w:t>380 (14.4%)</w:t>
            </w:r>
          </w:p>
        </w:tc>
      </w:tr>
      <w:tr w:rsidR="00621B4D" w:rsidRPr="00B128DD" w14:paraId="0EBCD25D" w14:textId="77777777" w:rsidTr="004C18AE">
        <w:trPr>
          <w:trHeight w:val="227"/>
        </w:trPr>
        <w:tc>
          <w:tcPr>
            <w:tcW w:w="1350" w:type="pct"/>
            <w:vMerge w:val="restart"/>
            <w:tcBorders>
              <w:top w:val="single" w:sz="4" w:space="0" w:color="auto"/>
              <w:left w:val="nil"/>
              <w:bottom w:val="nil"/>
              <w:right w:val="nil"/>
            </w:tcBorders>
            <w:noWrap/>
            <w:hideMark/>
          </w:tcPr>
          <w:p w14:paraId="11956A23" w14:textId="77777777" w:rsidR="00621B4D" w:rsidRPr="00B128DD" w:rsidRDefault="00621B4D" w:rsidP="004913F4">
            <w:pPr>
              <w:pStyle w:val="NoSpacing"/>
              <w:rPr>
                <w:sz w:val="16"/>
                <w:szCs w:val="16"/>
              </w:rPr>
            </w:pPr>
            <w:r w:rsidRPr="00B128DD">
              <w:rPr>
                <w:sz w:val="16"/>
                <w:szCs w:val="16"/>
              </w:rPr>
              <w:t>Neonate (n=477, 6.9%, 7 CODs)</w:t>
            </w:r>
          </w:p>
          <w:p w14:paraId="2C158055" w14:textId="77777777" w:rsidR="00621B4D" w:rsidRPr="00B128DD" w:rsidRDefault="00621B4D" w:rsidP="004913F4">
            <w:pPr>
              <w:pStyle w:val="NoSpacing"/>
              <w:rPr>
                <w:sz w:val="16"/>
                <w:szCs w:val="16"/>
              </w:rPr>
            </w:pPr>
            <w:r w:rsidRPr="00B128DD">
              <w:rPr>
                <w:sz w:val="16"/>
                <w:szCs w:val="16"/>
              </w:rPr>
              <w:t>- Female (n=227, 47.6%)</w:t>
            </w:r>
          </w:p>
          <w:p w14:paraId="4FE8F885" w14:textId="77777777" w:rsidR="00621B4D" w:rsidRPr="00B128DD" w:rsidRDefault="00621B4D" w:rsidP="004913F4">
            <w:pPr>
              <w:pStyle w:val="NoSpacing"/>
              <w:rPr>
                <w:sz w:val="16"/>
                <w:szCs w:val="16"/>
              </w:rPr>
            </w:pPr>
            <w:r w:rsidRPr="00B128DD">
              <w:rPr>
                <w:sz w:val="16"/>
                <w:szCs w:val="16"/>
              </w:rPr>
              <w:t>- Male (n=250, 52.4%)</w:t>
            </w:r>
          </w:p>
          <w:p w14:paraId="453F51BE" w14:textId="45494EEA" w:rsidR="00621B4D" w:rsidRPr="00B128DD" w:rsidRDefault="00621B4D" w:rsidP="004913F4">
            <w:pPr>
              <w:pStyle w:val="NoSpacing"/>
              <w:rPr>
                <w:sz w:val="16"/>
                <w:szCs w:val="16"/>
              </w:rPr>
            </w:pPr>
            <w:r w:rsidRPr="00B128DD">
              <w:rPr>
                <w:sz w:val="16"/>
                <w:szCs w:val="16"/>
              </w:rPr>
              <w:t>- Agree (58.7% of 813)</w:t>
            </w:r>
            <w:r w:rsidR="0095279C">
              <w:rPr>
                <w:sz w:val="16"/>
                <w:szCs w:val="16"/>
                <w:vertAlign w:val="superscript"/>
              </w:rPr>
              <w:t>*</w:t>
            </w:r>
          </w:p>
        </w:tc>
        <w:tc>
          <w:tcPr>
            <w:tcW w:w="771" w:type="pct"/>
            <w:tcBorders>
              <w:top w:val="single" w:sz="4" w:space="0" w:color="auto"/>
              <w:left w:val="nil"/>
              <w:bottom w:val="nil"/>
              <w:right w:val="nil"/>
            </w:tcBorders>
            <w:noWrap/>
            <w:hideMark/>
          </w:tcPr>
          <w:p w14:paraId="292FB73F" w14:textId="77777777" w:rsidR="00621B4D" w:rsidRPr="00B128DD" w:rsidRDefault="00621B4D" w:rsidP="00B128DD">
            <w:pPr>
              <w:pStyle w:val="NoSpacing"/>
              <w:rPr>
                <w:sz w:val="16"/>
                <w:szCs w:val="16"/>
              </w:rPr>
            </w:pPr>
            <w:r w:rsidRPr="00B128DD">
              <w:rPr>
                <w:sz w:val="16"/>
                <w:szCs w:val="16"/>
              </w:rPr>
              <w:t>0-6 Days</w:t>
            </w:r>
          </w:p>
        </w:tc>
        <w:tc>
          <w:tcPr>
            <w:tcW w:w="902" w:type="pct"/>
            <w:tcBorders>
              <w:top w:val="single" w:sz="4" w:space="0" w:color="auto"/>
              <w:left w:val="nil"/>
              <w:bottom w:val="nil"/>
              <w:right w:val="nil"/>
            </w:tcBorders>
            <w:noWrap/>
            <w:hideMark/>
          </w:tcPr>
          <w:p w14:paraId="2695C1D5" w14:textId="77777777" w:rsidR="00621B4D" w:rsidRPr="00B128DD" w:rsidRDefault="00621B4D" w:rsidP="00B128DD">
            <w:pPr>
              <w:pStyle w:val="NoSpacing"/>
              <w:rPr>
                <w:sz w:val="16"/>
                <w:szCs w:val="16"/>
              </w:rPr>
            </w:pPr>
            <w:r w:rsidRPr="00B128DD">
              <w:rPr>
                <w:sz w:val="16"/>
                <w:szCs w:val="16"/>
              </w:rPr>
              <w:t>60.6% of 652</w:t>
            </w:r>
          </w:p>
        </w:tc>
        <w:tc>
          <w:tcPr>
            <w:tcW w:w="659" w:type="pct"/>
            <w:tcBorders>
              <w:top w:val="single" w:sz="4" w:space="0" w:color="auto"/>
              <w:left w:val="nil"/>
              <w:bottom w:val="nil"/>
              <w:right w:val="nil"/>
            </w:tcBorders>
            <w:noWrap/>
            <w:hideMark/>
          </w:tcPr>
          <w:p w14:paraId="5A39C8F7" w14:textId="77777777" w:rsidR="00621B4D" w:rsidRPr="00B128DD" w:rsidRDefault="00621B4D" w:rsidP="00B128DD">
            <w:pPr>
              <w:pStyle w:val="NoSpacing"/>
              <w:rPr>
                <w:sz w:val="16"/>
                <w:szCs w:val="16"/>
              </w:rPr>
            </w:pPr>
            <w:r w:rsidRPr="00B128DD">
              <w:rPr>
                <w:sz w:val="16"/>
                <w:szCs w:val="16"/>
              </w:rPr>
              <w:t>184 (46.6%)</w:t>
            </w:r>
          </w:p>
        </w:tc>
        <w:tc>
          <w:tcPr>
            <w:tcW w:w="659" w:type="pct"/>
            <w:tcBorders>
              <w:top w:val="single" w:sz="4" w:space="0" w:color="auto"/>
              <w:left w:val="nil"/>
              <w:bottom w:val="nil"/>
              <w:right w:val="nil"/>
            </w:tcBorders>
            <w:noWrap/>
            <w:hideMark/>
          </w:tcPr>
          <w:p w14:paraId="75DF9B98" w14:textId="77777777" w:rsidR="00621B4D" w:rsidRPr="00B128DD" w:rsidRDefault="00621B4D" w:rsidP="00B128DD">
            <w:pPr>
              <w:pStyle w:val="NoSpacing"/>
              <w:rPr>
                <w:sz w:val="16"/>
                <w:szCs w:val="16"/>
              </w:rPr>
            </w:pPr>
            <w:r w:rsidRPr="00B128DD">
              <w:rPr>
                <w:sz w:val="16"/>
                <w:szCs w:val="16"/>
              </w:rPr>
              <w:t>211 (53.4%)</w:t>
            </w:r>
          </w:p>
        </w:tc>
        <w:tc>
          <w:tcPr>
            <w:tcW w:w="659" w:type="pct"/>
            <w:tcBorders>
              <w:top w:val="single" w:sz="4" w:space="0" w:color="auto"/>
              <w:left w:val="nil"/>
              <w:bottom w:val="nil"/>
              <w:right w:val="nil"/>
            </w:tcBorders>
            <w:noWrap/>
            <w:hideMark/>
          </w:tcPr>
          <w:p w14:paraId="1E611DB1" w14:textId="77777777" w:rsidR="00621B4D" w:rsidRPr="00B128DD" w:rsidRDefault="00621B4D" w:rsidP="00B128DD">
            <w:pPr>
              <w:pStyle w:val="NoSpacing"/>
              <w:rPr>
                <w:sz w:val="16"/>
                <w:szCs w:val="16"/>
              </w:rPr>
            </w:pPr>
            <w:r w:rsidRPr="00B128DD">
              <w:rPr>
                <w:sz w:val="16"/>
                <w:szCs w:val="16"/>
              </w:rPr>
              <w:t>395 (82.8%)</w:t>
            </w:r>
          </w:p>
        </w:tc>
      </w:tr>
      <w:tr w:rsidR="00621B4D" w:rsidRPr="00B128DD" w14:paraId="47D1A488" w14:textId="77777777" w:rsidTr="004C18AE">
        <w:trPr>
          <w:trHeight w:val="20"/>
        </w:trPr>
        <w:tc>
          <w:tcPr>
            <w:tcW w:w="1350" w:type="pct"/>
            <w:vMerge/>
            <w:tcBorders>
              <w:top w:val="nil"/>
              <w:left w:val="nil"/>
              <w:bottom w:val="single" w:sz="8" w:space="0" w:color="auto"/>
              <w:right w:val="nil"/>
            </w:tcBorders>
            <w:noWrap/>
            <w:hideMark/>
          </w:tcPr>
          <w:p w14:paraId="777E1E2A" w14:textId="77777777" w:rsidR="00621B4D" w:rsidRPr="00B128DD" w:rsidRDefault="00621B4D" w:rsidP="00B128DD">
            <w:pPr>
              <w:pStyle w:val="NoSpacing"/>
              <w:rPr>
                <w:sz w:val="16"/>
                <w:szCs w:val="16"/>
              </w:rPr>
            </w:pPr>
          </w:p>
        </w:tc>
        <w:tc>
          <w:tcPr>
            <w:tcW w:w="771" w:type="pct"/>
            <w:tcBorders>
              <w:top w:val="nil"/>
              <w:left w:val="nil"/>
              <w:bottom w:val="single" w:sz="8" w:space="0" w:color="auto"/>
              <w:right w:val="nil"/>
            </w:tcBorders>
            <w:noWrap/>
            <w:hideMark/>
          </w:tcPr>
          <w:p w14:paraId="3C582B04" w14:textId="77777777" w:rsidR="00621B4D" w:rsidRPr="00B128DD" w:rsidRDefault="00621B4D" w:rsidP="00B128DD">
            <w:pPr>
              <w:pStyle w:val="NoSpacing"/>
              <w:rPr>
                <w:sz w:val="16"/>
                <w:szCs w:val="16"/>
              </w:rPr>
            </w:pPr>
            <w:r w:rsidRPr="00B128DD">
              <w:rPr>
                <w:sz w:val="16"/>
                <w:szCs w:val="16"/>
              </w:rPr>
              <w:t>7-27 Days</w:t>
            </w:r>
          </w:p>
        </w:tc>
        <w:tc>
          <w:tcPr>
            <w:tcW w:w="902" w:type="pct"/>
            <w:tcBorders>
              <w:top w:val="nil"/>
              <w:left w:val="nil"/>
              <w:bottom w:val="single" w:sz="8" w:space="0" w:color="auto"/>
              <w:right w:val="nil"/>
            </w:tcBorders>
            <w:noWrap/>
            <w:hideMark/>
          </w:tcPr>
          <w:p w14:paraId="1D7718BD" w14:textId="77777777" w:rsidR="00621B4D" w:rsidRPr="00B128DD" w:rsidRDefault="00621B4D" w:rsidP="00B128DD">
            <w:pPr>
              <w:pStyle w:val="NoSpacing"/>
              <w:rPr>
                <w:sz w:val="16"/>
                <w:szCs w:val="16"/>
              </w:rPr>
            </w:pPr>
            <w:r w:rsidRPr="00B128DD">
              <w:rPr>
                <w:sz w:val="16"/>
                <w:szCs w:val="16"/>
              </w:rPr>
              <w:t>50.9% of 161</w:t>
            </w:r>
          </w:p>
        </w:tc>
        <w:tc>
          <w:tcPr>
            <w:tcW w:w="659" w:type="pct"/>
            <w:tcBorders>
              <w:top w:val="nil"/>
              <w:left w:val="nil"/>
              <w:bottom w:val="single" w:sz="8" w:space="0" w:color="auto"/>
              <w:right w:val="nil"/>
            </w:tcBorders>
            <w:noWrap/>
            <w:hideMark/>
          </w:tcPr>
          <w:p w14:paraId="7CFCCDCB" w14:textId="77777777" w:rsidR="00621B4D" w:rsidRPr="00B128DD" w:rsidRDefault="00621B4D" w:rsidP="00B128DD">
            <w:pPr>
              <w:pStyle w:val="NoSpacing"/>
              <w:rPr>
                <w:sz w:val="16"/>
                <w:szCs w:val="16"/>
              </w:rPr>
            </w:pPr>
            <w:r w:rsidRPr="00B128DD">
              <w:rPr>
                <w:sz w:val="16"/>
                <w:szCs w:val="16"/>
              </w:rPr>
              <w:t>43 (52.4%)</w:t>
            </w:r>
          </w:p>
        </w:tc>
        <w:tc>
          <w:tcPr>
            <w:tcW w:w="659" w:type="pct"/>
            <w:tcBorders>
              <w:top w:val="nil"/>
              <w:left w:val="nil"/>
              <w:bottom w:val="single" w:sz="8" w:space="0" w:color="auto"/>
              <w:right w:val="nil"/>
            </w:tcBorders>
            <w:noWrap/>
            <w:hideMark/>
          </w:tcPr>
          <w:p w14:paraId="096FDB5C" w14:textId="77777777" w:rsidR="00621B4D" w:rsidRPr="00B128DD" w:rsidRDefault="00621B4D" w:rsidP="00B128DD">
            <w:pPr>
              <w:pStyle w:val="NoSpacing"/>
              <w:rPr>
                <w:sz w:val="16"/>
                <w:szCs w:val="16"/>
              </w:rPr>
            </w:pPr>
            <w:r w:rsidRPr="00B128DD">
              <w:rPr>
                <w:sz w:val="16"/>
                <w:szCs w:val="16"/>
              </w:rPr>
              <w:t>39 (47.6%)</w:t>
            </w:r>
          </w:p>
        </w:tc>
        <w:tc>
          <w:tcPr>
            <w:tcW w:w="659" w:type="pct"/>
            <w:tcBorders>
              <w:top w:val="nil"/>
              <w:left w:val="nil"/>
              <w:bottom w:val="single" w:sz="8" w:space="0" w:color="auto"/>
              <w:right w:val="nil"/>
            </w:tcBorders>
            <w:noWrap/>
            <w:hideMark/>
          </w:tcPr>
          <w:p w14:paraId="233F2094" w14:textId="77777777" w:rsidR="00621B4D" w:rsidRPr="00B128DD" w:rsidRDefault="00621B4D" w:rsidP="00B128DD">
            <w:pPr>
              <w:pStyle w:val="NoSpacing"/>
              <w:rPr>
                <w:sz w:val="16"/>
                <w:szCs w:val="16"/>
              </w:rPr>
            </w:pPr>
            <w:r w:rsidRPr="00B128DD">
              <w:rPr>
                <w:sz w:val="16"/>
                <w:szCs w:val="16"/>
              </w:rPr>
              <w:t>82 (17.2%)</w:t>
            </w:r>
          </w:p>
        </w:tc>
      </w:tr>
    </w:tbl>
    <w:p w14:paraId="62FFD1AD" w14:textId="249D9073" w:rsidR="00EC7CEE" w:rsidRDefault="00EC7CEE" w:rsidP="00EC7CEE">
      <w:pPr>
        <w:pStyle w:val="TableNotes"/>
        <w:spacing w:before="40" w:after="40" w:line="240" w:lineRule="auto"/>
        <w:ind w:left="0" w:right="0"/>
      </w:pPr>
      <w:r>
        <w:rPr>
          <w:rStyle w:val="footnotemark"/>
        </w:rPr>
        <w:t>*</w:t>
      </w:r>
      <w:r>
        <w:t>Agreement refers to records where two physicians agree on the cause of death based on CMEA-10 code equivalency</w:t>
      </w:r>
      <w:r w:rsidRPr="00DF67EC">
        <w:t>.</w:t>
      </w:r>
      <w:r>
        <w:t xml:space="preserve"> This represents a proportion of all 11,799 physician-coded records, regardless of agreement (e.g., 55.1% of all 6970 adult physician-coded records agree). All other numbers refer to the 6939 subset of records with agreement only.</w:t>
      </w:r>
    </w:p>
    <w:p w14:paraId="564C7E0D" w14:textId="1B73C6EB" w:rsidR="00CD3E2C" w:rsidRDefault="00AD4706" w:rsidP="009A3616">
      <w:pPr>
        <w:pStyle w:val="Heading3"/>
        <w:numPr>
          <w:ilvl w:val="0"/>
          <w:numId w:val="0"/>
        </w:numPr>
      </w:pPr>
      <w:r>
        <w:lastRenderedPageBreak/>
        <w:t>B.2.1</w:t>
      </w:r>
      <w:r w:rsidR="00620F13">
        <w:tab/>
      </w:r>
      <w:r>
        <w:t>Input Data and Preprocessing</w:t>
      </w:r>
    </w:p>
    <w:p w14:paraId="4F8C8F1D" w14:textId="1EDD8D10" w:rsidR="0018395D" w:rsidRDefault="00AD4706" w:rsidP="009A3616">
      <w:r>
        <w:t>For GPT-3.5</w:t>
      </w:r>
      <w:r w:rsidR="006546C3">
        <w:t xml:space="preserve">, </w:t>
      </w:r>
      <w:r>
        <w:t>GPT-4</w:t>
      </w:r>
      <w:r w:rsidR="006546C3">
        <w:t>, and GPT-5</w:t>
      </w:r>
      <w:r>
        <w:t xml:space="preserve">,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7C7C97">
      <w:pPr>
        <w:ind w:left="720"/>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7AC7B72C" w14:textId="6D035E2F" w:rsidR="0072607B" w:rsidRDefault="0018395D" w:rsidP="009A361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4C4738E0" w14:textId="12CD24CB" w:rsidR="0072607B" w:rsidRPr="00CA666B" w:rsidRDefault="0018395D" w:rsidP="00CA666B">
      <w:pPr>
        <w:ind w:left="720"/>
        <w:rPr>
          <w:rFonts w:ascii="Calibri" w:hAnsi="Calibri" w:cs="Calibri"/>
          <w:i/>
          <w:iCs/>
          <w:szCs w:val="20"/>
        </w:rPr>
      </w:pPr>
      <w:r w:rsidRPr="00BB4B9F">
        <w:rPr>
          <w:rFonts w:ascii="Calibri" w:eastAsia="Calibri" w:hAnsi="Calibri" w:cs="Calibri"/>
          <w:i/>
          <w:iCs/>
          <w:szCs w:val="20"/>
        </w:rPr>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70ADB0B6" w:rsidR="00500156" w:rsidRDefault="00265801" w:rsidP="009A3616">
      <w:r>
        <w:t>We instruct GPT models to provide ICD-10 codes, as it mirrors physician practice</w:t>
      </w:r>
      <w:r w:rsidR="001C595B">
        <w:t xml:space="preserve"> and has been</w:t>
      </w:r>
      <w:r w:rsidR="00372F1C">
        <w:t xml:space="preserve"> widely adopted and</w:t>
      </w:r>
      <w:r w:rsidR="001C595B">
        <w:t xml:space="preserve"> well</w:t>
      </w:r>
      <w:r w:rsidR="007A0AAD">
        <w:t>-</w:t>
      </w:r>
      <w:r w:rsidR="001C595B">
        <w:t>studied</w:t>
      </w:r>
      <w:r>
        <w:t xml:space="preserve">, </w:t>
      </w:r>
      <w:r w:rsidR="001C595B">
        <w:t xml:space="preserve">enabling </w:t>
      </w:r>
      <w:r>
        <w:t xml:space="preserve">standardized comparison across different </w:t>
      </w:r>
      <w:r w:rsidR="001C595B">
        <w:t>analyses</w:t>
      </w:r>
      <w:r w:rsidR="009D5121">
        <w:t xml:space="preserve"> </w:t>
      </w:r>
      <w:r w:rsidR="009D5121">
        <w:fldChar w:fldCharType="begin"/>
      </w:r>
      <w:r w:rsidR="000D6C24">
        <w:instrText xml:space="preserve"> ADDIN ZOTERO_ITEM CSL_CITATION {"citationID":"U0qO5aAE","properties":{"formattedCitation":"[107, 108]","plainCitation":"[107, 108]","noteIndex":0},"citationItems":[{"id":3474,"uris":["http://zotero.org/users/6749620/items/ARV85AI9"],"itemData":{"id":3474,"type":"article-journal","container-title":"American Journal of Neuroradiology","issue":"4","note":"publisher: American Journal of Neuroradiology","page":"596–599","source":"Google Scholar","title":"ICD-10: history and context","title-short":"ICD-10","volume":"37","author":[{"family":"Hirsch","given":"J. A."},{"family":"Nicola","given":"G."},{"family":"McGinty","given":"G."},{"family":"Liu","given":"R. W."},{"family":"Barr","given":"R. M."},{"family":"Chittle","given":"M. D."},{"family":"Manchikanti","given":"L."}],"issued":{"date-parts":[["2016"]]},"citation-key":"hirschICD10HistoryContext2016"}},{"id":3475,"uris":["http://zotero.org/users/6749620/items/BXBKPQX8"],"itemData":{"id":3475,"type":"article-journal","container-title":"Medical care","issue":"11","note":"publisher: LWW","page":"1011–1019","source":"Google Scholar","title":"Quality of diagnosis and procedure coding in ICD-10 administrative data","volume":"44","author":[{"family":"Henderson","given":"Toni"},{"family":"Shepheard","given":"Jennie"},{"family":"Sundararajan","given":"Vijaya"}],"issued":{"date-parts":[["2006"]]},"citation-key":"hendersonQualityDiagnosisProcedure2006"}}],"schema":"https://github.com/citation-style-language/schema/raw/master/csl-citation.json"} </w:instrText>
      </w:r>
      <w:r w:rsidR="009D5121">
        <w:fldChar w:fldCharType="separate"/>
      </w:r>
      <w:r w:rsidR="000D6C24">
        <w:rPr>
          <w:rFonts w:eastAsiaTheme="minorEastAsia" w:cs="Times New Roman"/>
          <w:kern w:val="0"/>
          <w:lang w:val="en-US"/>
        </w:rPr>
        <w:t>[107, 108]</w:t>
      </w:r>
      <w:r w:rsidR="009D5121">
        <w:fldChar w:fldCharType="end"/>
      </w:r>
      <w:r>
        <w:t>.</w:t>
      </w:r>
      <w:r w:rsidR="007B464E">
        <w:t xml:space="preserve"> </w:t>
      </w:r>
      <w:r w:rsidR="004F2278">
        <w:t xml:space="preserve">In addition, ICD-10 codes are granular and allow for the flexibility of converting to CGHR-10, WHO VA, or any other codes that are based on ICD-10. </w:t>
      </w:r>
      <w:r w:rsidR="00C87C98">
        <w:t xml:space="preserve">Thus, </w:t>
      </w:r>
      <w:r w:rsidR="0032018B">
        <w:t>grouping ICD-10 codes enables stricter and more standardized definitions of COD categories, ensuring that comparable categories across different coding systems can be accurately aligned, and that observed results are not influenced by variations in coding systems or ca</w:t>
      </w:r>
      <w:r w:rsidR="00414D67">
        <w:t>tegory</w:t>
      </w:r>
      <w:r w:rsidR="0032018B">
        <w:t xml:space="preserve"> definitions</w:t>
      </w:r>
      <w:r w:rsidR="00DF43C1">
        <w:t xml:space="preserve"> </w:t>
      </w:r>
      <w:r w:rsidR="00DF43C1">
        <w:fldChar w:fldCharType="begin"/>
      </w:r>
      <w:r w:rsidR="000D6C24">
        <w:instrText xml:space="preserve"> ADDIN ZOTERO_ITEM CSL_CITATION {"citationID":"Qm6NHERC","properties":{"formattedCitation":"[109, 110]","plainCitation":"[109, 110]","noteIndex":0},"citationItems":[{"id":3472,"uris":["http://zotero.org/users/6749620/items/UUFZ6LUG"],"itemData":{"id":3472,"type":"article-journal","container-title":"Perspectives in Health Information Management/AHIMA, American Health Information Management Association","page":"6","source":"Google Scholar","title":"The effectiveness of ICD-10-CM in capturing public health diseases","volume":"4","author":[{"family":"Watzlaf","given":"Valerie JM"},{"family":"Garvin","given":"Jennifer Hornung"},{"family":"Moeini","given":"Sohrab"},{"family":"Anania-Firouzan","given":"Patricia"}],"issued":{"date-parts":[["2007"]]},"citation-key":"watzlafEffectivenessICD10CMCapturing2007"}},{"id":3469,"uris":["http://zotero.org/users/6749620/items/U4NVGW8E"],"itemData":{"id":3469,"type":"article-journal","abstract":"Purpose To evaluate the effect of diagnostic coding system transition on the identification of common conditions recorded in Taiwan's national claims database. Methods Using the National Health Insurance Research Database, we estimated the 3-month prevalence of recorded diagnosis of 32 conditions based on the ICD-9-CM codes in 2014–2015 and the ICD-10-CM codes in 2016–2017. Two algorithms were assessed for ICD-10-CM: validated ICD-10 codes in the literature and codes translated from ICD-9-CM using an established mapping algorithm. We used segmented regression analysis on time-series data to examine changes in the 3-month prevalence (both level and trend) before and after the ICD-10-CM implementation. Results Significant changes in the level were found in 19 and 11 conditions when using the ICD-10 codes from the literature and mapping algorithm, respectively. The conditions with inconsistent levels by both of the algorithms were valvular heart disease, peripheral vascular disease, mild liver disease, moderate to severe liver disease, metastatic cancer, rheumatoid arthritis and collagen vascular diseases, coagulopathy, blood loss anemia, deficiency anemia, alcohol abuse, and psychosis. Nine conditions had significant changes in the trend when using the ICD-10 codes from the literature or mapping algorithm. Conclusions Less than half of the 32 conditions studied had a smooth transition between the ICD-9-CM and ICD-10-CM coding systems. Researchers should pay attention to the conditions where the coding definitions result in inconsistent time series estimates.","container-title":"Pharmacoepidemiology and Drug Safety","DOI":"10.1002/pds.5330","ISSN":"1099-1557","issue":"12","language":"en","license":"© 2021 John Wiley &amp; Sons Ltd.","note":"_eprint: https://onlinelibrary.wiley.com/doi/pdf/10.1002/pds.5330","page":"1653-1674","source":"Wiley Online Library","title":"Effect of ICD-9-CM to ICD-10-CM coding system transition on identification of common conditions: An interrupted time series analysis","title-short":"Effect of ICD-9-CM to ICD-10-CM coding system transition on identification of common conditions","volume":"30","author":[{"family":"Hsu","given":"Meng-Chen"},{"family":"Wang","given":"Chi-Chuan"},{"family":"Huang","given":"Ling-Ya"},{"family":"Lin","given":"Chih-Ying"},{"family":"Lin","given":"Fang-Ju"},{"family":"Toh","given":"Sengwee"}],"issued":{"date-parts":[["2021"]]},"citation-key":"hsuEffectICD9CMICD10CM2021"}}],"schema":"https://github.com/citation-style-language/schema/raw/master/csl-citation.json"} </w:instrText>
      </w:r>
      <w:r w:rsidR="00DF43C1">
        <w:fldChar w:fldCharType="separate"/>
      </w:r>
      <w:r w:rsidR="000D6C24">
        <w:rPr>
          <w:rFonts w:eastAsiaTheme="minorEastAsia" w:cs="Times New Roman"/>
          <w:kern w:val="0"/>
          <w:lang w:val="en-US"/>
        </w:rPr>
        <w:t>[109, 110]</w:t>
      </w:r>
      <w:r w:rsidR="00DF43C1">
        <w:fldChar w:fldCharType="end"/>
      </w:r>
      <w:r w:rsidR="0032018B">
        <w:t>.</w:t>
      </w:r>
      <w:r w:rsidR="00C87C98">
        <w:t xml:space="preserve"> </w:t>
      </w:r>
      <w:r w:rsidR="00B96C38">
        <w:t xml:space="preserve">Note that </w:t>
      </w:r>
      <w:r w:rsidR="006313D8">
        <w:t xml:space="preserve">it was not not necessary to provide </w:t>
      </w:r>
      <w:r w:rsidR="00B96C38">
        <w:t xml:space="preserve">ICD-10 codes to GPT models as they already had knowledge of them. </w:t>
      </w:r>
      <w:r w:rsidR="00500156">
        <w:t xml:space="preserve">For InterVA-5 and InSilicoVA, the standardized questionnaire data from the HEAL-SL EVA were first converted into 2016 World </w:t>
      </w:r>
      <w:r w:rsidR="00500156" w:rsidRPr="00500156">
        <w:t xml:space="preserve">Health Organization (WHO) VA questionnaire revision 1.5.1 Open Data Kit (ODK) format </w:t>
      </w:r>
      <w:r w:rsidR="00500156" w:rsidRPr="00500156">
        <w:fldChar w:fldCharType="begin"/>
      </w:r>
      <w:r w:rsidR="000D6C24">
        <w:instrText xml:space="preserve"> ADDIN ZOTERO_ITEM CSL_CITATION {"citationID":"00000055","properties":{"unsorted":false,"formattedCitation":"[111, 112]","plainCitation":"[111, 112]","noteIndex":0},"citationItems":[{"id":2670,"uris":["http://zotero.org/users/6749620/items/GD6ZFPJW"],"itemData":{"id":2670,"type":"webpage","abstract":"Publications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2600,"uris":["http://zotero.org/users/6749620/items/RD3U84K3"],"itemData":{"id":2600,"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00500156" w:rsidRPr="00500156">
        <w:fldChar w:fldCharType="separate"/>
      </w:r>
      <w:r w:rsidR="000D6C24">
        <w:rPr>
          <w:rFonts w:eastAsiaTheme="minorEastAsia" w:cs="Times New Roman"/>
          <w:kern w:val="0"/>
          <w:lang w:val="en-US"/>
        </w:rPr>
        <w:t>[111, 112]</w:t>
      </w:r>
      <w:r w:rsidR="00500156" w:rsidRPr="00500156">
        <w:fldChar w:fldCharType="end"/>
      </w:r>
      <w:r w:rsidR="00500156" w:rsidRPr="00500156">
        <w:t xml:space="preserve"> consisting of 526 variables </w:t>
      </w:r>
      <w:r w:rsidR="00500156" w:rsidRPr="00500156">
        <w:fldChar w:fldCharType="begin"/>
      </w:r>
      <w:r w:rsidR="000D6C24">
        <w:instrText xml:space="preserve"> ADDIN ZOTERO_ITEM CSL_CITATION {"citationID":"00000056","properties":{"unsorted":false,"formattedCitation":"[113]","plainCitation":"[113]","noteIndex":0},"citationItems":[{"id":2672,"uris":["http://zotero.org/users/6749620/items/ZGTAVBVF"],"itemData":{"id":2672,"type":"software","abstract":"Release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00500156" w:rsidRPr="00500156">
        <w:fldChar w:fldCharType="separate"/>
      </w:r>
      <w:r w:rsidR="000D6C24">
        <w:rPr>
          <w:rFonts w:eastAsiaTheme="minorEastAsia" w:cs="Times New Roman"/>
          <w:kern w:val="0"/>
          <w:lang w:val="en-US"/>
        </w:rPr>
        <w:t>[113]</w:t>
      </w:r>
      <w:r w:rsidR="00500156" w:rsidRPr="00500156">
        <w:fldChar w:fldCharType="end"/>
      </w:r>
      <w:r w:rsidR="00500156" w:rsidRPr="00500156">
        <w:t xml:space="preserve">, followed by further conversion into OpenVA format </w:t>
      </w:r>
      <w:r w:rsidR="00500156" w:rsidRPr="00500156">
        <w:fldChar w:fldCharType="begin"/>
      </w:r>
      <w:r w:rsidR="00FF0B1D">
        <w:instrText xml:space="preserve"> ADDIN ZOTERO_ITEM CSL_CITATION {"citationID":"00000057","properties":{"unsorted":false,"formattedCitation":"[42]","plainCitation":"[42]","noteIndex":0},"citationItems":[{"id":2598,"uris":["http://zotero.org/users/6749620/items/9K6D3V3X"],"itemData":{"id":2598,"type":"article-journal","abstract":"Verbal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00500156" w:rsidRPr="00500156">
        <w:fldChar w:fldCharType="separate"/>
      </w:r>
      <w:r w:rsidR="00FF0B1D">
        <w:rPr>
          <w:rFonts w:eastAsiaTheme="minorEastAsia" w:cs="Times New Roman"/>
          <w:kern w:val="0"/>
          <w:lang w:val="en-US"/>
        </w:rPr>
        <w:t>[42]</w:t>
      </w:r>
      <w:r w:rsidR="00500156" w:rsidRPr="00500156">
        <w:fldChar w:fldCharType="end"/>
      </w:r>
      <w:r w:rsidR="00500156" w:rsidRPr="00500156">
        <w:t xml:space="preserve"> consisting of 353 variables </w:t>
      </w:r>
      <w:r w:rsidR="00500156" w:rsidRPr="00500156">
        <w:fldChar w:fldCharType="begin"/>
      </w:r>
      <w:r w:rsidR="000D6C24">
        <w:instrText xml:space="preserve"> ADDIN ZOTERO_ITEM CSL_CITATION {"citationID":"00000058","properties":{"unsorted":false,"formattedCitation":"[114]","plainCitation":"[114]","noteIndex":0},"citationItems":[{"id":2673,"uris":["http://zotero.org/users/6749620/items/PGB6BLS6"],"itemData":{"id":2673,"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00500156" w:rsidRPr="00500156">
        <w:fldChar w:fldCharType="separate"/>
      </w:r>
      <w:r w:rsidR="000D6C24">
        <w:rPr>
          <w:rFonts w:eastAsiaTheme="minorEastAsia" w:cs="Times New Roman"/>
          <w:kern w:val="0"/>
          <w:lang w:val="en-US"/>
        </w:rPr>
        <w:t>[114]</w:t>
      </w:r>
      <w:r w:rsidR="00500156" w:rsidRPr="00500156">
        <w:fldChar w:fldCharType="end"/>
      </w:r>
      <w:r w:rsidR="00500156" w:rsidRPr="00500156">
        <w:t xml:space="preserve"> using the pyCrossVA version 0.97 Python package </w:t>
      </w:r>
      <w:r w:rsidR="00500156" w:rsidRPr="00500156">
        <w:fldChar w:fldCharType="begin"/>
      </w:r>
      <w:r w:rsidR="000D6C24">
        <w:instrText xml:space="preserve"> ADDIN ZOTERO_ITEM CSL_CITATION {"citationID":"00000059","properties":{"unsorted":false,"formattedCitation":"[115]","plainCitation":"[115]","noteIndex":0},"citationItems":[{"id":2599,"uris":["http://zotero.org/users/6749620/items/YZX52E9C"],"itemData":{"id":2599,"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00500156" w:rsidRPr="00500156">
        <w:fldChar w:fldCharType="separate"/>
      </w:r>
      <w:r w:rsidR="000D6C24">
        <w:rPr>
          <w:rFonts w:eastAsiaTheme="minorEastAsia" w:cs="Times New Roman"/>
          <w:kern w:val="0"/>
          <w:lang w:val="en-US"/>
        </w:rPr>
        <w:t>[115]</w:t>
      </w:r>
      <w:r w:rsidR="00500156" w:rsidRPr="00500156">
        <w:fldChar w:fldCharType="end"/>
      </w:r>
      <w:r w:rsidR="00500156" w:rsidRPr="00500156">
        <w:t>. The 6939 records were all converted into OpenVA formatted records for InterVA-5 and InSilicoVA.</w:t>
      </w:r>
    </w:p>
    <w:p w14:paraId="2EC2CA88" w14:textId="6F3A561B" w:rsidR="00CD3E2C" w:rsidRDefault="00AD4706" w:rsidP="009A3616">
      <w:pPr>
        <w:pStyle w:val="Heading3"/>
        <w:numPr>
          <w:ilvl w:val="0"/>
          <w:numId w:val="0"/>
        </w:numPr>
      </w:pPr>
      <w:r>
        <w:lastRenderedPageBreak/>
        <w:t>B.2.2</w:t>
      </w:r>
      <w:r w:rsidR="00620F13">
        <w:tab/>
      </w:r>
      <w:r>
        <w:t>Models and Parameters</w:t>
      </w:r>
    </w:p>
    <w:p w14:paraId="37D200B8" w14:textId="4C15208F" w:rsidR="00FF67ED" w:rsidRPr="004F0B61" w:rsidRDefault="00FF67ED" w:rsidP="009A3616">
      <w:pPr>
        <w:rPr>
          <w:szCs w:val="20"/>
        </w:rPr>
      </w:pPr>
      <w:r w:rsidRPr="00E343D6">
        <w:rPr>
          <w:szCs w:val="20"/>
        </w:rPr>
        <w:t>The GPT-3.5</w:t>
      </w:r>
      <w:r w:rsidR="008B5D75">
        <w:rPr>
          <w:szCs w:val="20"/>
        </w:rPr>
        <w:t xml:space="preserve">, </w:t>
      </w:r>
      <w:r w:rsidRPr="00E343D6">
        <w:rPr>
          <w:szCs w:val="20"/>
        </w:rPr>
        <w:t>GPT-4</w:t>
      </w:r>
      <w:r w:rsidR="008B5D75">
        <w:rPr>
          <w:szCs w:val="20"/>
        </w:rPr>
        <w:t>, and GPT-5</w:t>
      </w:r>
      <w:r w:rsidRPr="00E343D6">
        <w:rPr>
          <w:szCs w:val="20"/>
        </w:rPr>
        <w:t xml:space="preserve"> Application Programming Interface</w:t>
      </w:r>
      <w:r w:rsidR="00FF0D8C">
        <w:rPr>
          <w:szCs w:val="20"/>
        </w:rPr>
        <w:t>s</w:t>
      </w:r>
      <w:r w:rsidRPr="00E343D6">
        <w:rPr>
          <w:szCs w:val="20"/>
        </w:rPr>
        <w:t xml:space="preserve"> (API</w:t>
      </w:r>
      <w:r w:rsidR="00FF0D8C">
        <w:rPr>
          <w:szCs w:val="20"/>
        </w:rPr>
        <w:t>s</w:t>
      </w:r>
      <w:r w:rsidRPr="00E343D6">
        <w:rPr>
          <w:szCs w:val="20"/>
        </w:rPr>
        <w:t>) w</w:t>
      </w:r>
      <w:r w:rsidR="00FF0D8C">
        <w:rPr>
          <w:szCs w:val="20"/>
        </w:rPr>
        <w:t>ere</w:t>
      </w:r>
      <w:r w:rsidRPr="00E343D6">
        <w:rPr>
          <w:szCs w:val="20"/>
        </w:rPr>
        <w:t xml:space="preserve"> accessed using Python version 3.11.</w:t>
      </w:r>
      <w:r w:rsidR="00E604EF">
        <w:rPr>
          <w:szCs w:val="20"/>
        </w:rPr>
        <w:t>7</w:t>
      </w:r>
      <w:r w:rsidRPr="00E343D6">
        <w:rPr>
          <w:szCs w:val="20"/>
        </w:rPr>
        <w:t xml:space="preserve"> and used to assign CODs for each record. </w:t>
      </w:r>
      <w:r w:rsidR="001042CE">
        <w:rPr>
          <w:szCs w:val="20"/>
        </w:rPr>
        <w:t>We configure stateless calls (</w:t>
      </w:r>
      <w:r w:rsidR="00BC59C1">
        <w:rPr>
          <w:szCs w:val="20"/>
        </w:rPr>
        <w:t xml:space="preserve">starting </w:t>
      </w:r>
      <w:r w:rsidR="001042CE">
        <w:rPr>
          <w:szCs w:val="20"/>
        </w:rPr>
        <w:t xml:space="preserve">new sessions per call without any memory of previous sessions) to OpenAI’s API, where </w:t>
      </w:r>
      <w:r w:rsidR="00501A13">
        <w:rPr>
          <w:szCs w:val="20"/>
        </w:rPr>
        <w:t xml:space="preserve">GPT-3.5 and GPT-4 used the </w:t>
      </w:r>
      <w:r w:rsidR="00ED3E53">
        <w:rPr>
          <w:szCs w:val="20"/>
        </w:rPr>
        <w:t>Chat C</w:t>
      </w:r>
      <w:r w:rsidR="00501A13">
        <w:rPr>
          <w:szCs w:val="20"/>
        </w:rPr>
        <w:t>ompletions API</w:t>
      </w:r>
      <w:r w:rsidR="00603C28">
        <w:rPr>
          <w:szCs w:val="20"/>
        </w:rPr>
        <w:t xml:space="preserve"> </w:t>
      </w:r>
      <w:r w:rsidR="004E65B4">
        <w:rPr>
          <w:szCs w:val="20"/>
        </w:rPr>
        <w:fldChar w:fldCharType="begin"/>
      </w:r>
      <w:r w:rsidR="000D6C24">
        <w:rPr>
          <w:szCs w:val="20"/>
        </w:rPr>
        <w:instrText xml:space="preserve"> ADDIN ZOTERO_ITEM CSL_CITATION {"citationID":"ds2zpvJT","properties":{"formattedCitation":"[116]","plainCitation":"[116]","noteIndex":0},"citationItems":[{"id":3477,"uris":["http://zotero.org/users/6749620/items/CXNZ8N35"],"itemData":{"id":3477,"type":"webpage","abstract":"Complete reference documentation for the OpenAI API, including examples and code snippets for our endpoints in Python, cURL, and Node.js.","container-title":"OpenAI API","language":"en-US","title":"API Reference - Chat Completions","URL":"https://platform.openai.com/docs/api-reference/chat","author":[{"literal":"OpenAI"}],"accessed":{"date-parts":[["2025",10,21]]},"issued":{"date-parts":[["2025"]]},"citation-key":"openaiAPIReferenceChat2025"}}],"schema":"https://github.com/citation-style-language/schema/raw/master/csl-citation.json"} </w:instrText>
      </w:r>
      <w:r w:rsidR="004E65B4">
        <w:rPr>
          <w:szCs w:val="20"/>
        </w:rPr>
        <w:fldChar w:fldCharType="separate"/>
      </w:r>
      <w:r w:rsidR="000D6C24">
        <w:rPr>
          <w:rFonts w:eastAsiaTheme="minorEastAsia" w:cs="Times New Roman"/>
          <w:kern w:val="0"/>
          <w:lang w:val="en-US"/>
        </w:rPr>
        <w:t>[116]</w:t>
      </w:r>
      <w:r w:rsidR="004E65B4">
        <w:rPr>
          <w:szCs w:val="20"/>
        </w:rPr>
        <w:fldChar w:fldCharType="end"/>
      </w:r>
      <w:r w:rsidR="00EB3CC2">
        <w:rPr>
          <w:szCs w:val="20"/>
        </w:rPr>
        <w:t xml:space="preserve"> (stateless by default)</w:t>
      </w:r>
      <w:r w:rsidR="004E65B4">
        <w:rPr>
          <w:szCs w:val="20"/>
        </w:rPr>
        <w:t xml:space="preserve"> </w:t>
      </w:r>
      <w:r w:rsidR="00603C28">
        <w:rPr>
          <w:szCs w:val="20"/>
        </w:rPr>
        <w:t xml:space="preserve">and GPT-5 used the </w:t>
      </w:r>
      <w:r w:rsidR="00ED3E53">
        <w:rPr>
          <w:szCs w:val="20"/>
        </w:rPr>
        <w:t>R</w:t>
      </w:r>
      <w:r w:rsidR="00603C28">
        <w:rPr>
          <w:szCs w:val="20"/>
        </w:rPr>
        <w:t>esponses API</w:t>
      </w:r>
      <w:r w:rsidR="00ED3E53">
        <w:rPr>
          <w:szCs w:val="20"/>
        </w:rPr>
        <w:t xml:space="preserve"> </w:t>
      </w:r>
      <w:r w:rsidR="004E65B4">
        <w:rPr>
          <w:szCs w:val="20"/>
        </w:rPr>
        <w:fldChar w:fldCharType="begin"/>
      </w:r>
      <w:r w:rsidR="000D6C24">
        <w:rPr>
          <w:szCs w:val="20"/>
        </w:rPr>
        <w:instrText xml:space="preserve"> ADDIN ZOTERO_ITEM CSL_CITATION {"citationID":"Ep3tcJqt","properties":{"formattedCitation":"[117]","plainCitation":"[117]","noteIndex":0},"citationItems":[{"id":3476,"uris":["http://zotero.org/users/6749620/items/82DZ393F"],"itemData":{"id":3476,"type":"webpage","abstract":"Complete reference documentation for the OpenAI API, including examples and code snippets for our endpoints in Python, cURL, and Node.js.","container-title":"OpenAI API","language":"en-US","title":"API Reference - Responses","URL":"https://platform.openai.com/docs/api-reference/responses","author":[{"literal":"OpenAI"}],"accessed":{"date-parts":[["2025",10,21]]},"issued":{"date-parts":[["2025"]]},"citation-key":"openaiAPIReferenceResponses2025"}}],"schema":"https://github.com/citation-style-language/schema/raw/master/csl-citation.json"} </w:instrText>
      </w:r>
      <w:r w:rsidR="004E65B4">
        <w:rPr>
          <w:szCs w:val="20"/>
        </w:rPr>
        <w:fldChar w:fldCharType="separate"/>
      </w:r>
      <w:r w:rsidR="000D6C24">
        <w:rPr>
          <w:rFonts w:eastAsiaTheme="minorEastAsia" w:cs="Times New Roman"/>
          <w:kern w:val="0"/>
          <w:lang w:val="en-US"/>
        </w:rPr>
        <w:t>[117]</w:t>
      </w:r>
      <w:r w:rsidR="004E65B4">
        <w:rPr>
          <w:szCs w:val="20"/>
        </w:rPr>
        <w:fldChar w:fldCharType="end"/>
      </w:r>
      <w:r w:rsidR="00720CB2">
        <w:rPr>
          <w:szCs w:val="20"/>
        </w:rPr>
        <w:t xml:space="preserve"> </w:t>
      </w:r>
      <w:r w:rsidR="00EB3CC2">
        <w:rPr>
          <w:szCs w:val="20"/>
        </w:rPr>
        <w:t>(requires</w:t>
      </w:r>
      <w:r w:rsidR="00967B81">
        <w:rPr>
          <w:szCs w:val="20"/>
        </w:rPr>
        <w:t xml:space="preserve"> parameter</w:t>
      </w:r>
      <w:r w:rsidR="00EB3CC2">
        <w:rPr>
          <w:szCs w:val="20"/>
        </w:rPr>
        <w:t xml:space="preserve"> </w:t>
      </w:r>
      <w:r w:rsidR="00967B81" w:rsidRPr="00967B81">
        <w:rPr>
          <w:i/>
          <w:iCs/>
          <w:szCs w:val="20"/>
        </w:rPr>
        <w:t>st</w:t>
      </w:r>
      <w:r w:rsidR="00EC3D80">
        <w:rPr>
          <w:i/>
          <w:iCs/>
          <w:szCs w:val="20"/>
        </w:rPr>
        <w:t>ore</w:t>
      </w:r>
      <w:r w:rsidR="00967B81">
        <w:rPr>
          <w:szCs w:val="20"/>
        </w:rPr>
        <w:t xml:space="preserve"> set to </w:t>
      </w:r>
      <w:r w:rsidR="00967B81">
        <w:rPr>
          <w:i/>
          <w:iCs/>
          <w:szCs w:val="20"/>
        </w:rPr>
        <w:t xml:space="preserve">false </w:t>
      </w:r>
      <w:r w:rsidR="00EB3CC2" w:rsidRPr="00967B81">
        <w:rPr>
          <w:szCs w:val="20"/>
        </w:rPr>
        <w:t>for</w:t>
      </w:r>
      <w:r w:rsidR="00EB3CC2">
        <w:rPr>
          <w:szCs w:val="20"/>
        </w:rPr>
        <w:t xml:space="preserve"> statelessness)</w:t>
      </w:r>
      <w:r w:rsidR="00603C28">
        <w:rPr>
          <w:szCs w:val="20"/>
        </w:rPr>
        <w:t>.</w:t>
      </w:r>
      <w:r w:rsidR="008F2178">
        <w:rPr>
          <w:szCs w:val="20"/>
        </w:rPr>
        <w:t xml:space="preserve"> Stateless calls ensur</w:t>
      </w:r>
      <w:r w:rsidR="008845B5">
        <w:rPr>
          <w:szCs w:val="20"/>
        </w:rPr>
        <w:t>e</w:t>
      </w:r>
      <w:r w:rsidR="008F2178">
        <w:rPr>
          <w:szCs w:val="20"/>
        </w:rPr>
        <w:t xml:space="preserve"> that previous records and their order did not influence COD assignment for future records</w:t>
      </w:r>
      <w:r w:rsidR="00715420">
        <w:rPr>
          <w:szCs w:val="20"/>
        </w:rPr>
        <w:t xml:space="preserve">, potentially reducing </w:t>
      </w:r>
      <w:r w:rsidR="00252A0C">
        <w:rPr>
          <w:szCs w:val="20"/>
        </w:rPr>
        <w:t xml:space="preserve">output </w:t>
      </w:r>
      <w:r w:rsidR="00715420">
        <w:rPr>
          <w:szCs w:val="20"/>
        </w:rPr>
        <w:t>randomness</w:t>
      </w:r>
      <w:r w:rsidR="008F2178">
        <w:rPr>
          <w:szCs w:val="20"/>
        </w:rPr>
        <w:t>.</w:t>
      </w:r>
      <w:r w:rsidR="00603C28">
        <w:rPr>
          <w:szCs w:val="20"/>
        </w:rPr>
        <w:t xml:space="preserve"> </w:t>
      </w:r>
      <w:r w:rsidRPr="00E343D6">
        <w:rPr>
          <w:szCs w:val="20"/>
        </w:rPr>
        <w:t xml:space="preserve">GPT-3.5 used the </w:t>
      </w:r>
      <w:r w:rsidRPr="009E4A74">
        <w:rPr>
          <w:rStyle w:val="VerbatimChar"/>
          <w:rFonts w:ascii="Cambria" w:hAnsi="Cambria"/>
          <w:i/>
          <w:iCs/>
          <w:sz w:val="20"/>
          <w:szCs w:val="20"/>
        </w:rPr>
        <w:t>gpt-3.5-turbo</w:t>
      </w:r>
      <w:r w:rsidRPr="00E343D6">
        <w:rPr>
          <w:szCs w:val="20"/>
        </w:rPr>
        <w:t xml:space="preserve"> model, GPT-4 used the </w:t>
      </w:r>
      <w:r w:rsidRPr="009E4A74">
        <w:rPr>
          <w:rStyle w:val="VerbatimChar"/>
          <w:rFonts w:ascii="Cambria" w:hAnsi="Cambria"/>
          <w:i/>
          <w:iCs/>
          <w:sz w:val="20"/>
          <w:szCs w:val="20"/>
        </w:rPr>
        <w:t>gpt-4-0613</w:t>
      </w:r>
      <w:r w:rsidRPr="00E343D6">
        <w:rPr>
          <w:szCs w:val="20"/>
        </w:rPr>
        <w:t xml:space="preserve"> model</w:t>
      </w:r>
      <w:r w:rsidR="00FF0D8C">
        <w:rPr>
          <w:szCs w:val="20"/>
        </w:rPr>
        <w:t xml:space="preserve">, and GPT-5 used the </w:t>
      </w:r>
      <w:r w:rsidR="00FF0D8C">
        <w:rPr>
          <w:i/>
          <w:iCs/>
          <w:szCs w:val="20"/>
        </w:rPr>
        <w:t>gpt-2025-08-0</w:t>
      </w:r>
      <w:r w:rsidR="00BB06F2">
        <w:rPr>
          <w:i/>
          <w:iCs/>
          <w:szCs w:val="20"/>
        </w:rPr>
        <w:t>7</w:t>
      </w:r>
      <w:r w:rsidR="00FF0D8C">
        <w:rPr>
          <w:szCs w:val="20"/>
        </w:rPr>
        <w:t xml:space="preserve"> model</w:t>
      </w:r>
      <w:r w:rsidRPr="00E343D6">
        <w:rPr>
          <w:szCs w:val="20"/>
        </w:rPr>
        <w:t xml:space="preserve">.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0D6C24">
        <w:rPr>
          <w:szCs w:val="20"/>
        </w:rPr>
        <w:instrText xml:space="preserve"> ADDIN ZOTERO_ITEM CSL_CITATION {"citationID":"00000060","properties":{"unsorted":false,"formattedCitation":"[118]","plainCitation":"[118]","noteIndex":0},"citationItems":[{"id":2679,"uris":["http://zotero.org/users/6749620/items/FBSTJZ9N"],"itemData":{"id":2679,"type":"webpage","abstract":"Explore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0D6C24">
        <w:rPr>
          <w:rFonts w:eastAsiaTheme="minorEastAsia" w:cs="Times New Roman"/>
          <w:kern w:val="0"/>
          <w:lang w:val="en-US"/>
        </w:rPr>
        <w:t>[118]</w:t>
      </w:r>
      <w:r w:rsidRPr="00E343D6">
        <w:rPr>
          <w:szCs w:val="20"/>
        </w:rPr>
        <w:fldChar w:fldCharType="end"/>
      </w:r>
      <w:r w:rsidRPr="00E343D6">
        <w:rPr>
          <w:szCs w:val="20"/>
        </w:rPr>
        <w:t>. Higher values closer to 2 may produce less deterministic outputs, while lower values closer to 0 produce more deterministic outputs.</w:t>
      </w:r>
      <w:r w:rsidR="005767B2">
        <w:rPr>
          <w:szCs w:val="20"/>
        </w:rPr>
        <w:t xml:space="preserve"> Another parameter</w:t>
      </w:r>
      <w:r w:rsidR="00E662BD">
        <w:rPr>
          <w:szCs w:val="20"/>
        </w:rPr>
        <w:t xml:space="preserve"> for GPT-3.5</w:t>
      </w:r>
      <w:r w:rsidR="00C404E8">
        <w:rPr>
          <w:szCs w:val="20"/>
        </w:rPr>
        <w:t>/</w:t>
      </w:r>
      <w:r w:rsidR="00E662BD">
        <w:rPr>
          <w:szCs w:val="20"/>
        </w:rPr>
        <w:t>4</w:t>
      </w:r>
      <w:r w:rsidR="005767B2">
        <w:rPr>
          <w:szCs w:val="20"/>
        </w:rPr>
        <w:t xml:space="preserve">, </w:t>
      </w:r>
      <w:r w:rsidR="005767B2">
        <w:rPr>
          <w:i/>
          <w:iCs/>
          <w:szCs w:val="20"/>
        </w:rPr>
        <w:t>seed</w:t>
      </w:r>
      <w:r w:rsidR="005767B2">
        <w:rPr>
          <w:szCs w:val="20"/>
        </w:rPr>
        <w:t xml:space="preserve"> was </w:t>
      </w:r>
      <w:r w:rsidR="00E51E1F">
        <w:rPr>
          <w:szCs w:val="20"/>
        </w:rPr>
        <w:t>fixed at a</w:t>
      </w:r>
      <w:r w:rsidR="005767B2">
        <w:rPr>
          <w:szCs w:val="20"/>
        </w:rPr>
        <w:t xml:space="preserve"> constant value of 1234 to </w:t>
      </w:r>
      <w:r w:rsidR="00E51E1F">
        <w:rPr>
          <w:szCs w:val="20"/>
        </w:rPr>
        <w:t>minimize</w:t>
      </w:r>
      <w:r w:rsidR="005767B2">
        <w:rPr>
          <w:szCs w:val="20"/>
        </w:rPr>
        <w:t xml:space="preserve"> randomness in token </w:t>
      </w:r>
      <w:r w:rsidR="00E51E1F">
        <w:rPr>
          <w:szCs w:val="20"/>
        </w:rPr>
        <w:t>generation</w:t>
      </w:r>
      <w:r w:rsidR="00455097">
        <w:rPr>
          <w:szCs w:val="20"/>
        </w:rPr>
        <w:t xml:space="preserve"> and improve</w:t>
      </w:r>
      <w:r w:rsidR="00E51E1F">
        <w:rPr>
          <w:szCs w:val="20"/>
        </w:rPr>
        <w:t xml:space="preserve"> output</w:t>
      </w:r>
      <w:r w:rsidR="00455097">
        <w:rPr>
          <w:szCs w:val="20"/>
        </w:rPr>
        <w:t xml:space="preserve"> consistency</w:t>
      </w:r>
      <w:r w:rsidR="00577E8E">
        <w:rPr>
          <w:szCs w:val="20"/>
        </w:rPr>
        <w:t xml:space="preserve"> </w:t>
      </w:r>
      <w:r w:rsidR="00577E8E">
        <w:rPr>
          <w:szCs w:val="20"/>
        </w:rPr>
        <w:fldChar w:fldCharType="begin"/>
      </w:r>
      <w:r w:rsidR="00FF0B1D">
        <w:rPr>
          <w:szCs w:val="20"/>
        </w:rPr>
        <w:instrText xml:space="preserve"> ADDIN ZOTERO_ITEM CSL_CITATION {"citationID":"AOn7AFTN","properties":{"formattedCitation":"[73]","plainCitation":"[73]","noteIndex":0},"citationItems":[{"id":3496,"uris":["http://zotero.org/users/6749620/items/XNH8XJ5D"],"itemData":{"id":3496,"type":"webpage","abstract":"TLDR: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577E8E">
        <w:rPr>
          <w:szCs w:val="20"/>
        </w:rPr>
        <w:fldChar w:fldCharType="separate"/>
      </w:r>
      <w:r w:rsidR="00FF0B1D">
        <w:rPr>
          <w:rFonts w:eastAsiaTheme="minorEastAsia" w:cs="Times New Roman"/>
          <w:kern w:val="0"/>
          <w:lang w:val="en-US"/>
        </w:rPr>
        <w:t>[73]</w:t>
      </w:r>
      <w:r w:rsidR="00577E8E">
        <w:rPr>
          <w:szCs w:val="20"/>
        </w:rPr>
        <w:fldChar w:fldCharType="end"/>
      </w:r>
      <w:r w:rsidR="005767B2">
        <w:rPr>
          <w:szCs w:val="20"/>
        </w:rPr>
        <w:t>.</w:t>
      </w:r>
      <w:r w:rsidR="00056751">
        <w:rPr>
          <w:szCs w:val="20"/>
        </w:rPr>
        <w:t xml:space="preserve"> </w:t>
      </w:r>
      <w:r w:rsidR="0076221C">
        <w:rPr>
          <w:szCs w:val="20"/>
        </w:rPr>
        <w:t>Despite th</w:t>
      </w:r>
      <w:r w:rsidR="00E30402">
        <w:rPr>
          <w:szCs w:val="20"/>
        </w:rPr>
        <w:t>i</w:t>
      </w:r>
      <w:r w:rsidR="0076221C">
        <w:rPr>
          <w:szCs w:val="20"/>
        </w:rPr>
        <w:t>s setting</w:t>
      </w:r>
      <w:r w:rsidR="00C404E8">
        <w:rPr>
          <w:szCs w:val="20"/>
        </w:rPr>
        <w:t>,</w:t>
      </w:r>
      <w:r w:rsidR="00C86118">
        <w:rPr>
          <w:szCs w:val="20"/>
        </w:rPr>
        <w:t xml:space="preserve"> we note that</w:t>
      </w:r>
      <w:r w:rsidR="00C404E8">
        <w:rPr>
          <w:szCs w:val="20"/>
        </w:rPr>
        <w:t xml:space="preserve"> GPT-3.5/4 were non-deterministic models, </w:t>
      </w:r>
      <w:r w:rsidR="004237BC">
        <w:rPr>
          <w:szCs w:val="20"/>
        </w:rPr>
        <w:t>where</w:t>
      </w:r>
      <w:r w:rsidR="00C404E8">
        <w:rPr>
          <w:szCs w:val="20"/>
        </w:rPr>
        <w:t xml:space="preserve"> </w:t>
      </w:r>
      <w:r w:rsidR="00480D29">
        <w:rPr>
          <w:szCs w:val="20"/>
        </w:rPr>
        <w:t>using a constant seed value increases the likelihood of identical outputs across runs</w:t>
      </w:r>
      <w:r w:rsidR="00206B17">
        <w:rPr>
          <w:szCs w:val="20"/>
        </w:rPr>
        <w:t xml:space="preserve">, </w:t>
      </w:r>
      <w:r w:rsidR="00480D29">
        <w:rPr>
          <w:szCs w:val="20"/>
        </w:rPr>
        <w:t>but does not guarantee them</w:t>
      </w:r>
      <w:r w:rsidR="00C404E8">
        <w:rPr>
          <w:szCs w:val="20"/>
        </w:rPr>
        <w:t xml:space="preserve">. </w:t>
      </w:r>
      <w:r w:rsidR="000B44B8">
        <w:rPr>
          <w:szCs w:val="20"/>
        </w:rPr>
        <w:t xml:space="preserve">For GPT-5, the </w:t>
      </w:r>
      <w:r w:rsidR="000B44B8" w:rsidRPr="00D60DE8">
        <w:rPr>
          <w:i/>
          <w:iCs/>
          <w:szCs w:val="20"/>
        </w:rPr>
        <w:t>temperature</w:t>
      </w:r>
      <w:r w:rsidR="000B44B8">
        <w:rPr>
          <w:szCs w:val="20"/>
        </w:rPr>
        <w:t xml:space="preserve"> and </w:t>
      </w:r>
      <w:r w:rsidR="000B44B8" w:rsidRPr="00D60DE8">
        <w:rPr>
          <w:i/>
          <w:iCs/>
          <w:szCs w:val="20"/>
        </w:rPr>
        <w:t>seed</w:t>
      </w:r>
      <w:r w:rsidR="000B44B8">
        <w:rPr>
          <w:szCs w:val="20"/>
        </w:rPr>
        <w:t xml:space="preserve"> parameters were no longer available</w:t>
      </w:r>
      <w:r w:rsidR="001D6763">
        <w:rPr>
          <w:szCs w:val="20"/>
        </w:rPr>
        <w:t xml:space="preserve"> from the API</w:t>
      </w:r>
      <w:r w:rsidR="00F460B6">
        <w:rPr>
          <w:szCs w:val="20"/>
        </w:rPr>
        <w:t xml:space="preserve">, and we set the parameter </w:t>
      </w:r>
      <w:r w:rsidR="00F460B6">
        <w:rPr>
          <w:i/>
          <w:iCs/>
          <w:szCs w:val="20"/>
        </w:rPr>
        <w:t xml:space="preserve">reasoning </w:t>
      </w:r>
      <w:r w:rsidR="00F460B6">
        <w:rPr>
          <w:szCs w:val="20"/>
        </w:rPr>
        <w:t xml:space="preserve">to </w:t>
      </w:r>
      <w:r w:rsidR="00F460B6" w:rsidRPr="0073036C">
        <w:rPr>
          <w:i/>
          <w:iCs/>
          <w:szCs w:val="20"/>
        </w:rPr>
        <w:t>minimal</w:t>
      </w:r>
      <w:r w:rsidR="00F460B6">
        <w:rPr>
          <w:szCs w:val="20"/>
        </w:rPr>
        <w:t xml:space="preserve"> and parameter </w:t>
      </w:r>
      <w:r w:rsidR="00F460B6" w:rsidRPr="000B44B8">
        <w:rPr>
          <w:i/>
          <w:iCs/>
          <w:szCs w:val="20"/>
        </w:rPr>
        <w:t>verbosity</w:t>
      </w:r>
      <w:r w:rsidR="00F460B6">
        <w:rPr>
          <w:szCs w:val="20"/>
        </w:rPr>
        <w:t xml:space="preserve"> to </w:t>
      </w:r>
      <w:r w:rsidR="00F460B6" w:rsidRPr="0073036C">
        <w:rPr>
          <w:i/>
          <w:iCs/>
          <w:szCs w:val="20"/>
        </w:rPr>
        <w:t>low</w:t>
      </w:r>
      <w:r w:rsidR="00F460B6">
        <w:rPr>
          <w:szCs w:val="20"/>
        </w:rPr>
        <w:t xml:space="preserve"> as an alternative for</w:t>
      </w:r>
      <w:r w:rsidR="006B0466">
        <w:rPr>
          <w:szCs w:val="20"/>
        </w:rPr>
        <w:t xml:space="preserve"> producing more deterministic outputs</w:t>
      </w:r>
      <w:r w:rsidR="00603C28">
        <w:rPr>
          <w:szCs w:val="20"/>
        </w:rPr>
        <w:t xml:space="preserve"> </w:t>
      </w:r>
      <w:r w:rsidR="00E477EA">
        <w:rPr>
          <w:szCs w:val="20"/>
        </w:rPr>
        <w:fldChar w:fldCharType="begin"/>
      </w:r>
      <w:r w:rsidR="00FF0B1D">
        <w:rPr>
          <w:szCs w:val="20"/>
        </w:rPr>
        <w:instrText xml:space="preserve"> ADDIN ZOTERO_ITEM CSL_CITATION {"citationID":"MzIGImFI","properties":{"formattedCitation":"[71, 72]","plainCitation":"[71, 72]","noteIndex":0},"citationItems":[{"id":3494,"uris":["http://zotero.org/users/6749620/items/7QFUGNXC"],"itemData":{"id":3494,"type":"webpage","abstract":"Learn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3495,"uris":["http://zotero.org/users/6749620/items/ZE7NY5XP"],"itemData":{"id":3495,"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schema":"https://github.com/citation-style-language/schema/raw/master/csl-citation.json"} </w:instrText>
      </w:r>
      <w:r w:rsidR="00E477EA">
        <w:rPr>
          <w:szCs w:val="20"/>
        </w:rPr>
        <w:fldChar w:fldCharType="separate"/>
      </w:r>
      <w:r w:rsidR="00FF0B1D">
        <w:rPr>
          <w:rFonts w:eastAsiaTheme="minorEastAsia" w:cs="Times New Roman"/>
          <w:kern w:val="0"/>
          <w:lang w:val="en-US"/>
        </w:rPr>
        <w:t>[71, 72]</w:t>
      </w:r>
      <w:r w:rsidR="00E477EA">
        <w:rPr>
          <w:szCs w:val="20"/>
        </w:rPr>
        <w:fldChar w:fldCharType="end"/>
      </w:r>
      <w:r w:rsidR="000B44B8">
        <w:rPr>
          <w:szCs w:val="20"/>
        </w:rPr>
        <w:t>.</w:t>
      </w:r>
      <w:r w:rsidR="00E03AFC">
        <w:rPr>
          <w:szCs w:val="20"/>
        </w:rPr>
        <w:t xml:space="preserve"> The </w:t>
      </w:r>
      <w:r w:rsidR="00E03AFC" w:rsidRPr="00674D12">
        <w:rPr>
          <w:i/>
          <w:iCs/>
          <w:szCs w:val="20"/>
        </w:rPr>
        <w:t>reasoning</w:t>
      </w:r>
      <w:r w:rsidR="00E03AFC">
        <w:rPr>
          <w:szCs w:val="20"/>
        </w:rPr>
        <w:t xml:space="preserve"> parameter controls</w:t>
      </w:r>
      <w:r w:rsidR="00E477EA">
        <w:rPr>
          <w:szCs w:val="20"/>
        </w:rPr>
        <w:t xml:space="preserve"> for the number of reasoning tokens</w:t>
      </w:r>
      <w:r w:rsidR="00DC0FC2">
        <w:rPr>
          <w:szCs w:val="20"/>
        </w:rPr>
        <w:t>, affecting the ability of GPT-5 to outline steps of thinking</w:t>
      </w:r>
      <w:r w:rsidR="00E75D3B">
        <w:rPr>
          <w:szCs w:val="20"/>
        </w:rPr>
        <w:t xml:space="preserve"> for refining the output</w:t>
      </w:r>
      <w:r w:rsidR="00DC0FC2">
        <w:rPr>
          <w:szCs w:val="20"/>
        </w:rPr>
        <w:t>. Values available were</w:t>
      </w:r>
      <w:r w:rsidR="005532EB">
        <w:rPr>
          <w:szCs w:val="20"/>
        </w:rPr>
        <w:t xml:space="preserve"> </w:t>
      </w:r>
      <w:r w:rsidR="005532EB" w:rsidRPr="00674D12">
        <w:rPr>
          <w:i/>
          <w:iCs/>
          <w:szCs w:val="20"/>
        </w:rPr>
        <w:t>minimal</w:t>
      </w:r>
      <w:r w:rsidR="005532EB">
        <w:rPr>
          <w:szCs w:val="20"/>
        </w:rPr>
        <w:t>,</w:t>
      </w:r>
      <w:r w:rsidR="00DC0FC2">
        <w:rPr>
          <w:szCs w:val="20"/>
        </w:rPr>
        <w:t xml:space="preserve"> </w:t>
      </w:r>
      <w:r w:rsidR="00DC0FC2" w:rsidRPr="005532EB">
        <w:rPr>
          <w:i/>
          <w:iCs/>
          <w:szCs w:val="20"/>
        </w:rPr>
        <w:t>low</w:t>
      </w:r>
      <w:r w:rsidR="00DC0FC2">
        <w:rPr>
          <w:szCs w:val="20"/>
        </w:rPr>
        <w:t xml:space="preserve">, </w:t>
      </w:r>
      <w:r w:rsidR="00DC0FC2" w:rsidRPr="005532EB">
        <w:rPr>
          <w:i/>
          <w:iCs/>
          <w:szCs w:val="20"/>
        </w:rPr>
        <w:t>medium</w:t>
      </w:r>
      <w:r w:rsidR="00DC0FC2">
        <w:rPr>
          <w:szCs w:val="20"/>
        </w:rPr>
        <w:t>,</w:t>
      </w:r>
      <w:r w:rsidR="005532EB">
        <w:rPr>
          <w:szCs w:val="20"/>
        </w:rPr>
        <w:t xml:space="preserve"> </w:t>
      </w:r>
      <w:r w:rsidR="00245EC9">
        <w:rPr>
          <w:szCs w:val="20"/>
        </w:rPr>
        <w:t xml:space="preserve">or </w:t>
      </w:r>
      <w:r w:rsidR="00DC0FC2" w:rsidRPr="00674D12">
        <w:rPr>
          <w:i/>
          <w:iCs/>
          <w:szCs w:val="20"/>
        </w:rPr>
        <w:t>high</w:t>
      </w:r>
      <w:r w:rsidR="00DC0FC2">
        <w:rPr>
          <w:szCs w:val="20"/>
        </w:rPr>
        <w:t>, with higher values increasing the number of reasoning tokens</w:t>
      </w:r>
      <w:r w:rsidR="00B66DE6">
        <w:rPr>
          <w:szCs w:val="20"/>
        </w:rPr>
        <w:t xml:space="preserve"> to better refine outputs</w:t>
      </w:r>
      <w:r w:rsidR="00610B42">
        <w:rPr>
          <w:szCs w:val="20"/>
        </w:rPr>
        <w:t>. We note that we use low reasoning</w:t>
      </w:r>
      <w:r w:rsidR="00433219">
        <w:rPr>
          <w:szCs w:val="20"/>
        </w:rPr>
        <w:t xml:space="preserve"> for GPT-5</w:t>
      </w:r>
      <w:r w:rsidR="00610B42">
        <w:rPr>
          <w:szCs w:val="20"/>
        </w:rPr>
        <w:t xml:space="preserve"> to reduce the likelihood of inconsistent outputs as the generation of</w:t>
      </w:r>
      <w:r w:rsidR="008A2127">
        <w:rPr>
          <w:szCs w:val="20"/>
        </w:rPr>
        <w:t xml:space="preserve"> more</w:t>
      </w:r>
      <w:r w:rsidR="00610B42">
        <w:rPr>
          <w:szCs w:val="20"/>
        </w:rPr>
        <w:t xml:space="preserve"> reasoning tokens increas</w:t>
      </w:r>
      <w:r w:rsidR="00F92C6F">
        <w:rPr>
          <w:szCs w:val="20"/>
        </w:rPr>
        <w:t>es</w:t>
      </w:r>
      <w:r w:rsidR="00610B42">
        <w:rPr>
          <w:szCs w:val="20"/>
        </w:rPr>
        <w:t xml:space="preserve"> </w:t>
      </w:r>
      <w:r w:rsidR="00D4197B">
        <w:rPr>
          <w:szCs w:val="20"/>
        </w:rPr>
        <w:t xml:space="preserve">output </w:t>
      </w:r>
      <w:r w:rsidR="00610B42">
        <w:rPr>
          <w:szCs w:val="20"/>
        </w:rPr>
        <w:t>randomness</w:t>
      </w:r>
      <w:r w:rsidR="00DC0FC2">
        <w:rPr>
          <w:szCs w:val="20"/>
        </w:rPr>
        <w:t xml:space="preserve">. </w:t>
      </w:r>
      <w:r w:rsidR="00027632">
        <w:rPr>
          <w:szCs w:val="20"/>
        </w:rPr>
        <w:t xml:space="preserve">The </w:t>
      </w:r>
      <w:r w:rsidR="00027632">
        <w:rPr>
          <w:i/>
          <w:iCs/>
          <w:szCs w:val="20"/>
        </w:rPr>
        <w:t xml:space="preserve">verbosity </w:t>
      </w:r>
      <w:r w:rsidR="00027632">
        <w:rPr>
          <w:szCs w:val="20"/>
        </w:rPr>
        <w:t>parameter</w:t>
      </w:r>
      <w:r w:rsidR="006768B8">
        <w:rPr>
          <w:szCs w:val="20"/>
        </w:rPr>
        <w:t xml:space="preserve"> (nested under the </w:t>
      </w:r>
      <w:r w:rsidR="006768B8">
        <w:rPr>
          <w:i/>
          <w:iCs/>
          <w:szCs w:val="20"/>
        </w:rPr>
        <w:t>text</w:t>
      </w:r>
      <w:r w:rsidR="006768B8">
        <w:rPr>
          <w:szCs w:val="20"/>
        </w:rPr>
        <w:t xml:space="preserve"> parameter)</w:t>
      </w:r>
      <w:r w:rsidR="00027632">
        <w:rPr>
          <w:szCs w:val="20"/>
        </w:rPr>
        <w:t xml:space="preserve"> controls the number of output tokens, adjusting GPT-5 to provide more concise or more detailed </w:t>
      </w:r>
      <w:r w:rsidR="00DE2BA2">
        <w:rPr>
          <w:szCs w:val="20"/>
        </w:rPr>
        <w:t>output</w:t>
      </w:r>
      <w:r w:rsidR="00027632">
        <w:rPr>
          <w:szCs w:val="20"/>
        </w:rPr>
        <w:t>.</w:t>
      </w:r>
      <w:r w:rsidR="006B0466">
        <w:rPr>
          <w:szCs w:val="20"/>
        </w:rPr>
        <w:t xml:space="preserve"> Values available</w:t>
      </w:r>
      <w:r w:rsidR="00245EC9">
        <w:rPr>
          <w:szCs w:val="20"/>
        </w:rPr>
        <w:t xml:space="preserve"> were </w:t>
      </w:r>
      <w:r w:rsidR="00245EC9">
        <w:rPr>
          <w:i/>
          <w:iCs/>
          <w:szCs w:val="20"/>
        </w:rPr>
        <w:t>high</w:t>
      </w:r>
      <w:r w:rsidR="00245EC9">
        <w:rPr>
          <w:szCs w:val="20"/>
        </w:rPr>
        <w:t xml:space="preserve">, </w:t>
      </w:r>
      <w:r w:rsidR="00245EC9">
        <w:rPr>
          <w:i/>
          <w:iCs/>
          <w:szCs w:val="20"/>
        </w:rPr>
        <w:t xml:space="preserve">medium, or </w:t>
      </w:r>
      <w:r w:rsidR="00245EC9" w:rsidRPr="00674D12">
        <w:rPr>
          <w:i/>
          <w:iCs/>
          <w:szCs w:val="20"/>
        </w:rPr>
        <w:t>low</w:t>
      </w:r>
      <w:r w:rsidR="000357B3">
        <w:rPr>
          <w:szCs w:val="20"/>
        </w:rPr>
        <w:t xml:space="preserve">, where </w:t>
      </w:r>
      <w:r w:rsidR="00E55AF3">
        <w:rPr>
          <w:szCs w:val="20"/>
        </w:rPr>
        <w:t>lower verbosity produces more concise output and higher verbosity produces more detailed output</w:t>
      </w:r>
      <w:r w:rsidR="00245EC9">
        <w:rPr>
          <w:szCs w:val="20"/>
        </w:rPr>
        <w:t>.</w:t>
      </w:r>
      <w:r w:rsidR="00433219">
        <w:rPr>
          <w:szCs w:val="20"/>
        </w:rPr>
        <w:t xml:space="preserve"> We use</w:t>
      </w:r>
      <w:r w:rsidR="00A302C7">
        <w:rPr>
          <w:szCs w:val="20"/>
        </w:rPr>
        <w:t xml:space="preserve"> low verbosity for GPT-5 to produce more concise and deterministic outputs.</w:t>
      </w:r>
      <w:r w:rsidR="00027632">
        <w:rPr>
          <w:szCs w:val="20"/>
        </w:rPr>
        <w:t xml:space="preserve"> </w:t>
      </w:r>
      <w:r w:rsidR="004858CF">
        <w:rPr>
          <w:szCs w:val="20"/>
        </w:rPr>
        <w:t>The</w:t>
      </w:r>
      <w:r w:rsidR="0098689C">
        <w:rPr>
          <w:szCs w:val="20"/>
        </w:rPr>
        <w:t xml:space="preserve"> </w:t>
      </w:r>
      <w:r w:rsidR="0098689C" w:rsidRPr="0098689C">
        <w:rPr>
          <w:i/>
          <w:iCs/>
          <w:szCs w:val="20"/>
        </w:rPr>
        <w:t>store</w:t>
      </w:r>
      <w:r w:rsidR="0098689C">
        <w:rPr>
          <w:szCs w:val="20"/>
        </w:rPr>
        <w:t xml:space="preserve"> parameter </w:t>
      </w:r>
      <w:r w:rsidR="004858CF">
        <w:rPr>
          <w:szCs w:val="20"/>
        </w:rPr>
        <w:t xml:space="preserve">was also </w:t>
      </w:r>
      <w:r w:rsidR="0098689C">
        <w:rPr>
          <w:szCs w:val="20"/>
        </w:rPr>
        <w:t xml:space="preserve">to </w:t>
      </w:r>
      <w:r w:rsidR="0098689C" w:rsidRPr="00674D12">
        <w:rPr>
          <w:i/>
          <w:iCs/>
          <w:szCs w:val="20"/>
        </w:rPr>
        <w:t>false</w:t>
      </w:r>
      <w:r w:rsidR="0098689C">
        <w:rPr>
          <w:szCs w:val="20"/>
        </w:rPr>
        <w:t xml:space="preserve"> for stateless </w:t>
      </w:r>
      <w:r w:rsidR="001505EE">
        <w:rPr>
          <w:szCs w:val="20"/>
        </w:rPr>
        <w:t xml:space="preserve">GPT-5 </w:t>
      </w:r>
      <w:r w:rsidR="00E848B7">
        <w:rPr>
          <w:szCs w:val="20"/>
        </w:rPr>
        <w:t>sessions using the Responses API</w:t>
      </w:r>
      <w:r w:rsidR="00ED3E53">
        <w:rPr>
          <w:szCs w:val="20"/>
        </w:rPr>
        <w:t xml:space="preserve"> </w:t>
      </w:r>
      <w:r w:rsidR="00ED3E53">
        <w:rPr>
          <w:szCs w:val="20"/>
        </w:rPr>
        <w:fldChar w:fldCharType="begin"/>
      </w:r>
      <w:r w:rsidR="000D6C24">
        <w:rPr>
          <w:szCs w:val="20"/>
        </w:rPr>
        <w:instrText xml:space="preserve"> ADDIN ZOTERO_ITEM CSL_CITATION {"citationID":"oOwwo4yR","properties":{"formattedCitation":"[119]","plainCitation":"[119]","noteIndex":0},"citationItems":[{"id":3478,"uris":["http://zotero.org/users/6749620/items/78CTM3LU"],"itemData":{"id":3478,"type":"webpage","abstract":"Explore resources, tutorials, API docs, and dynamic examples to get the most out of OpenAI's developer platform.","container-title":"OpenAI API","language":"en-US","title":"Migrate to the Responses API - Decide when to use statefulness","URL":"https://platform.openai.com/docs/guides/migrate-to-responses#4-decide-when-to-use-statefulness","author":[{"literal":"OpenAI"}],"accessed":{"date-parts":[["2025",10,21]]},"issued":{"date-parts":[["2025"]]},"citation-key":"openaiMigrateResponsesAPI2025"}}],"schema":"https://github.com/citation-style-language/schema/raw/master/csl-citation.json"} </w:instrText>
      </w:r>
      <w:r w:rsidR="00ED3E53">
        <w:rPr>
          <w:szCs w:val="20"/>
        </w:rPr>
        <w:fldChar w:fldCharType="separate"/>
      </w:r>
      <w:r w:rsidR="000D6C24">
        <w:rPr>
          <w:rFonts w:eastAsiaTheme="minorEastAsia" w:cs="Times New Roman"/>
          <w:kern w:val="0"/>
          <w:lang w:val="en-US"/>
        </w:rPr>
        <w:t>[119]</w:t>
      </w:r>
      <w:r w:rsidR="00ED3E53">
        <w:rPr>
          <w:szCs w:val="20"/>
        </w:rPr>
        <w:fldChar w:fldCharType="end"/>
      </w:r>
      <w:r w:rsidR="0098689C">
        <w:rPr>
          <w:szCs w:val="20"/>
        </w:rPr>
        <w:t xml:space="preserve">. </w:t>
      </w:r>
      <w:r w:rsidRPr="0098689C">
        <w:rPr>
          <w:szCs w:val="20"/>
        </w:rPr>
        <w:t>The</w:t>
      </w:r>
      <w:r w:rsidRPr="004F0B61">
        <w:rPr>
          <w:szCs w:val="20"/>
        </w:rPr>
        <w:t xml:space="preserve"> </w:t>
      </w:r>
      <w:r w:rsidRPr="004F0B61">
        <w:rPr>
          <w:rStyle w:val="VerbatimChar"/>
          <w:rFonts w:ascii="Cambria" w:hAnsi="Cambria"/>
          <w:i/>
          <w:iCs/>
          <w:sz w:val="20"/>
          <w:szCs w:val="20"/>
        </w:rPr>
        <w:t>openVA</w:t>
      </w:r>
      <w:r w:rsidRPr="004F0B61">
        <w:rPr>
          <w:szCs w:val="20"/>
        </w:rPr>
        <w:t xml:space="preserve"> R package was used to run InterVA-5 and InSilicoVA models to assign CODs for each record in R version 4.3.1. The </w:t>
      </w:r>
      <w:r w:rsidRPr="004F0B61">
        <w:rPr>
          <w:rStyle w:val="VerbatimChar"/>
          <w:rFonts w:ascii="Cambria" w:hAnsi="Cambria"/>
          <w:i/>
          <w:iCs/>
          <w:sz w:val="20"/>
          <w:szCs w:val="20"/>
        </w:rPr>
        <w:t>openVA</w:t>
      </w:r>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r w:rsidRPr="004F0B61">
        <w:rPr>
          <w:rStyle w:val="VerbatimChar"/>
          <w:rFonts w:ascii="Cambria" w:hAnsi="Cambria"/>
          <w:sz w:val="20"/>
          <w:szCs w:val="20"/>
        </w:rPr>
        <w:t>InSilicoVA</w:t>
      </w:r>
      <w:r w:rsidRPr="004F0B61">
        <w:rPr>
          <w:szCs w:val="20"/>
        </w:rPr>
        <w:t xml:space="preserve"> version 1.4.0. The </w:t>
      </w:r>
      <w:r w:rsidRPr="004F0B61">
        <w:rPr>
          <w:rStyle w:val="VerbatimChar"/>
          <w:rFonts w:ascii="Cambria" w:hAnsi="Cambria"/>
          <w:i/>
          <w:iCs/>
          <w:sz w:val="20"/>
          <w:szCs w:val="20"/>
        </w:rPr>
        <w:t>Nsim</w:t>
      </w:r>
      <w:r w:rsidRPr="004F0B61">
        <w:rPr>
          <w:szCs w:val="20"/>
        </w:rPr>
        <w:t xml:space="preserve"> (number of iterations to run) parameter </w:t>
      </w:r>
      <w:r w:rsidRPr="004F0B61">
        <w:rPr>
          <w:szCs w:val="20"/>
        </w:rPr>
        <w:fldChar w:fldCharType="begin"/>
      </w:r>
      <w:r w:rsidR="000D6C24">
        <w:rPr>
          <w:szCs w:val="20"/>
        </w:rPr>
        <w:instrText xml:space="preserve"> ADDIN ZOTERO_ITEM CSL_CITATION {"citationID":"00000061","properties":{"unsorted":false,"formattedCitation":"[120]","plainCitation":"[120]","noteIndex":0},"citationItems":[{"id":2678,"uris":["http://zotero.org/users/6749620/items/UNZTHC6N"],"itemData":{"id":2678,"type":"software","abstract":"Computes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0D6C24">
        <w:rPr>
          <w:rFonts w:eastAsiaTheme="minorEastAsia" w:cs="Times New Roman"/>
          <w:kern w:val="0"/>
          <w:lang w:val="en-US"/>
        </w:rPr>
        <w:t>[120]</w:t>
      </w:r>
      <w:r w:rsidRPr="004F0B61">
        <w:rPr>
          <w:szCs w:val="20"/>
        </w:rPr>
        <w:fldChar w:fldCharType="end"/>
      </w:r>
      <w:r w:rsidRPr="004F0B61">
        <w:rPr>
          <w:szCs w:val="20"/>
        </w:rPr>
        <w:t xml:space="preserve"> for InSilicoVA was set to 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lastRenderedPageBreak/>
        <w:fldChar w:fldCharType="begin"/>
      </w:r>
      <w:r w:rsidR="000D6C24">
        <w:rPr>
          <w:szCs w:val="20"/>
        </w:rPr>
        <w:instrText xml:space="preserve"> ADDIN ZOTERO_ITEM CSL_CITATION {"citationID":"00000062","properties":{"unsorted":false,"formattedCitation":"[121]","plainCitation":"[121]","noteIndex":0},"citationItems":[{"id":2677,"uris":["http://zotero.org/users/6749620/items/INHUNZC5"],"itemData":{"id":2677,"type":"software","abstract":"Provides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0D6C24">
        <w:rPr>
          <w:rFonts w:eastAsiaTheme="minorEastAsia" w:cs="Times New Roman"/>
          <w:kern w:val="0"/>
          <w:lang w:val="en-US"/>
        </w:rPr>
        <w:t>[121]</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0D6C24">
        <w:rPr>
          <w:szCs w:val="20"/>
        </w:rPr>
        <w:instrText xml:space="preserve"> ADDIN ZOTERO_ITEM CSL_CITATION {"citationID":"00000063","properties":{"unsorted":false,"formattedCitation":"[122, 123]","plainCitation":"[122, 123]","noteIndex":0},"citationItems":[{"id":2676,"uris":["http://zotero.org/users/6749620/items/Z3E8H5W3"],"itemData":{"id":2676,"type":"article-journal","container-title":"AIDS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A."}],"accessed":{"date-parts":[["2024",1,26]]},"issued":{"date-parts":[["2018"]]},"citation-key":"yendewaHIVAIDSSierra2018"},"prefix":""},{"id":2675,"uris":["http://zotero.org/users/6749620/items/AKC4AQ6W"],"itemData":{"id":2675,"type":"article-journal","container-title":"The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0D6C24">
        <w:rPr>
          <w:rFonts w:eastAsiaTheme="minorEastAsia" w:cs="Times New Roman"/>
          <w:kern w:val="0"/>
          <w:lang w:val="en-US"/>
        </w:rPr>
        <w:t>[122, 123]</w:t>
      </w:r>
      <w:r w:rsidRPr="004F0B61">
        <w:rPr>
          <w:szCs w:val="20"/>
        </w:rPr>
        <w:fldChar w:fldCharType="end"/>
      </w:r>
      <w:r w:rsidRPr="004F0B61">
        <w:rPr>
          <w:szCs w:val="20"/>
        </w:rPr>
        <w:t xml:space="preserve">. Note that the default value of </w:t>
      </w:r>
      <w:r w:rsidRPr="004F0B61">
        <w:rPr>
          <w:rStyle w:val="VerbatimChar"/>
          <w:rFonts w:ascii="Cambria" w:hAnsi="Cambria"/>
          <w:i/>
          <w:iCs/>
          <w:sz w:val="20"/>
          <w:szCs w:val="20"/>
        </w:rPr>
        <w:t>Nsim=10000</w:t>
      </w:r>
      <w:r w:rsidRPr="004F0B61">
        <w:rPr>
          <w:szCs w:val="20"/>
        </w:rPr>
        <w:t xml:space="preserve"> for InSilicoVA ran until 9500 iterations before it stopped due to errors, thus </w:t>
      </w:r>
      <w:r w:rsidRPr="004F0B61">
        <w:rPr>
          <w:rStyle w:val="VerbatimChar"/>
          <w:rFonts w:ascii="Cambria" w:hAnsi="Cambria"/>
          <w:i/>
          <w:iCs/>
          <w:sz w:val="20"/>
          <w:szCs w:val="20"/>
        </w:rPr>
        <w:t>Nsim=9500</w:t>
      </w:r>
      <w:r w:rsidRPr="004F0B61">
        <w:rPr>
          <w:szCs w:val="20"/>
        </w:rPr>
        <w:t xml:space="preserve"> was used and ran successfully.</w:t>
      </w:r>
    </w:p>
    <w:p w14:paraId="079D225D" w14:textId="7544E5C0" w:rsidR="00CD3E2C" w:rsidRDefault="00AD4706" w:rsidP="009A3616">
      <w:pPr>
        <w:pStyle w:val="Heading3"/>
        <w:numPr>
          <w:ilvl w:val="0"/>
          <w:numId w:val="0"/>
        </w:numPr>
      </w:pPr>
      <w:r>
        <w:t>B.2.3</w:t>
      </w:r>
      <w:r w:rsidR="00620F13">
        <w:tab/>
      </w:r>
      <w:r>
        <w:t>Output Data and Code Conversion</w:t>
      </w:r>
    </w:p>
    <w:p w14:paraId="25CDC53D" w14:textId="20FB188C" w:rsidR="00184BC1" w:rsidRDefault="00184BC1" w:rsidP="009A3616">
      <w:r>
        <w:t xml:space="preserve">Of the 6939 input records, GPT-3.5, GPT-4, </w:t>
      </w:r>
      <w:r w:rsidR="00AB135B">
        <w:t xml:space="preserve">GPT-5, </w:t>
      </w:r>
      <w:r>
        <w:t>InterVA-5, and InSilicoVA were able to assign CODs for 6939 (100%), 6935 (&gt;99%),</w:t>
      </w:r>
      <w:r w:rsidR="00F977CE">
        <w:t xml:space="preserve"> 6916 (&gt;99%),</w:t>
      </w:r>
      <w:r>
        <w:t xml:space="preserve"> 6830 </w:t>
      </w:r>
      <w:r w:rsidRPr="00184BC1">
        <w:t>(98%),</w:t>
      </w:r>
      <w:r w:rsidR="00F977CE">
        <w:t xml:space="preserve"> and</w:t>
      </w:r>
      <w:r w:rsidRPr="00184BC1">
        <w:t xml:space="preserve"> 6830 (98%) records respectively. All 6830 (100%) InterVA-5 and InSilicoVA records with WHO VA 2016 v1.5 output codes </w:t>
      </w:r>
      <w:r w:rsidRPr="00184BC1">
        <w:fldChar w:fldCharType="begin"/>
      </w:r>
      <w:r w:rsidR="00FF0B1D">
        <w:instrText xml:space="preserve"> ADDIN ZOTERO_ITEM CSL_CITATION {"citationID":"00000064","properties":{"unsorted":false,"formattedCitation":"[57]","plainCitation":"[57]","noteIndex":0},"citationItems":[{"id":2613,"uris":["http://zotero.org/users/6749620/items/IIYGENXN"],"itemData":{"id":2613,"type":"webpage","abstract":"Publications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00FF0B1D">
        <w:rPr>
          <w:rFonts w:eastAsiaTheme="minorEastAsia" w:cs="Times New Roman"/>
          <w:kern w:val="0"/>
          <w:lang w:val="en-US"/>
        </w:rPr>
        <w:t>[57]</w:t>
      </w:r>
      <w:r w:rsidRPr="00184BC1">
        <w:fldChar w:fldCharType="end"/>
      </w:r>
      <w:r w:rsidRPr="00184BC1">
        <w:t xml:space="preserve"> were converted into ICD-10 codes respectively. After all model outputs were converted to ICD-10 codes, they were further converted to CGHR-10 codes. The 6939 GPT-3.5</w:t>
      </w:r>
      <w:r w:rsidR="001A0D5D">
        <w:t xml:space="preserve">, </w:t>
      </w:r>
      <w:r w:rsidRPr="00184BC1">
        <w:t>6935 GPT-4</w:t>
      </w:r>
      <w:r w:rsidR="001A0D5D">
        <w:t>, and 6916 GPT-5</w:t>
      </w:r>
      <w:r w:rsidRPr="00184BC1">
        <w:t xml:space="preserve"> output records with ICD-10 codes</w:t>
      </w:r>
      <w:r>
        <w:t xml:space="preserve"> were converted into 6930 (&gt;99%)</w:t>
      </w:r>
      <w:r w:rsidR="003239CF">
        <w:t xml:space="preserve">, </w:t>
      </w:r>
      <w:r>
        <w:t>6931 (&gt;99</w:t>
      </w:r>
      <w:r w:rsidR="003239CF">
        <w:t>%</w:t>
      </w:r>
      <w:r>
        <w:t>)</w:t>
      </w:r>
      <w:r w:rsidR="003239CF">
        <w:t>, and 6196 (100%)</w:t>
      </w:r>
      <w:r>
        <w:t xml:space="preserve"> records with CGHR-10 codes, where &lt;1% (9</w:t>
      </w:r>
      <w:r w:rsidR="003239CF">
        <w:t xml:space="preserve">, </w:t>
      </w:r>
      <w:r>
        <w:t>8</w:t>
      </w:r>
      <w:r w:rsidR="003239CF">
        <w:t>, and 0</w:t>
      </w:r>
      <w:r>
        <w:t>)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14:paraId="29D72102" w14:textId="77777777" w:rsidR="00CD3E2C" w:rsidRDefault="00AD4706" w:rsidP="009A3616">
      <w:pPr>
        <w:pStyle w:val="Heading2"/>
        <w:numPr>
          <w:ilvl w:val="0"/>
          <w:numId w:val="0"/>
        </w:numPr>
      </w:pPr>
      <w:r>
        <w:t>B.3</w:t>
      </w:r>
      <w:r>
        <w:tab/>
        <w:t>Performance Evaluation Details</w:t>
      </w:r>
    </w:p>
    <w:p w14:paraId="2ADC9100" w14:textId="78D39FD8" w:rsidR="00CD3E2C" w:rsidRDefault="00AD4706" w:rsidP="009A3616">
      <w:r>
        <w:t xml:space="preserve">The </w:t>
      </w:r>
      <w:r w:rsidRPr="00D04613">
        <w:t>performance of GPT-3.5, GPT-4,</w:t>
      </w:r>
      <w:r w:rsidR="003A08D5">
        <w:t xml:space="preserve"> GPT-5,</w:t>
      </w:r>
      <w:r w:rsidRPr="00D04613">
        <w:t xml:space="preserve"> InSilicoVA, and InterVA-5 models were evaluated with metrics at the population and </w:t>
      </w:r>
      <w:r w:rsidR="00F66029">
        <w:t>individual-level</w:t>
      </w:r>
      <w:r w:rsidRPr="00D04613">
        <w:t xml:space="preserve">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w:t>
      </w:r>
      <w:r w:rsidR="00F66029">
        <w:t>individual-level</w:t>
      </w:r>
      <w:r w:rsidRPr="00D04613">
        <w:t xml:space="preserve">.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AD4706" w:rsidP="009A3616">
      <w:pPr>
        <w:pStyle w:val="Heading3"/>
        <w:numPr>
          <w:ilvl w:val="0"/>
          <w:numId w:val="0"/>
        </w:numPr>
      </w:pPr>
      <w:r>
        <w:t>B.3.1</w:t>
      </w:r>
      <w:r>
        <w:tab/>
        <w:t>Cause Specific Mortality Fraction (CSMF) Accuracy</w:t>
      </w:r>
    </w:p>
    <w:p w14:paraId="03C19DDC" w14:textId="48C58D76" w:rsidR="00CD3E2C" w:rsidRPr="00CC4E79" w:rsidRDefault="00AD4706" w:rsidP="009A3616">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FF0B1D">
        <w:instrText xml:space="preserve"> ADDIN ZOTERO_ITEM CSL_CITATION {"citationID":"00000065","properties":{"unsorted":false,"formattedCitation":"[58]","plainCitation":"[58]","noteIndex":0},"citationItems":[{"id":2622,"uris":["http://zotero.org/users/6749620/items/532V639L"],"itemData":{"id":2622,"type":"article-journal","abstract":"Verbal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FF0B1D">
        <w:rPr>
          <w:rFonts w:eastAsiaTheme="minorEastAsia" w:cs="Times New Roman"/>
          <w:kern w:val="0"/>
          <w:lang w:val="en-US"/>
        </w:rPr>
        <w:t>[58]</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ins w:id="2" w:author="Richard Wen" w:date="2025-12-07T01:13:00Z" w16du:dateUtc="2025-12-07T06:13:00Z">
                <w:rPr>
                  <w:rFonts w:ascii="Cambria Math" w:hAnsi="Cambria Math"/>
                  <w:i/>
                  <w:iCs/>
                </w:rPr>
              </w:ins>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with the total number of records as seen in Equation B1. Then, the </w:t>
      </w:r>
      <w:r w:rsidRPr="0035318B">
        <w:rPr>
          <w:i/>
          <w:iCs/>
        </w:rPr>
        <w:t>CSMFMaximumError</w:t>
      </w:r>
      <w:r w:rsidRPr="00D04613">
        <w:t xml:space="preserve">, representing the worst possible model, is calculated using Equation B2. Finally, the CSMF accuracy is given by Equation B3, </w:t>
      </w:r>
      <w:r w:rsidRPr="00D04613">
        <w:lastRenderedPageBreak/>
        <w:t xml:space="preserve">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ins w:id="3" w:author="Richard Wen" w:date="2025-12-07T01:13:00Z" w16du:dateUtc="2025-12-07T06:13:00Z">
                <w:rPr>
                  <w:rFonts w:ascii="Cambria Math" w:hAnsi="Cambria Math"/>
                  <w:i/>
                  <w:iCs/>
                </w:rPr>
              </w:ins>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ins w:id="4" w:author="Richard Wen" w:date="2025-12-07T01:13:00Z" w16du:dateUtc="2025-12-07T06:13:00Z">
                <w:rPr>
                  <w:rFonts w:ascii="Cambria Math" w:hAnsi="Cambria Math"/>
                  <w:i/>
                  <w:iCs/>
                </w:rPr>
              </w:ins>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9A3616">
            <w:pPr>
              <w:spacing w:line="240" w:lineRule="auto"/>
              <w:jc w:val="center"/>
              <w:rPr>
                <w:i/>
                <w:iCs/>
              </w:rPr>
            </w:pPr>
          </w:p>
        </w:tc>
        <w:tc>
          <w:tcPr>
            <w:tcW w:w="3005" w:type="dxa"/>
          </w:tcPr>
          <w:p w14:paraId="2D4130DC" w14:textId="2AE1646F" w:rsidR="006C69C1" w:rsidRDefault="006C69C1" w:rsidP="009A3616">
            <w:pPr>
              <w:spacing w:line="240" w:lineRule="auto"/>
              <w:jc w:val="center"/>
              <w:rPr>
                <w:i/>
                <w:iCs/>
              </w:rPr>
            </w:pPr>
            <m:oMathPara>
              <m:oMath>
                <m:r>
                  <m:rPr>
                    <m:nor/>
                  </m:rPr>
                  <w:rPr>
                    <w:rFonts w:ascii="Cambria Math" w:hAnsi="Cambria Math"/>
                    <w:i/>
                    <w:iCs/>
                  </w:rPr>
                  <m:t>CSM</m:t>
                </m:r>
                <m:sSub>
                  <m:sSubPr>
                    <m:ctrlPr>
                      <w:ins w:id="5" w:author="Richard Wen" w:date="2025-12-07T01:13:00Z" w16du:dateUtc="2025-12-07T06:13:00Z">
                        <w:rPr>
                          <w:rFonts w:ascii="Cambria Math" w:hAnsi="Cambria Math"/>
                          <w:i/>
                          <w:iCs/>
                        </w:rPr>
                      </w:ins>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ins w:id="6" w:author="Richard Wen" w:date="2025-12-07T01:13:00Z" w16du:dateUtc="2025-12-07T06:13:00Z">
                        <w:rPr>
                          <w:rFonts w:ascii="Cambria Math" w:hAnsi="Cambria Math"/>
                          <w:i/>
                          <w:iCs/>
                        </w:rPr>
                      </w:ins>
                    </m:ctrlPr>
                  </m:fPr>
                  <m:num>
                    <m:r>
                      <m:rPr>
                        <m:nor/>
                      </m:rPr>
                      <w:rPr>
                        <w:rFonts w:ascii="Cambria Math" w:hAnsi="Cambria Math"/>
                        <w:i/>
                        <w:iCs/>
                      </w:rPr>
                      <m:t>Record</m:t>
                    </m:r>
                    <m:sSub>
                      <m:sSubPr>
                        <m:ctrlPr>
                          <w:ins w:id="7" w:author="Richard Wen" w:date="2025-12-07T01:13:00Z" w16du:dateUtc="2025-12-07T06:13:00Z">
                            <w:rPr>
                              <w:rFonts w:ascii="Cambria Math" w:hAnsi="Cambria Math"/>
                              <w:i/>
                              <w:iCs/>
                            </w:rPr>
                          </w:ins>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9A3616">
            <w:pPr>
              <w:spacing w:line="240" w:lineRule="auto"/>
              <w:jc w:val="right"/>
              <w:rPr>
                <w:i/>
                <w:iCs/>
              </w:rPr>
            </w:pPr>
            <w:r>
              <w:rPr>
                <w:i/>
                <w:iCs/>
              </w:rPr>
              <w:t>(B1)</w:t>
            </w:r>
          </w:p>
        </w:tc>
      </w:tr>
    </w:tbl>
    <w:p w14:paraId="7F46EE7F" w14:textId="79D5C843" w:rsidR="00164B83" w:rsidRPr="0010187A" w:rsidRDefault="00164B83" w:rsidP="009A3616">
      <w:pPr>
        <w:rPr>
          <w:i/>
          <w:iCs/>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9A3616">
            <w:pPr>
              <w:spacing w:line="240" w:lineRule="auto"/>
              <w:jc w:val="center"/>
              <w:rPr>
                <w:i/>
                <w:iCs/>
              </w:rPr>
            </w:pPr>
          </w:p>
        </w:tc>
        <w:tc>
          <w:tcPr>
            <w:tcW w:w="5103" w:type="dxa"/>
          </w:tcPr>
          <w:p w14:paraId="089002DB" w14:textId="68A0D5E0" w:rsidR="005748C7" w:rsidRDefault="00FC3968" w:rsidP="009A3616">
            <w:pPr>
              <w:spacing w:line="240" w:lineRule="auto"/>
              <w:jc w:val="center"/>
              <w:rPr>
                <w:i/>
                <w:iCs/>
              </w:rPr>
            </w:pPr>
            <m:oMathPara>
              <m:oMath>
                <m:r>
                  <w:rPr>
                    <w:rFonts w:ascii="Cambria Math" w:hAnsi="Cambria Math"/>
                  </w:rPr>
                  <m:t>CSMFMaximumError = 2(1 - Min(CSM</m:t>
                </m:r>
                <m:sSubSup>
                  <m:sSubSupPr>
                    <m:ctrlPr>
                      <w:ins w:id="8" w:author="Richard Wen" w:date="2025-12-07T01:13:00Z" w16du:dateUtc="2025-12-07T06:13:00Z">
                        <w:rPr>
                          <w:rFonts w:ascii="Cambria Math" w:hAnsi="Cambria Math"/>
                          <w:i/>
                          <w:iCs/>
                        </w:rPr>
                      </w:ins>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9A3616">
            <w:pPr>
              <w:spacing w:line="240" w:lineRule="auto"/>
              <w:jc w:val="right"/>
              <w:rPr>
                <w:i/>
                <w:iCs/>
              </w:rPr>
            </w:pPr>
            <w:r>
              <w:rPr>
                <w:i/>
                <w:iCs/>
              </w:rPr>
              <w:t>(B2)</w:t>
            </w:r>
          </w:p>
        </w:tc>
      </w:tr>
    </w:tbl>
    <w:p w14:paraId="4FBFE175" w14:textId="77777777" w:rsidR="005748C7" w:rsidRPr="00723AA9" w:rsidRDefault="005748C7" w:rsidP="009A361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9A3616">
            <w:pPr>
              <w:spacing w:line="240" w:lineRule="auto"/>
              <w:jc w:val="center"/>
              <w:rPr>
                <w:i/>
                <w:iCs/>
              </w:rPr>
            </w:pPr>
          </w:p>
        </w:tc>
        <w:tc>
          <w:tcPr>
            <w:tcW w:w="5103" w:type="dxa"/>
          </w:tcPr>
          <w:p w14:paraId="3FB3A94C" w14:textId="2687520F" w:rsidR="00742075" w:rsidRPr="00742075" w:rsidRDefault="00742075" w:rsidP="009A3616">
            <w:pPr>
              <w:spacing w:line="240" w:lineRule="auto"/>
              <w:jc w:val="center"/>
              <w:rPr>
                <w:i/>
                <w:iCs/>
              </w:rPr>
            </w:pPr>
            <m:oMathPara>
              <m:oMath>
                <m:r>
                  <w:rPr>
                    <w:rFonts w:ascii="Cambria Math" w:hAnsi="Cambria Math"/>
                  </w:rPr>
                  <m:t>CSMFAccuracy=1-</m:t>
                </m:r>
                <m:f>
                  <m:fPr>
                    <m:ctrlPr>
                      <w:ins w:id="9" w:author="Richard Wen" w:date="2025-12-07T01:13:00Z" w16du:dateUtc="2025-12-07T06:13:00Z">
                        <w:rPr>
                          <w:rFonts w:ascii="Cambria Math" w:hAnsi="Cambria Math"/>
                          <w:iCs/>
                        </w:rPr>
                      </w:ins>
                    </m:ctrlPr>
                  </m:fPr>
                  <m:num>
                    <m:nary>
                      <m:naryPr>
                        <m:chr m:val="∑"/>
                        <m:ctrlPr>
                          <w:ins w:id="10" w:author="Richard Wen" w:date="2025-12-07T01:13:00Z" w16du:dateUtc="2025-12-07T06:13:00Z">
                            <w:rPr>
                              <w:rFonts w:ascii="Cambria Math" w:hAnsi="Cambria Math"/>
                              <w:iCs/>
                            </w:rPr>
                          </w:ins>
                        </m:ctrlPr>
                      </m:naryPr>
                      <m:sub>
                        <m:r>
                          <w:rPr>
                            <w:rFonts w:ascii="Cambria Math" w:hAnsi="Cambria Math"/>
                          </w:rPr>
                          <m:t>j=1</m:t>
                        </m:r>
                        <m:ctrlPr>
                          <w:ins w:id="11" w:author="Richard Wen" w:date="2025-12-07T01:13:00Z" w16du:dateUtc="2025-12-07T06:13:00Z">
                            <w:rPr>
                              <w:rFonts w:ascii="Cambria Math" w:hAnsi="Cambria Math"/>
                              <w:i/>
                              <w:iCs/>
                            </w:rPr>
                          </w:ins>
                        </m:ctrlPr>
                      </m:sub>
                      <m:sup>
                        <m:r>
                          <w:rPr>
                            <w:rFonts w:ascii="Cambria Math" w:hAnsi="Cambria Math"/>
                          </w:rPr>
                          <m:t>k</m:t>
                        </m:r>
                        <m:ctrlPr>
                          <w:ins w:id="12" w:author="Richard Wen" w:date="2025-12-07T01:13:00Z" w16du:dateUtc="2025-12-07T06:13:00Z">
                            <w:rPr>
                              <w:rFonts w:ascii="Cambria Math" w:hAnsi="Cambria Math"/>
                              <w:i/>
                              <w:iCs/>
                            </w:rPr>
                          </w:ins>
                        </m:ctrlPr>
                      </m:sup>
                      <m:e>
                        <m:d>
                          <m:dPr>
                            <m:begChr m:val="|"/>
                            <m:endChr m:val="|"/>
                            <m:ctrlPr>
                              <w:ins w:id="13" w:author="Richard Wen" w:date="2025-12-07T01:13:00Z" w16du:dateUtc="2025-12-07T06:13:00Z">
                                <w:rPr>
                                  <w:rFonts w:ascii="Cambria Math" w:hAnsi="Cambria Math"/>
                                  <w:i/>
                                  <w:iCs/>
                                </w:rPr>
                              </w:ins>
                            </m:ctrlPr>
                          </m:dPr>
                          <m:e>
                            <m:r>
                              <w:rPr>
                                <w:rFonts w:ascii="Cambria Math" w:hAnsi="Cambria Math"/>
                              </w:rPr>
                              <m:t>CSM</m:t>
                            </m:r>
                            <m:sSubSup>
                              <m:sSubSupPr>
                                <m:ctrlPr>
                                  <w:ins w:id="14" w:author="Richard Wen" w:date="2025-12-07T01:13:00Z" w16du:dateUtc="2025-12-07T06:13:00Z">
                                    <w:rPr>
                                      <w:rFonts w:ascii="Cambria Math" w:hAnsi="Cambria Math"/>
                                      <w:i/>
                                      <w:iCs/>
                                    </w:rPr>
                                  </w:ins>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ins w:id="15" w:author="Richard Wen" w:date="2025-12-07T01:13:00Z" w16du:dateUtc="2025-12-07T06:13:00Z">
                                    <w:rPr>
                                      <w:rFonts w:ascii="Cambria Math" w:hAnsi="Cambria Math"/>
                                      <w:i/>
                                      <w:iCs/>
                                    </w:rPr>
                                  </w:ins>
                                </m:ctrlPr>
                              </m:sSubSupPr>
                              <m:e>
                                <m:r>
                                  <w:rPr>
                                    <w:rFonts w:ascii="Cambria Math" w:hAnsi="Cambria Math"/>
                                  </w:rPr>
                                  <m:t>F</m:t>
                                </m:r>
                              </m:e>
                              <m:sub>
                                <m:r>
                                  <w:rPr>
                                    <w:rFonts w:ascii="Cambria Math" w:hAnsi="Cambria Math"/>
                                  </w:rPr>
                                  <m:t>j</m:t>
                                </m:r>
                              </m:sub>
                              <m:sup>
                                <m:r>
                                  <w:rPr>
                                    <w:rFonts w:ascii="Cambria Math" w:hAnsi="Cambria Math"/>
                                  </w:rPr>
                                  <m:t>pred</m:t>
                                </m:r>
                              </m:sup>
                            </m:sSubSup>
                          </m:e>
                        </m:d>
                        <m:ctrlPr>
                          <w:ins w:id="16" w:author="Richard Wen" w:date="2025-12-07T01:13:00Z" w16du:dateUtc="2025-12-07T06:13:00Z">
                            <w:rPr>
                              <w:rFonts w:ascii="Cambria Math" w:hAnsi="Cambria Math"/>
                              <w:i/>
                              <w:iCs/>
                            </w:rPr>
                          </w:ins>
                        </m:ctrlPr>
                      </m:e>
                    </m:nary>
                    <m:ctrlPr>
                      <w:ins w:id="17" w:author="Richard Wen" w:date="2025-12-07T01:13:00Z" w16du:dateUtc="2025-12-07T06:13:00Z">
                        <w:rPr>
                          <w:rFonts w:ascii="Cambria Math" w:hAnsi="Cambria Math"/>
                          <w:i/>
                          <w:iCs/>
                        </w:rPr>
                      </w:ins>
                    </m:ctrlPr>
                  </m:num>
                  <m:den>
                    <m:r>
                      <w:rPr>
                        <w:rFonts w:ascii="Cambria Math" w:hAnsi="Cambria Math"/>
                      </w:rPr>
                      <m:t>CSMFMaximumError</m:t>
                    </m:r>
                    <m:ctrlPr>
                      <w:ins w:id="18" w:author="Richard Wen" w:date="2025-12-07T01:13:00Z" w16du:dateUtc="2025-12-07T06:13:00Z">
                        <w:rPr>
                          <w:rFonts w:ascii="Cambria Math" w:hAnsi="Cambria Math"/>
                          <w:i/>
                          <w:iCs/>
                        </w:rPr>
                      </w:ins>
                    </m:ctrlPr>
                  </m:den>
                </m:f>
              </m:oMath>
            </m:oMathPara>
          </w:p>
        </w:tc>
        <w:tc>
          <w:tcPr>
            <w:tcW w:w="1786" w:type="dxa"/>
          </w:tcPr>
          <w:p w14:paraId="6A729615" w14:textId="3C2AD9BB" w:rsidR="005748C7" w:rsidRDefault="005748C7" w:rsidP="009A3616">
            <w:pPr>
              <w:spacing w:line="240" w:lineRule="auto"/>
              <w:jc w:val="right"/>
              <w:rPr>
                <w:i/>
                <w:iCs/>
              </w:rPr>
            </w:pPr>
            <w:r>
              <w:rPr>
                <w:i/>
                <w:iCs/>
              </w:rPr>
              <w:t>(B3)</w:t>
            </w:r>
          </w:p>
        </w:tc>
      </w:tr>
    </w:tbl>
    <w:p w14:paraId="15F94951" w14:textId="5D924723" w:rsidR="009E6DFE" w:rsidRDefault="009E6DFE" w:rsidP="009A3616">
      <w:pPr>
        <w:pStyle w:val="Heading3"/>
        <w:numPr>
          <w:ilvl w:val="0"/>
          <w:numId w:val="0"/>
        </w:numPr>
      </w:pPr>
      <w:r>
        <w:t>B.3.2</w:t>
      </w:r>
      <w:r>
        <w:tab/>
        <w:t>Partial Chance Corrected Concordance (PCCC)</w:t>
      </w:r>
    </w:p>
    <w:p w14:paraId="64D50762" w14:textId="7D93BAD5" w:rsidR="00CD3E2C" w:rsidRDefault="00AD4706" w:rsidP="009A3616">
      <w:r>
        <w:t>PCCC mea</w:t>
      </w:r>
      <w:r w:rsidRPr="00D04613">
        <w:t xml:space="preserve">sures the performance of models at the </w:t>
      </w:r>
      <w:r w:rsidR="00F66029">
        <w:t>individual-level</w:t>
      </w:r>
      <w:r w:rsidRPr="00D04613">
        <w:t xml:space="preserve">,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FF0B1D">
        <w:instrText xml:space="preserve"> ADDIN ZOTERO_ITEM CSL_CITATION {"citationID":"00000066","properties":{"unsorted":false,"formattedCitation":"[58]","plainCitation":"[58]","noteIndex":0},"citationItems":[{"id":2622,"uris":["http://zotero.org/users/6749620/items/532V639L"],"itemData":{"id":2622,"type":"article-journal","abstract":"Verbal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FF0B1D">
        <w:rPr>
          <w:rFonts w:eastAsiaTheme="minorEastAsia" w:cs="Times New Roman"/>
          <w:kern w:val="0"/>
          <w:lang w:val="en-US"/>
        </w:rPr>
        <w:t>[58]</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similar to physician COD assignments, while values closer to 0 indicate that </w:t>
      </w:r>
      <w:r w:rsidR="00CC453C">
        <w:t>they</w:t>
      </w:r>
      <w:r w:rsidRPr="00D04613">
        <w:t xml:space="preserve"> are not similar to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AD4706">
        <w:tc>
          <w:tcPr>
            <w:tcW w:w="3005" w:type="dxa"/>
            <w:vAlign w:val="center"/>
          </w:tcPr>
          <w:p w14:paraId="72978871" w14:textId="77777777" w:rsidR="006F4E77" w:rsidRDefault="006F4E77" w:rsidP="009A3616">
            <w:pPr>
              <w:jc w:val="center"/>
              <w:rPr>
                <w:i/>
                <w:iCs/>
              </w:rPr>
            </w:pPr>
          </w:p>
        </w:tc>
        <w:tc>
          <w:tcPr>
            <w:tcW w:w="3005" w:type="dxa"/>
            <w:vAlign w:val="center"/>
          </w:tcPr>
          <w:p w14:paraId="3A5A3A2E" w14:textId="605D4B9D" w:rsidR="00E6267F" w:rsidRPr="00E6267F" w:rsidRDefault="00E6267F" w:rsidP="009A3616">
            <w:pPr>
              <w:jc w:val="center"/>
              <w:rPr>
                <w:i/>
                <w:iCs/>
              </w:rPr>
            </w:pPr>
            <m:oMathPara>
              <m:oMath>
                <m:r>
                  <w:rPr>
                    <w:rFonts w:ascii="Cambria Math" w:hAnsi="Cambria Math"/>
                  </w:rPr>
                  <m:t>C=</m:t>
                </m:r>
                <m:f>
                  <m:fPr>
                    <m:ctrlPr>
                      <w:ins w:id="19" w:author="Richard Wen" w:date="2025-12-07T01:13:00Z" w16du:dateUtc="2025-12-07T06:13:00Z">
                        <w:rPr>
                          <w:rFonts w:ascii="Cambria Math" w:hAnsi="Cambria Math"/>
                          <w:iCs/>
                        </w:rPr>
                      </w:ins>
                    </m:ctrlPr>
                  </m:fPr>
                  <m:num>
                    <m:r>
                      <w:rPr>
                        <w:rFonts w:ascii="Cambria Math" w:hAnsi="Cambria Math"/>
                      </w:rPr>
                      <m:t>TP</m:t>
                    </m:r>
                    <m:ctrlPr>
                      <w:ins w:id="20" w:author="Richard Wen" w:date="2025-12-07T01:13:00Z" w16du:dateUtc="2025-12-07T06:13:00Z">
                        <w:rPr>
                          <w:rFonts w:ascii="Cambria Math" w:hAnsi="Cambria Math"/>
                          <w:i/>
                          <w:iCs/>
                        </w:rPr>
                      </w:ins>
                    </m:ctrlPr>
                  </m:num>
                  <m:den>
                    <m:r>
                      <w:rPr>
                        <w:rFonts w:ascii="Cambria Math" w:hAnsi="Cambria Math"/>
                      </w:rPr>
                      <m:t>Records</m:t>
                    </m:r>
                    <m:ctrlPr>
                      <w:ins w:id="21" w:author="Richard Wen" w:date="2025-12-07T01:13:00Z" w16du:dateUtc="2025-12-07T06:13:00Z">
                        <w:rPr>
                          <w:rFonts w:ascii="Cambria Math" w:hAnsi="Cambria Math"/>
                          <w:i/>
                          <w:iCs/>
                        </w:rPr>
                      </w:ins>
                    </m:ctrlPr>
                  </m:den>
                </m:f>
              </m:oMath>
            </m:oMathPara>
          </w:p>
        </w:tc>
        <w:tc>
          <w:tcPr>
            <w:tcW w:w="3006" w:type="dxa"/>
            <w:vAlign w:val="center"/>
          </w:tcPr>
          <w:p w14:paraId="3276DC8A" w14:textId="1B532AAB" w:rsidR="006F4E77" w:rsidRDefault="006F4E77" w:rsidP="009A3616">
            <w:pPr>
              <w:jc w:val="right"/>
              <w:rPr>
                <w:i/>
                <w:iCs/>
              </w:rPr>
            </w:pPr>
            <w:r>
              <w:rPr>
                <w:i/>
                <w:iCs/>
              </w:rPr>
              <w:t>(B</w:t>
            </w:r>
            <w:r w:rsidR="009278C3">
              <w:rPr>
                <w:i/>
                <w:iCs/>
              </w:rPr>
              <w:t>4</w:t>
            </w:r>
            <w:r>
              <w:rPr>
                <w:i/>
                <w:iCs/>
              </w:rPr>
              <w:t>)</w:t>
            </w:r>
          </w:p>
        </w:tc>
      </w:tr>
    </w:tbl>
    <w:p w14:paraId="64FA54E4" w14:textId="77777777" w:rsidR="006F4E77" w:rsidRPr="00293EF8" w:rsidRDefault="006F4E77" w:rsidP="009A3616">
      <w:pPr>
        <w:rPr>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AD4706">
        <w:tc>
          <w:tcPr>
            <w:tcW w:w="3005" w:type="dxa"/>
            <w:vAlign w:val="center"/>
          </w:tcPr>
          <w:p w14:paraId="55E3E7D9" w14:textId="77777777" w:rsidR="006F4E77" w:rsidRDefault="006F4E77" w:rsidP="009A3616">
            <w:pPr>
              <w:jc w:val="center"/>
              <w:rPr>
                <w:i/>
                <w:iCs/>
              </w:rPr>
            </w:pPr>
          </w:p>
        </w:tc>
        <w:tc>
          <w:tcPr>
            <w:tcW w:w="3005" w:type="dxa"/>
            <w:vAlign w:val="center"/>
          </w:tcPr>
          <w:p w14:paraId="23426493" w14:textId="5C3BE0EB" w:rsidR="00E6267F" w:rsidRPr="00E6267F" w:rsidRDefault="00E6267F" w:rsidP="009A3616">
            <w:pPr>
              <w:jc w:val="center"/>
              <w:rPr>
                <w:i/>
                <w:iCs/>
              </w:rPr>
            </w:pPr>
            <m:oMathPara>
              <m:oMath>
                <m:r>
                  <w:rPr>
                    <w:rFonts w:ascii="Cambria Math" w:hAnsi="Cambria Math"/>
                  </w:rPr>
                  <m:t>PCCC</m:t>
                </m:r>
                <m:d>
                  <m:dPr>
                    <m:ctrlPr>
                      <w:ins w:id="22" w:author="Richard Wen" w:date="2025-12-07T01:13:00Z" w16du:dateUtc="2025-12-07T06:13:00Z">
                        <w:rPr>
                          <w:rFonts w:ascii="Cambria Math" w:hAnsi="Cambria Math"/>
                          <w:i/>
                          <w:iCs/>
                        </w:rPr>
                      </w:ins>
                    </m:ctrlPr>
                  </m:dPr>
                  <m:e>
                    <m:r>
                      <w:rPr>
                        <w:rFonts w:ascii="Cambria Math" w:hAnsi="Cambria Math"/>
                      </w:rPr>
                      <m:t>k</m:t>
                    </m:r>
                  </m:e>
                </m:d>
                <m:r>
                  <w:rPr>
                    <w:rFonts w:ascii="Cambria Math" w:hAnsi="Cambria Math"/>
                  </w:rPr>
                  <m:t>=</m:t>
                </m:r>
                <m:f>
                  <m:fPr>
                    <m:ctrlPr>
                      <w:ins w:id="23" w:author="Richard Wen" w:date="2025-12-07T01:13:00Z" w16du:dateUtc="2025-12-07T06:13:00Z">
                        <w:rPr>
                          <w:rFonts w:ascii="Cambria Math" w:hAnsi="Cambria Math"/>
                          <w:iCs/>
                        </w:rPr>
                      </w:ins>
                    </m:ctrlPr>
                  </m:fPr>
                  <m:num>
                    <m:r>
                      <w:rPr>
                        <w:rFonts w:ascii="Cambria Math" w:hAnsi="Cambria Math"/>
                      </w:rPr>
                      <m:t>C-</m:t>
                    </m:r>
                    <m:f>
                      <m:fPr>
                        <m:ctrlPr>
                          <w:ins w:id="24" w:author="Richard Wen" w:date="2025-12-07T01:13:00Z" w16du:dateUtc="2025-12-07T06:13:00Z">
                            <w:rPr>
                              <w:rFonts w:ascii="Cambria Math" w:hAnsi="Cambria Math"/>
                              <w:iCs/>
                            </w:rPr>
                          </w:ins>
                        </m:ctrlPr>
                      </m:fPr>
                      <m:num>
                        <m:r>
                          <w:rPr>
                            <w:rFonts w:ascii="Cambria Math" w:hAnsi="Cambria Math"/>
                          </w:rPr>
                          <m:t>k</m:t>
                        </m:r>
                        <m:ctrlPr>
                          <w:ins w:id="25" w:author="Richard Wen" w:date="2025-12-07T01:13:00Z" w16du:dateUtc="2025-12-07T06:13:00Z">
                            <w:rPr>
                              <w:rFonts w:ascii="Cambria Math" w:hAnsi="Cambria Math"/>
                              <w:i/>
                              <w:iCs/>
                            </w:rPr>
                          </w:ins>
                        </m:ctrlPr>
                      </m:num>
                      <m:den>
                        <m:r>
                          <w:rPr>
                            <w:rFonts w:ascii="Cambria Math" w:hAnsi="Cambria Math"/>
                          </w:rPr>
                          <m:t>N</m:t>
                        </m:r>
                        <m:ctrlPr>
                          <w:ins w:id="26" w:author="Richard Wen" w:date="2025-12-07T01:13:00Z" w16du:dateUtc="2025-12-07T06:13:00Z">
                            <w:rPr>
                              <w:rFonts w:ascii="Cambria Math" w:hAnsi="Cambria Math"/>
                              <w:i/>
                              <w:iCs/>
                            </w:rPr>
                          </w:ins>
                        </m:ctrlPr>
                      </m:den>
                    </m:f>
                    <m:ctrlPr>
                      <w:ins w:id="27" w:author="Richard Wen" w:date="2025-12-07T01:13:00Z" w16du:dateUtc="2025-12-07T06:13:00Z">
                        <w:rPr>
                          <w:rFonts w:ascii="Cambria Math" w:hAnsi="Cambria Math"/>
                          <w:i/>
                          <w:iCs/>
                        </w:rPr>
                      </w:ins>
                    </m:ctrlPr>
                  </m:num>
                  <m:den>
                    <m:r>
                      <w:rPr>
                        <w:rFonts w:ascii="Cambria Math" w:hAnsi="Cambria Math"/>
                      </w:rPr>
                      <m:t>1-</m:t>
                    </m:r>
                    <m:f>
                      <m:fPr>
                        <m:ctrlPr>
                          <w:ins w:id="28" w:author="Richard Wen" w:date="2025-12-07T01:13:00Z" w16du:dateUtc="2025-12-07T06:13:00Z">
                            <w:rPr>
                              <w:rFonts w:ascii="Cambria Math" w:hAnsi="Cambria Math"/>
                              <w:iCs/>
                            </w:rPr>
                          </w:ins>
                        </m:ctrlPr>
                      </m:fPr>
                      <m:num>
                        <m:r>
                          <w:rPr>
                            <w:rFonts w:ascii="Cambria Math" w:hAnsi="Cambria Math"/>
                          </w:rPr>
                          <m:t>k</m:t>
                        </m:r>
                        <m:ctrlPr>
                          <w:ins w:id="29" w:author="Richard Wen" w:date="2025-12-07T01:13:00Z" w16du:dateUtc="2025-12-07T06:13:00Z">
                            <w:rPr>
                              <w:rFonts w:ascii="Cambria Math" w:hAnsi="Cambria Math"/>
                              <w:i/>
                              <w:iCs/>
                            </w:rPr>
                          </w:ins>
                        </m:ctrlPr>
                      </m:num>
                      <m:den>
                        <m:r>
                          <w:rPr>
                            <w:rFonts w:ascii="Cambria Math" w:hAnsi="Cambria Math"/>
                          </w:rPr>
                          <m:t>N</m:t>
                        </m:r>
                        <m:ctrlPr>
                          <w:ins w:id="30" w:author="Richard Wen" w:date="2025-12-07T01:13:00Z" w16du:dateUtc="2025-12-07T06:13:00Z">
                            <w:rPr>
                              <w:rFonts w:ascii="Cambria Math" w:hAnsi="Cambria Math"/>
                              <w:i/>
                              <w:iCs/>
                            </w:rPr>
                          </w:ins>
                        </m:ctrlPr>
                      </m:den>
                    </m:f>
                    <m:ctrlPr>
                      <w:ins w:id="31" w:author="Richard Wen" w:date="2025-12-07T01:13:00Z" w16du:dateUtc="2025-12-07T06:13:00Z">
                        <w:rPr>
                          <w:rFonts w:ascii="Cambria Math" w:hAnsi="Cambria Math"/>
                          <w:i/>
                          <w:iCs/>
                        </w:rPr>
                      </w:ins>
                    </m:ctrlPr>
                  </m:den>
                </m:f>
              </m:oMath>
            </m:oMathPara>
          </w:p>
        </w:tc>
        <w:tc>
          <w:tcPr>
            <w:tcW w:w="3006" w:type="dxa"/>
            <w:vAlign w:val="center"/>
          </w:tcPr>
          <w:p w14:paraId="45190EBA" w14:textId="5B7BA00D" w:rsidR="006F4E77" w:rsidRDefault="006F4E77" w:rsidP="009A3616">
            <w:pPr>
              <w:jc w:val="right"/>
              <w:rPr>
                <w:i/>
                <w:iCs/>
              </w:rPr>
            </w:pPr>
            <w:r>
              <w:rPr>
                <w:i/>
                <w:iCs/>
              </w:rPr>
              <w:t>(B</w:t>
            </w:r>
            <w:r w:rsidR="009278C3">
              <w:rPr>
                <w:i/>
                <w:iCs/>
              </w:rPr>
              <w:t>5</w:t>
            </w:r>
            <w:r>
              <w:rPr>
                <w:i/>
                <w:iCs/>
              </w:rPr>
              <w:t>)</w:t>
            </w:r>
          </w:p>
        </w:tc>
      </w:tr>
    </w:tbl>
    <w:p w14:paraId="7B1E1231" w14:textId="25CF8A6F" w:rsidR="00CD3E2C" w:rsidRDefault="00AD4706" w:rsidP="009A3616">
      <w:pPr>
        <w:tabs>
          <w:tab w:val="center" w:pos="4412"/>
        </w:tabs>
        <w:spacing w:before="228"/>
        <w:jc w:val="left"/>
      </w:pPr>
      <w:r>
        <w:rPr>
          <w:b/>
          <w:sz w:val="29"/>
        </w:rPr>
        <w:t>Appendix C</w:t>
      </w:r>
      <w:r w:rsidR="008C287E">
        <w:rPr>
          <w:b/>
          <w:sz w:val="29"/>
        </w:rPr>
        <w:t xml:space="preserve">        </w:t>
      </w:r>
      <w:r w:rsidR="008C287E">
        <w:tab/>
      </w:r>
      <w:r>
        <w:rPr>
          <w:b/>
          <w:sz w:val="29"/>
        </w:rPr>
        <w:t>Experiment on Repeated Runs of</w:t>
      </w:r>
      <w:r w:rsidR="00182613">
        <w:rPr>
          <w:b/>
          <w:sz w:val="29"/>
        </w:rPr>
        <w:t xml:space="preserve"> GPT</w:t>
      </w:r>
      <w:r w:rsidR="00F66AAC">
        <w:rPr>
          <w:b/>
          <w:sz w:val="29"/>
        </w:rPr>
        <w:t xml:space="preserve"> Models</w:t>
      </w:r>
    </w:p>
    <w:p w14:paraId="48001195" w14:textId="60C0C115" w:rsidR="00CD3E2C" w:rsidRPr="00D04613" w:rsidRDefault="00AD4706" w:rsidP="009A3616">
      <w:r>
        <w:t xml:space="preserve">A short </w:t>
      </w:r>
      <w:r w:rsidRPr="00D04613">
        <w:t>experiment was conducted to test the consistency of GPT-3.5</w:t>
      </w:r>
      <w:r w:rsidR="001B2D9D">
        <w:t xml:space="preserve">, GPT-4, and GPT-5 </w:t>
      </w:r>
      <w:r w:rsidRPr="00D04613">
        <w:t xml:space="preserve">outputs repeated on the same record. 100 records, sampled randomly with approximately equal proportions across age </w:t>
      </w:r>
      <w:r w:rsidRPr="00D04613">
        <w:lastRenderedPageBreak/>
        <w:t xml:space="preserve">groups, CODs, and survey rounds 1 and 2, were used to test repeated runs of </w:t>
      </w:r>
      <w:r w:rsidR="001C0F20">
        <w:t xml:space="preserve">each </w:t>
      </w:r>
      <w:r w:rsidRPr="00D04613">
        <w:t>GPT</w:t>
      </w:r>
      <w:r w:rsidR="001C0F20">
        <w:t xml:space="preserve"> model</w:t>
      </w:r>
      <w:r w:rsidRPr="00D04613">
        <w:t xml:space="preserve">. Each record from the 100 records was rerun 10 times through </w:t>
      </w:r>
      <w:r w:rsidR="00D217C8">
        <w:t xml:space="preserve">each </w:t>
      </w:r>
      <w:r w:rsidRPr="00D04613">
        <w:t>GPT</w:t>
      </w:r>
      <w:r w:rsidR="00D217C8">
        <w:t xml:space="preserve"> model</w:t>
      </w:r>
      <w:r w:rsidRPr="00D04613">
        <w:t>, resulting in ten COD outputs per record. The ICD-10 codes were then converted to CGHR-10 codes and tested for consistency, where completely inconsistent results had different ICD-10 or CGHR-10 codes for each of the 10 reruns (1 times+), and completely consistent results had</w:t>
      </w:r>
      <w:r w:rsidR="001F4F8D">
        <w:t xml:space="preserve"> an</w:t>
      </w:r>
      <w:r w:rsidRPr="00D04613">
        <w:t xml:space="preserve"> </w:t>
      </w:r>
      <w:r w:rsidR="001F4F8D">
        <w:t>identical</w:t>
      </w:r>
      <w:r w:rsidRPr="00D04613">
        <w:t xml:space="preserve"> ICD-10 or CGHR-10 code for all 10 reruns (10 times), on </w:t>
      </w:r>
      <w:r w:rsidR="00BA4CEB">
        <w:t>identical</w:t>
      </w:r>
      <w:r w:rsidRPr="00D04613">
        <w:t xml:space="preserve"> record</w:t>
      </w:r>
      <w:r w:rsidR="006C2B49">
        <w:t>s</w:t>
      </w:r>
      <w:r w:rsidRPr="00D04613">
        <w:t>.</w:t>
      </w:r>
      <w:r w:rsidR="009E58C3">
        <w:t xml:space="preserve"> </w:t>
      </w:r>
      <w:r>
        <w:t xml:space="preserve">The results are </w:t>
      </w:r>
      <w:r w:rsidRPr="00D04613">
        <w:t xml:space="preserve">shown in Table C6. For all 100 records, </w:t>
      </w:r>
      <w:r w:rsidR="00B26320">
        <w:t>GPT-4</w:t>
      </w:r>
      <w:r w:rsidR="00685041">
        <w:t xml:space="preserve"> assign</w:t>
      </w:r>
      <w:r w:rsidR="00B26320">
        <w:t>ed</w:t>
      </w:r>
      <w:r w:rsidRPr="00D04613">
        <w:t xml:space="preserve"> </w:t>
      </w:r>
      <w:r w:rsidR="00552BE6">
        <w:t xml:space="preserve">an </w:t>
      </w:r>
      <w:r w:rsidR="00904A13">
        <w:t>identical</w:t>
      </w:r>
      <w:r w:rsidRPr="00D04613">
        <w:t xml:space="preserve"> ICD-10 and CGHR-10 code for </w:t>
      </w:r>
      <w:r w:rsidR="00E67E21">
        <w:t>identical</w:t>
      </w:r>
      <w:r w:rsidRPr="00D04613">
        <w:t xml:space="preserve"> record</w:t>
      </w:r>
      <w:r w:rsidR="00E67E21">
        <w:t>s</w:t>
      </w:r>
      <w:r w:rsidRPr="00D04613">
        <w:t xml:space="preserve"> 5 times</w:t>
      </w:r>
      <w:r w:rsidR="00C54F72">
        <w:t xml:space="preserve"> or more</w:t>
      </w:r>
      <w:r w:rsidRPr="00D04613">
        <w:t xml:space="preserve"> out of 10</w:t>
      </w:r>
      <w:r w:rsidR="00B26320">
        <w:t>, while GPT-3.5 and GPT-5 had similar outputs, except that</w:t>
      </w:r>
      <w:r w:rsidR="000259D2">
        <w:t xml:space="preserve"> GPT-3.5</w:t>
      </w:r>
      <w:r w:rsidR="00B26320">
        <w:t xml:space="preserve"> and GPT-5</w:t>
      </w:r>
      <w:r w:rsidR="000259D2">
        <w:t xml:space="preserve"> ha</w:t>
      </w:r>
      <w:r w:rsidR="00B26320">
        <w:t>d</w:t>
      </w:r>
      <w:r w:rsidR="000259D2">
        <w:t xml:space="preserve"> 99 records for CGHR-10 code</w:t>
      </w:r>
      <w:r w:rsidR="00B26320">
        <w:t>s and ICD-10 codes respectively</w:t>
      </w:r>
      <w:r w:rsidR="000259D2">
        <w:t>.</w:t>
      </w:r>
      <w:r w:rsidR="009E58C3">
        <w:t xml:space="preserve"> GPT-3.5 and GPT-4 were the most consis</w:t>
      </w:r>
      <w:r w:rsidR="00774781">
        <w:t>t</w:t>
      </w:r>
      <w:r w:rsidR="009E58C3">
        <w:t>ent</w:t>
      </w:r>
      <w:r w:rsidR="00774781">
        <w:t>, assigning identical ICD-10 codes over reruns for more than 70 records (</w:t>
      </w:r>
      <w:r w:rsidR="003D5DD3">
        <w:t xml:space="preserve">71 </w:t>
      </w:r>
      <w:r w:rsidR="00774781">
        <w:t>for GPT-3.5 and</w:t>
      </w:r>
      <w:r w:rsidR="003D5DD3">
        <w:t xml:space="preserve"> 75</w:t>
      </w:r>
      <w:r w:rsidR="00774781">
        <w:t xml:space="preserve"> for GPT-4), and identical CGHR-10 codes for more than 80 records (82 for GPT-3.5 and 84 for GPT-4) each</w:t>
      </w:r>
      <w:r w:rsidRPr="00D04613">
        <w:t>. Th</w:t>
      </w:r>
      <w:r w:rsidR="002F0304">
        <w:t>ese</w:t>
      </w:r>
      <w:r w:rsidRPr="00D04613">
        <w:t xml:space="preserve"> number</w:t>
      </w:r>
      <w:r w:rsidR="002F0304">
        <w:t>s</w:t>
      </w:r>
      <w:r w:rsidRPr="00D04613">
        <w:t xml:space="preserve"> </w:t>
      </w:r>
      <w:r w:rsidR="00416334">
        <w:t xml:space="preserve">steadily </w:t>
      </w:r>
      <w:r w:rsidRPr="00D04613">
        <w:t>increase</w:t>
      </w:r>
      <w:r w:rsidR="008A1A13">
        <w:t xml:space="preserve"> (at 1 to 9 records)</w:t>
      </w:r>
      <w:r w:rsidRPr="00D04613">
        <w:t xml:space="preserve"> to </w:t>
      </w:r>
      <w:r w:rsidR="00127113">
        <w:t>over 90 records</w:t>
      </w:r>
      <w:r w:rsidRPr="00D04613">
        <w:t xml:space="preserve"> </w:t>
      </w:r>
      <w:r w:rsidR="00AC6692">
        <w:t>with</w:t>
      </w:r>
      <w:r w:rsidRPr="00D04613">
        <w:t xml:space="preserve"> </w:t>
      </w:r>
      <w:r w:rsidR="002F0304">
        <w:t>a reduction in</w:t>
      </w:r>
      <w:r w:rsidR="002F0304" w:rsidRPr="00D04613">
        <w:t xml:space="preserve"> </w:t>
      </w:r>
      <w:r w:rsidRPr="00D04613">
        <w:t xml:space="preserve">the number of times </w:t>
      </w:r>
      <w:r w:rsidR="00AC6692">
        <w:t>that an identical code was assigned (</w:t>
      </w:r>
      <w:r w:rsidR="003E1D44">
        <w:t xml:space="preserve">e.g., </w:t>
      </w:r>
      <w:r w:rsidR="00AC6692">
        <w:t>from 9 times</w:t>
      </w:r>
      <w:r w:rsidR="00DE0D22">
        <w:t>+</w:t>
      </w:r>
      <w:r w:rsidR="00AC6692">
        <w:t xml:space="preserve"> of 10 to 6 times</w:t>
      </w:r>
      <w:r w:rsidR="00DE0D22">
        <w:t>+</w:t>
      </w:r>
      <w:r w:rsidR="00AC6692">
        <w:t xml:space="preserve"> of 10)</w:t>
      </w:r>
      <w:r w:rsidRPr="00D04613">
        <w:t>.</w:t>
      </w:r>
      <w:r w:rsidR="004179C3">
        <w:t xml:space="preserve"> In contrast, GPT-5 was inconsistent with only 3</w:t>
      </w:r>
      <w:r w:rsidR="009C7F0B">
        <w:t>0</w:t>
      </w:r>
      <w:r w:rsidR="004179C3">
        <w:t xml:space="preserve"> and </w:t>
      </w:r>
      <w:r w:rsidR="009C7F0B">
        <w:t>59</w:t>
      </w:r>
      <w:r w:rsidR="004179C3">
        <w:t xml:space="preserve"> records with identical ICD-10 and CGHR-10 code assignments </w:t>
      </w:r>
      <w:r w:rsidR="007D760B">
        <w:t xml:space="preserve">over reruns </w:t>
      </w:r>
      <w:r w:rsidR="004179C3">
        <w:t>respectively.</w:t>
      </w:r>
      <w:r w:rsidR="00447020">
        <w:t xml:space="preserve"> A</w:t>
      </w:r>
      <w:r w:rsidR="001143B2">
        <w:t xml:space="preserve"> steeper</w:t>
      </w:r>
      <w:r w:rsidR="00447020">
        <w:t xml:space="preserve"> increase </w:t>
      </w:r>
      <w:r w:rsidR="00633C56">
        <w:t xml:space="preserve">of </w:t>
      </w:r>
      <w:r w:rsidR="0097592C">
        <w:t>5</w:t>
      </w:r>
      <w:r w:rsidR="00633C56">
        <w:t xml:space="preserve"> to </w:t>
      </w:r>
      <w:r w:rsidR="0005512F">
        <w:t>1</w:t>
      </w:r>
      <w:r w:rsidR="0010247E">
        <w:t>5</w:t>
      </w:r>
      <w:r w:rsidR="00633C56">
        <w:t xml:space="preserve"> records </w:t>
      </w:r>
      <w:r w:rsidR="00447020">
        <w:t>was observed with a reduction in the number of times that an identical</w:t>
      </w:r>
      <w:r w:rsidR="00633C56">
        <w:t xml:space="preserve"> code was assigned.</w:t>
      </w:r>
      <w:r w:rsidR="00447020">
        <w:t xml:space="preserve"> </w:t>
      </w:r>
      <w:r w:rsidR="00B76926">
        <w:t>We note that the temperature and seed parameters that were available in GPT-3.5/4, and unavailable in GPT-5, were suspect for these differences.</w:t>
      </w:r>
      <w:r w:rsidRPr="00D04613">
        <w:t xml:space="preserve"> Thus, GPT</w:t>
      </w:r>
      <w:r w:rsidR="00A13547">
        <w:t xml:space="preserve"> models</w:t>
      </w:r>
      <w:r w:rsidRPr="00D04613">
        <w:t xml:space="preserve"> do not always </w:t>
      </w:r>
      <w:r w:rsidR="00CA1489">
        <w:t>guarantee identical</w:t>
      </w:r>
      <w:r w:rsidRPr="00D04613">
        <w:t xml:space="preserve"> outputs when repeated on the same record (10 times out of 10), </w:t>
      </w:r>
      <w:r w:rsidR="009A3BF2">
        <w:t>despite</w:t>
      </w:r>
      <w:r w:rsidRPr="00D04613">
        <w:t xml:space="preserve"> </w:t>
      </w:r>
      <w:r w:rsidR="00AD0E60">
        <w:t>parameter adjust</w:t>
      </w:r>
      <w:r w:rsidR="00BF4029">
        <w:t>ments for</w:t>
      </w:r>
      <w:r w:rsidR="00AD0E60">
        <w:t xml:space="preserve"> more deterministic</w:t>
      </w:r>
      <w:r w:rsidR="00BF4029">
        <w:t xml:space="preserve"> outputs</w:t>
      </w:r>
      <w:r w:rsidRPr="00D04613">
        <w:t xml:space="preserve"> </w:t>
      </w:r>
      <w:r w:rsidR="00AD0E60">
        <w:t>(</w:t>
      </w:r>
      <w:r w:rsidR="003E1D44">
        <w:t xml:space="preserve">e.g., </w:t>
      </w:r>
      <w:r w:rsidRPr="00D04613">
        <w:t>temperature</w:t>
      </w:r>
      <w:r w:rsidR="00AD0E60">
        <w:t xml:space="preserve"> </w:t>
      </w:r>
      <w:r w:rsidRPr="00D04613">
        <w:t>set to 0</w:t>
      </w:r>
      <w:r w:rsidR="00AD0E60">
        <w:t xml:space="preserve">, </w:t>
      </w:r>
      <w:r w:rsidR="00F223D9">
        <w:t>seed set to a constant of 1234</w:t>
      </w:r>
      <w:r w:rsidR="00AD0E60">
        <w:t xml:space="preserve">, </w:t>
      </w:r>
      <w:r w:rsidR="002A269B">
        <w:t>verbosity</w:t>
      </w:r>
      <w:r w:rsidR="00AD0E60">
        <w:t xml:space="preserve"> set to low, reasoning set to minimal)</w:t>
      </w:r>
      <w:r w:rsidR="009E35FB">
        <w:t xml:space="preserve">. </w:t>
      </w:r>
      <w:r w:rsidR="006973C4">
        <w:t>T</w:t>
      </w:r>
      <w:r w:rsidR="00453C25">
        <w:t>his experiment reveal</w:t>
      </w:r>
      <w:r w:rsidR="00E1699F">
        <w:t>ed</w:t>
      </w:r>
      <w:r w:rsidR="00453C25">
        <w:t xml:space="preserve"> that </w:t>
      </w:r>
      <w:r w:rsidR="00D30165">
        <w:t>GPT-3.5/4</w:t>
      </w:r>
      <w:r w:rsidR="009E35FB">
        <w:t xml:space="preserve"> </w:t>
      </w:r>
      <w:r w:rsidR="00D30165">
        <w:t>did produce identical outputs when rerun</w:t>
      </w:r>
      <w:r w:rsidRPr="00D04613">
        <w:t xml:space="preserve"> for more than half the records</w:t>
      </w:r>
      <w:r w:rsidR="00D30165">
        <w:t xml:space="preserve">, </w:t>
      </w:r>
      <w:r w:rsidR="00731820">
        <w:t xml:space="preserve">while this </w:t>
      </w:r>
      <w:r w:rsidR="00455239">
        <w:t>was</w:t>
      </w:r>
      <w:r w:rsidR="00731820">
        <w:t xml:space="preserve"> true</w:t>
      </w:r>
      <w:r w:rsidR="00F04719">
        <w:t xml:space="preserve"> only</w:t>
      </w:r>
      <w:r w:rsidR="00731820">
        <w:t xml:space="preserve"> for </w:t>
      </w:r>
      <w:r w:rsidR="00F04719">
        <w:t xml:space="preserve">CGHR-10 codes in the case of </w:t>
      </w:r>
      <w:r w:rsidR="00D30165">
        <w:t>GPT-5</w:t>
      </w:r>
      <w:r w:rsidRPr="00D04613">
        <w:t>. For most records (</w:t>
      </w:r>
      <w:r w:rsidR="0036577E">
        <w:t>a</w:t>
      </w:r>
      <w:r w:rsidR="00516B13">
        <w:t>pproximately</w:t>
      </w:r>
      <w:r w:rsidRPr="00D04613">
        <w:t xml:space="preserve"> 90%),</w:t>
      </w:r>
      <w:r w:rsidR="00A27804" w:rsidRPr="00D04613">
        <w:t xml:space="preserve"> </w:t>
      </w:r>
      <w:r w:rsidRPr="00D04613">
        <w:t>GPT-3.5</w:t>
      </w:r>
      <w:r w:rsidR="00E57BB7">
        <w:t xml:space="preserve"> and GPT-4</w:t>
      </w:r>
      <w:r w:rsidRPr="00D04613">
        <w:t xml:space="preserve"> produce</w:t>
      </w:r>
      <w:r w:rsidR="00B349F0">
        <w:t>d</w:t>
      </w:r>
      <w:r w:rsidRPr="00D04613">
        <w:t xml:space="preserve"> the same outputs for </w:t>
      </w:r>
      <w:r w:rsidR="00133532">
        <w:t>identical</w:t>
      </w:r>
      <w:r w:rsidRPr="00D04613">
        <w:t xml:space="preserve"> record</w:t>
      </w:r>
      <w:r w:rsidR="00133532">
        <w:t>s</w:t>
      </w:r>
      <w:r w:rsidRPr="00D04613">
        <w:t xml:space="preserve"> 7</w:t>
      </w:r>
      <w:r w:rsidR="006F4E77">
        <w:t>+</w:t>
      </w:r>
      <w:r w:rsidRPr="00D04613">
        <w:t xml:space="preserve"> times</w:t>
      </w:r>
      <w:r w:rsidR="006F4E77">
        <w:t xml:space="preserve"> </w:t>
      </w:r>
      <w:r w:rsidRPr="00D04613">
        <w:t>of 10</w:t>
      </w:r>
      <w:r w:rsidR="00232AFA">
        <w:t xml:space="preserve">, while this </w:t>
      </w:r>
      <w:r w:rsidR="00F01925">
        <w:t>was</w:t>
      </w:r>
      <w:r w:rsidR="00232AFA">
        <w:t xml:space="preserve"> observed at </w:t>
      </w:r>
      <w:r w:rsidR="0078144C">
        <w:t>6</w:t>
      </w:r>
      <w:r w:rsidR="00232AFA">
        <w:t>+ times out of 10 for GPT-5.</w:t>
      </w:r>
    </w:p>
    <w:p w14:paraId="45AF6E73" w14:textId="57992FAF" w:rsidR="00CD3E2C" w:rsidRPr="0053108A" w:rsidRDefault="00AD4706" w:rsidP="009A3616">
      <w:pPr>
        <w:pStyle w:val="TableCaption"/>
        <w:rPr>
          <w:b/>
        </w:rPr>
      </w:pPr>
      <w:r>
        <w:rPr>
          <w:b/>
        </w:rPr>
        <w:t xml:space="preserve">Table C6 </w:t>
      </w:r>
      <w:r>
        <w:t>Records with</w:t>
      </w:r>
      <w:r w:rsidR="00401DF8">
        <w:t xml:space="preserve"> identical</w:t>
      </w:r>
      <w:r>
        <w:t xml:space="preserve"> GPT</w:t>
      </w:r>
      <w:r w:rsidR="003D3E73">
        <w:t xml:space="preserve">-3.5/4/5 </w:t>
      </w:r>
      <w:r>
        <w:t>outputs based on 10 repeated reruns of 100 records</w:t>
      </w:r>
      <w:r w:rsidR="00C50682">
        <w:t>.</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D01EEF">
        <w:trPr>
          <w:trHeight w:val="20"/>
          <w:tblCellSpacing w:w="11" w:type="dxa"/>
          <w:jc w:val="center"/>
        </w:trPr>
        <w:tc>
          <w:tcPr>
            <w:tcW w:w="2517" w:type="pct"/>
            <w:tcBorders>
              <w:top w:val="single" w:sz="8" w:space="0" w:color="auto"/>
              <w:left w:val="nil"/>
              <w:bottom w:val="single" w:sz="4" w:space="0" w:color="000000"/>
              <w:right w:val="nil"/>
            </w:tcBorders>
          </w:tcPr>
          <w:p w14:paraId="762D0C23" w14:textId="6183426C" w:rsidR="00CD3E2C" w:rsidRDefault="004F1E04" w:rsidP="002F3E37">
            <w:pPr>
              <w:spacing w:after="0" w:line="240" w:lineRule="auto"/>
              <w:jc w:val="left"/>
            </w:pPr>
            <w:r>
              <w:rPr>
                <w:sz w:val="16"/>
              </w:rPr>
              <w:t xml:space="preserve"># of </w:t>
            </w:r>
            <w:r w:rsidR="00AD4706">
              <w:rPr>
                <w:sz w:val="16"/>
              </w:rPr>
              <w:t xml:space="preserve">Times with </w:t>
            </w:r>
            <w:r w:rsidR="000E0307">
              <w:rPr>
                <w:sz w:val="16"/>
              </w:rPr>
              <w:t>Identical</w:t>
            </w:r>
            <w:r w:rsidR="00AD4706">
              <w:rPr>
                <w:sz w:val="16"/>
              </w:rPr>
              <w:t xml:space="preserve"> GPT-3.5 Outputs</w:t>
            </w:r>
          </w:p>
        </w:tc>
        <w:tc>
          <w:tcPr>
            <w:tcW w:w="1236" w:type="pct"/>
            <w:tcBorders>
              <w:top w:val="single" w:sz="8" w:space="0" w:color="auto"/>
              <w:left w:val="nil"/>
              <w:bottom w:val="single" w:sz="4" w:space="0" w:color="000000"/>
              <w:right w:val="nil"/>
            </w:tcBorders>
          </w:tcPr>
          <w:p w14:paraId="39379D2A" w14:textId="77777777" w:rsidR="00CD3E2C" w:rsidRDefault="00AD4706" w:rsidP="002F3E37">
            <w:pPr>
              <w:spacing w:after="0" w:line="240" w:lineRule="auto"/>
              <w:jc w:val="left"/>
            </w:pPr>
            <w:r>
              <w:rPr>
                <w:sz w:val="16"/>
              </w:rPr>
              <w:t>ICD-10 Records</w:t>
            </w:r>
          </w:p>
        </w:tc>
        <w:tc>
          <w:tcPr>
            <w:tcW w:w="1198" w:type="pct"/>
            <w:tcBorders>
              <w:top w:val="single" w:sz="8" w:space="0" w:color="auto"/>
              <w:left w:val="nil"/>
              <w:bottom w:val="single" w:sz="4" w:space="0" w:color="000000"/>
              <w:right w:val="nil"/>
            </w:tcBorders>
          </w:tcPr>
          <w:p w14:paraId="2595373D" w14:textId="77777777" w:rsidR="00CD3E2C" w:rsidRDefault="00AD4706" w:rsidP="002F3E37">
            <w:pPr>
              <w:spacing w:after="0" w:line="240" w:lineRule="auto"/>
            </w:pPr>
            <w:r>
              <w:rPr>
                <w:sz w:val="16"/>
              </w:rPr>
              <w:t>CGHR-10 Records</w:t>
            </w:r>
          </w:p>
        </w:tc>
      </w:tr>
      <w:tr w:rsidR="00CD3E2C" w14:paraId="650BE0BC" w14:textId="77777777" w:rsidTr="00D01EEF">
        <w:trPr>
          <w:trHeight w:val="20"/>
          <w:tblCellSpacing w:w="11" w:type="dxa"/>
          <w:jc w:val="center"/>
        </w:trPr>
        <w:tc>
          <w:tcPr>
            <w:tcW w:w="2517" w:type="pct"/>
            <w:tcBorders>
              <w:left w:val="nil"/>
              <w:bottom w:val="nil"/>
              <w:right w:val="nil"/>
            </w:tcBorders>
          </w:tcPr>
          <w:p w14:paraId="6A33AA29" w14:textId="77777777" w:rsidR="00CD3E2C" w:rsidRDefault="00AD4706" w:rsidP="002F3E37">
            <w:pPr>
              <w:spacing w:after="0" w:line="240" w:lineRule="auto"/>
              <w:jc w:val="left"/>
            </w:pPr>
            <w:r>
              <w:rPr>
                <w:sz w:val="16"/>
              </w:rPr>
              <w:t>1 times+ (inconsistent)</w:t>
            </w:r>
          </w:p>
        </w:tc>
        <w:tc>
          <w:tcPr>
            <w:tcW w:w="1236" w:type="pct"/>
            <w:tcBorders>
              <w:left w:val="nil"/>
              <w:bottom w:val="nil"/>
              <w:right w:val="nil"/>
            </w:tcBorders>
          </w:tcPr>
          <w:p w14:paraId="5B13E2D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left w:val="nil"/>
              <w:bottom w:val="nil"/>
              <w:right w:val="nil"/>
            </w:tcBorders>
          </w:tcPr>
          <w:p w14:paraId="24F1A321"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50E720E2" w14:textId="77777777" w:rsidTr="00D01EEF">
        <w:trPr>
          <w:trHeight w:val="20"/>
          <w:tblCellSpacing w:w="11" w:type="dxa"/>
          <w:jc w:val="center"/>
        </w:trPr>
        <w:tc>
          <w:tcPr>
            <w:tcW w:w="2517" w:type="pct"/>
            <w:tcBorders>
              <w:top w:val="nil"/>
              <w:left w:val="nil"/>
              <w:bottom w:val="nil"/>
              <w:right w:val="nil"/>
            </w:tcBorders>
          </w:tcPr>
          <w:p w14:paraId="13B96B89" w14:textId="77777777" w:rsidR="00CD3E2C" w:rsidRDefault="00AD4706" w:rsidP="002F3E37">
            <w:pPr>
              <w:spacing w:after="0" w:line="240" w:lineRule="auto"/>
              <w:jc w:val="left"/>
            </w:pPr>
            <w:r>
              <w:rPr>
                <w:sz w:val="16"/>
              </w:rPr>
              <w:t>2 times+</w:t>
            </w:r>
          </w:p>
        </w:tc>
        <w:tc>
          <w:tcPr>
            <w:tcW w:w="1236" w:type="pct"/>
            <w:tcBorders>
              <w:top w:val="nil"/>
              <w:left w:val="nil"/>
              <w:bottom w:val="nil"/>
              <w:right w:val="nil"/>
            </w:tcBorders>
          </w:tcPr>
          <w:p w14:paraId="4B5F151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19B85D7C"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7792FDD0" w14:textId="77777777" w:rsidTr="00D01EEF">
        <w:trPr>
          <w:trHeight w:val="20"/>
          <w:tblCellSpacing w:w="11" w:type="dxa"/>
          <w:jc w:val="center"/>
        </w:trPr>
        <w:tc>
          <w:tcPr>
            <w:tcW w:w="2517" w:type="pct"/>
            <w:tcBorders>
              <w:top w:val="nil"/>
              <w:left w:val="nil"/>
              <w:bottom w:val="nil"/>
              <w:right w:val="nil"/>
            </w:tcBorders>
          </w:tcPr>
          <w:p w14:paraId="4DE558D7" w14:textId="77777777" w:rsidR="00CD3E2C" w:rsidRDefault="00AD4706" w:rsidP="002F3E37">
            <w:pPr>
              <w:spacing w:after="0" w:line="240" w:lineRule="auto"/>
              <w:jc w:val="left"/>
            </w:pPr>
            <w:r>
              <w:rPr>
                <w:sz w:val="16"/>
              </w:rPr>
              <w:t>3 times+</w:t>
            </w:r>
          </w:p>
        </w:tc>
        <w:tc>
          <w:tcPr>
            <w:tcW w:w="1236" w:type="pct"/>
            <w:tcBorders>
              <w:top w:val="nil"/>
              <w:left w:val="nil"/>
              <w:bottom w:val="nil"/>
              <w:right w:val="nil"/>
            </w:tcBorders>
          </w:tcPr>
          <w:p w14:paraId="728E08AB"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4DEF7CC9"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20C0B5A0" w14:textId="77777777" w:rsidTr="00D01EEF">
        <w:trPr>
          <w:trHeight w:val="20"/>
          <w:tblCellSpacing w:w="11" w:type="dxa"/>
          <w:jc w:val="center"/>
        </w:trPr>
        <w:tc>
          <w:tcPr>
            <w:tcW w:w="2517" w:type="pct"/>
            <w:tcBorders>
              <w:top w:val="nil"/>
              <w:left w:val="nil"/>
              <w:bottom w:val="nil"/>
              <w:right w:val="nil"/>
            </w:tcBorders>
          </w:tcPr>
          <w:p w14:paraId="5D2009C0" w14:textId="77777777" w:rsidR="00CD3E2C" w:rsidRDefault="00AD4706" w:rsidP="002F3E37">
            <w:pPr>
              <w:spacing w:after="0" w:line="240" w:lineRule="auto"/>
              <w:jc w:val="left"/>
            </w:pPr>
            <w:r>
              <w:rPr>
                <w:sz w:val="16"/>
              </w:rPr>
              <w:t>4 times+</w:t>
            </w:r>
          </w:p>
        </w:tc>
        <w:tc>
          <w:tcPr>
            <w:tcW w:w="1236" w:type="pct"/>
            <w:tcBorders>
              <w:top w:val="nil"/>
              <w:left w:val="nil"/>
              <w:bottom w:val="nil"/>
              <w:right w:val="nil"/>
            </w:tcBorders>
          </w:tcPr>
          <w:p w14:paraId="3122E7E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326C0D7"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0FFA11CB" w14:textId="77777777" w:rsidTr="00D01EEF">
        <w:trPr>
          <w:trHeight w:val="20"/>
          <w:tblCellSpacing w:w="11" w:type="dxa"/>
          <w:jc w:val="center"/>
        </w:trPr>
        <w:tc>
          <w:tcPr>
            <w:tcW w:w="2517" w:type="pct"/>
            <w:tcBorders>
              <w:top w:val="nil"/>
              <w:left w:val="nil"/>
              <w:bottom w:val="nil"/>
              <w:right w:val="nil"/>
            </w:tcBorders>
          </w:tcPr>
          <w:p w14:paraId="1C047379" w14:textId="77777777" w:rsidR="00CD3E2C" w:rsidRDefault="00AD4706" w:rsidP="002F3E37">
            <w:pPr>
              <w:spacing w:after="0" w:line="240" w:lineRule="auto"/>
              <w:jc w:val="left"/>
            </w:pPr>
            <w:r>
              <w:rPr>
                <w:sz w:val="16"/>
              </w:rPr>
              <w:t>5 times+</w:t>
            </w:r>
          </w:p>
        </w:tc>
        <w:tc>
          <w:tcPr>
            <w:tcW w:w="1236" w:type="pct"/>
            <w:tcBorders>
              <w:top w:val="nil"/>
              <w:left w:val="nil"/>
              <w:bottom w:val="nil"/>
              <w:right w:val="nil"/>
            </w:tcBorders>
          </w:tcPr>
          <w:p w14:paraId="71CEB335"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1BDF8AF" w14:textId="3315ABDF" w:rsidR="00CD3E2C" w:rsidRPr="00BF78DE" w:rsidRDefault="00BF78DE" w:rsidP="002F3E37">
            <w:pPr>
              <w:spacing w:after="0" w:line="240" w:lineRule="auto"/>
              <w:jc w:val="left"/>
              <w:rPr>
                <w:sz w:val="16"/>
                <w:szCs w:val="16"/>
              </w:rPr>
            </w:pPr>
            <w:r w:rsidRPr="00BF78DE">
              <w:rPr>
                <w:sz w:val="16"/>
                <w:szCs w:val="16"/>
              </w:rPr>
              <w:t>99</w:t>
            </w:r>
          </w:p>
        </w:tc>
      </w:tr>
      <w:tr w:rsidR="00CD3E2C" w14:paraId="0A69AE0B" w14:textId="77777777" w:rsidTr="00D01EEF">
        <w:trPr>
          <w:trHeight w:val="20"/>
          <w:tblCellSpacing w:w="11" w:type="dxa"/>
          <w:jc w:val="center"/>
        </w:trPr>
        <w:tc>
          <w:tcPr>
            <w:tcW w:w="2517" w:type="pct"/>
            <w:tcBorders>
              <w:top w:val="nil"/>
              <w:left w:val="nil"/>
              <w:bottom w:val="nil"/>
              <w:right w:val="nil"/>
            </w:tcBorders>
          </w:tcPr>
          <w:p w14:paraId="07893F6A" w14:textId="77777777" w:rsidR="00CD3E2C" w:rsidRDefault="00AD4706" w:rsidP="002F3E37">
            <w:pPr>
              <w:spacing w:after="0" w:line="240" w:lineRule="auto"/>
              <w:jc w:val="left"/>
            </w:pPr>
            <w:r>
              <w:rPr>
                <w:sz w:val="16"/>
              </w:rPr>
              <w:t>6 times+</w:t>
            </w:r>
          </w:p>
        </w:tc>
        <w:tc>
          <w:tcPr>
            <w:tcW w:w="1236" w:type="pct"/>
            <w:tcBorders>
              <w:top w:val="nil"/>
              <w:left w:val="nil"/>
              <w:bottom w:val="nil"/>
              <w:right w:val="nil"/>
            </w:tcBorders>
          </w:tcPr>
          <w:p w14:paraId="37526E7F" w14:textId="3F2A3316"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5</w:t>
            </w:r>
          </w:p>
        </w:tc>
        <w:tc>
          <w:tcPr>
            <w:tcW w:w="1198" w:type="pct"/>
            <w:tcBorders>
              <w:top w:val="nil"/>
              <w:left w:val="nil"/>
              <w:bottom w:val="nil"/>
              <w:right w:val="nil"/>
            </w:tcBorders>
          </w:tcPr>
          <w:p w14:paraId="7065BF52" w14:textId="23B1A07C"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8</w:t>
            </w:r>
          </w:p>
        </w:tc>
      </w:tr>
      <w:tr w:rsidR="00CD3E2C" w14:paraId="740CD36E" w14:textId="77777777" w:rsidTr="00D01EEF">
        <w:trPr>
          <w:trHeight w:val="20"/>
          <w:tblCellSpacing w:w="11" w:type="dxa"/>
          <w:jc w:val="center"/>
        </w:trPr>
        <w:tc>
          <w:tcPr>
            <w:tcW w:w="2517" w:type="pct"/>
            <w:tcBorders>
              <w:top w:val="nil"/>
              <w:left w:val="nil"/>
              <w:bottom w:val="nil"/>
              <w:right w:val="nil"/>
            </w:tcBorders>
          </w:tcPr>
          <w:p w14:paraId="13469C36" w14:textId="77777777" w:rsidR="00CD3E2C" w:rsidRDefault="00AD4706" w:rsidP="002F3E37">
            <w:pPr>
              <w:spacing w:after="0" w:line="240" w:lineRule="auto"/>
              <w:jc w:val="left"/>
            </w:pPr>
            <w:r>
              <w:rPr>
                <w:sz w:val="16"/>
              </w:rPr>
              <w:t>7 times+</w:t>
            </w:r>
          </w:p>
        </w:tc>
        <w:tc>
          <w:tcPr>
            <w:tcW w:w="1236" w:type="pct"/>
            <w:tcBorders>
              <w:top w:val="nil"/>
              <w:left w:val="nil"/>
              <w:bottom w:val="nil"/>
              <w:right w:val="nil"/>
            </w:tcBorders>
          </w:tcPr>
          <w:p w14:paraId="16E390A5" w14:textId="62464DD4"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0</w:t>
            </w:r>
          </w:p>
        </w:tc>
        <w:tc>
          <w:tcPr>
            <w:tcW w:w="1198" w:type="pct"/>
            <w:tcBorders>
              <w:top w:val="nil"/>
              <w:left w:val="nil"/>
              <w:bottom w:val="nil"/>
              <w:right w:val="nil"/>
            </w:tcBorders>
          </w:tcPr>
          <w:p w14:paraId="3330D94B" w14:textId="5E87CA3F"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5</w:t>
            </w:r>
          </w:p>
        </w:tc>
      </w:tr>
      <w:tr w:rsidR="00CD3E2C" w14:paraId="192F8827" w14:textId="77777777" w:rsidTr="00D01EEF">
        <w:trPr>
          <w:trHeight w:val="20"/>
          <w:tblCellSpacing w:w="11" w:type="dxa"/>
          <w:jc w:val="center"/>
        </w:trPr>
        <w:tc>
          <w:tcPr>
            <w:tcW w:w="2517" w:type="pct"/>
            <w:tcBorders>
              <w:top w:val="nil"/>
              <w:left w:val="nil"/>
              <w:bottom w:val="nil"/>
              <w:right w:val="nil"/>
            </w:tcBorders>
          </w:tcPr>
          <w:p w14:paraId="2B182437" w14:textId="77777777" w:rsidR="00CD3E2C" w:rsidRDefault="00AD4706" w:rsidP="002F3E37">
            <w:pPr>
              <w:spacing w:after="0" w:line="240" w:lineRule="auto"/>
              <w:jc w:val="left"/>
            </w:pPr>
            <w:r>
              <w:rPr>
                <w:sz w:val="16"/>
              </w:rPr>
              <w:t>8 times+</w:t>
            </w:r>
          </w:p>
        </w:tc>
        <w:tc>
          <w:tcPr>
            <w:tcW w:w="1236" w:type="pct"/>
            <w:tcBorders>
              <w:top w:val="nil"/>
              <w:left w:val="nil"/>
              <w:bottom w:val="nil"/>
              <w:right w:val="nil"/>
            </w:tcBorders>
          </w:tcPr>
          <w:p w14:paraId="58321231" w14:textId="77777777" w:rsidR="00CD3E2C" w:rsidRPr="0002593F" w:rsidRDefault="00AD4706" w:rsidP="002F3E37">
            <w:pPr>
              <w:spacing w:after="0" w:line="240" w:lineRule="auto"/>
              <w:jc w:val="left"/>
              <w:rPr>
                <w:sz w:val="16"/>
                <w:szCs w:val="16"/>
              </w:rPr>
            </w:pPr>
            <w:r w:rsidRPr="0002593F">
              <w:rPr>
                <w:sz w:val="16"/>
                <w:szCs w:val="16"/>
              </w:rPr>
              <w:t>86</w:t>
            </w:r>
          </w:p>
        </w:tc>
        <w:tc>
          <w:tcPr>
            <w:tcW w:w="1198" w:type="pct"/>
            <w:tcBorders>
              <w:top w:val="nil"/>
              <w:left w:val="nil"/>
              <w:bottom w:val="nil"/>
              <w:right w:val="nil"/>
            </w:tcBorders>
          </w:tcPr>
          <w:p w14:paraId="13F0D532" w14:textId="47B82E44"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2</w:t>
            </w:r>
          </w:p>
        </w:tc>
      </w:tr>
      <w:tr w:rsidR="00CD3E2C" w14:paraId="3AB53AEE" w14:textId="77777777" w:rsidTr="00D01EEF">
        <w:trPr>
          <w:trHeight w:val="20"/>
          <w:tblCellSpacing w:w="11" w:type="dxa"/>
          <w:jc w:val="center"/>
        </w:trPr>
        <w:tc>
          <w:tcPr>
            <w:tcW w:w="2517" w:type="pct"/>
            <w:tcBorders>
              <w:top w:val="nil"/>
              <w:left w:val="nil"/>
              <w:bottom w:val="nil"/>
              <w:right w:val="nil"/>
            </w:tcBorders>
          </w:tcPr>
          <w:p w14:paraId="4F87015B" w14:textId="77777777" w:rsidR="00CD3E2C" w:rsidRDefault="00AD4706" w:rsidP="002F3E37">
            <w:pPr>
              <w:spacing w:after="0" w:line="240" w:lineRule="auto"/>
              <w:jc w:val="left"/>
            </w:pPr>
            <w:r>
              <w:rPr>
                <w:sz w:val="16"/>
              </w:rPr>
              <w:t>9 times+</w:t>
            </w:r>
          </w:p>
        </w:tc>
        <w:tc>
          <w:tcPr>
            <w:tcW w:w="1236" w:type="pct"/>
            <w:tcBorders>
              <w:top w:val="nil"/>
              <w:left w:val="nil"/>
              <w:bottom w:val="nil"/>
              <w:right w:val="nil"/>
            </w:tcBorders>
          </w:tcPr>
          <w:p w14:paraId="094BDAF3" w14:textId="52AAF2BE" w:rsidR="00CD3E2C" w:rsidRPr="0002593F" w:rsidRDefault="0002593F" w:rsidP="002F3E37">
            <w:pPr>
              <w:spacing w:after="0" w:line="240" w:lineRule="auto"/>
              <w:jc w:val="left"/>
              <w:rPr>
                <w:sz w:val="16"/>
                <w:szCs w:val="16"/>
              </w:rPr>
            </w:pPr>
            <w:r w:rsidRPr="0002593F">
              <w:rPr>
                <w:sz w:val="16"/>
                <w:szCs w:val="16"/>
              </w:rPr>
              <w:t>80</w:t>
            </w:r>
          </w:p>
        </w:tc>
        <w:tc>
          <w:tcPr>
            <w:tcW w:w="1198" w:type="pct"/>
            <w:tcBorders>
              <w:top w:val="nil"/>
              <w:left w:val="nil"/>
              <w:bottom w:val="nil"/>
              <w:right w:val="nil"/>
            </w:tcBorders>
          </w:tcPr>
          <w:p w14:paraId="3E1B5C6B" w14:textId="30EBCC9B" w:rsidR="00CD3E2C" w:rsidRPr="00BF78DE" w:rsidRDefault="00AD4706" w:rsidP="002F3E37">
            <w:pPr>
              <w:spacing w:after="0" w:line="240" w:lineRule="auto"/>
              <w:jc w:val="left"/>
              <w:rPr>
                <w:sz w:val="16"/>
                <w:szCs w:val="16"/>
              </w:rPr>
            </w:pPr>
            <w:r w:rsidRPr="00BF78DE">
              <w:rPr>
                <w:sz w:val="16"/>
                <w:szCs w:val="16"/>
              </w:rPr>
              <w:t>8</w:t>
            </w:r>
            <w:r w:rsidR="00BF78DE" w:rsidRPr="00BF78DE">
              <w:rPr>
                <w:sz w:val="16"/>
                <w:szCs w:val="16"/>
              </w:rPr>
              <w:t>9</w:t>
            </w:r>
          </w:p>
        </w:tc>
      </w:tr>
      <w:tr w:rsidR="00CD3E2C" w14:paraId="6CE6B1DE" w14:textId="77777777" w:rsidTr="00D01EEF">
        <w:trPr>
          <w:trHeight w:val="20"/>
          <w:tblCellSpacing w:w="11" w:type="dxa"/>
          <w:jc w:val="center"/>
        </w:trPr>
        <w:tc>
          <w:tcPr>
            <w:tcW w:w="2517" w:type="pct"/>
            <w:tcBorders>
              <w:top w:val="nil"/>
              <w:left w:val="nil"/>
              <w:bottom w:val="nil"/>
              <w:right w:val="nil"/>
            </w:tcBorders>
          </w:tcPr>
          <w:p w14:paraId="55A28FEE" w14:textId="77777777" w:rsidR="00CD3E2C" w:rsidRDefault="00AD4706" w:rsidP="002F3E37">
            <w:pPr>
              <w:spacing w:after="0" w:line="240" w:lineRule="auto"/>
              <w:jc w:val="left"/>
            </w:pPr>
            <w:r>
              <w:rPr>
                <w:sz w:val="16"/>
              </w:rPr>
              <w:lastRenderedPageBreak/>
              <w:t>10 times (consistent)</w:t>
            </w:r>
          </w:p>
        </w:tc>
        <w:tc>
          <w:tcPr>
            <w:tcW w:w="1236" w:type="pct"/>
            <w:tcBorders>
              <w:top w:val="nil"/>
              <w:left w:val="nil"/>
              <w:bottom w:val="nil"/>
              <w:right w:val="nil"/>
            </w:tcBorders>
          </w:tcPr>
          <w:p w14:paraId="587884A3" w14:textId="3CA9C9A6" w:rsidR="00CD3E2C" w:rsidRPr="0002593F" w:rsidRDefault="0002593F" w:rsidP="002F3E37">
            <w:pPr>
              <w:spacing w:after="0" w:line="240" w:lineRule="auto"/>
              <w:jc w:val="left"/>
              <w:rPr>
                <w:sz w:val="16"/>
                <w:szCs w:val="16"/>
              </w:rPr>
            </w:pPr>
            <w:r w:rsidRPr="0002593F">
              <w:rPr>
                <w:sz w:val="16"/>
                <w:szCs w:val="16"/>
              </w:rPr>
              <w:t>71</w:t>
            </w:r>
          </w:p>
        </w:tc>
        <w:tc>
          <w:tcPr>
            <w:tcW w:w="1198" w:type="pct"/>
            <w:tcBorders>
              <w:top w:val="nil"/>
              <w:left w:val="nil"/>
              <w:bottom w:val="nil"/>
              <w:right w:val="nil"/>
            </w:tcBorders>
          </w:tcPr>
          <w:p w14:paraId="22853FA0" w14:textId="592DFCAC" w:rsidR="00CD3E2C" w:rsidRPr="00BF78DE" w:rsidRDefault="00BF78DE" w:rsidP="002F3E37">
            <w:pPr>
              <w:spacing w:after="0" w:line="240" w:lineRule="auto"/>
              <w:jc w:val="left"/>
              <w:rPr>
                <w:sz w:val="16"/>
                <w:szCs w:val="16"/>
              </w:rPr>
            </w:pPr>
            <w:r w:rsidRPr="00BF78DE">
              <w:rPr>
                <w:sz w:val="16"/>
                <w:szCs w:val="16"/>
              </w:rPr>
              <w:t>82</w:t>
            </w:r>
          </w:p>
        </w:tc>
      </w:tr>
      <w:tr w:rsidR="00D01EEF" w14:paraId="366F4CD6" w14:textId="77777777" w:rsidTr="00D01EEF">
        <w:trPr>
          <w:trHeight w:val="20"/>
          <w:tblCellSpacing w:w="11" w:type="dxa"/>
          <w:jc w:val="center"/>
        </w:trPr>
        <w:tc>
          <w:tcPr>
            <w:tcW w:w="2517" w:type="pct"/>
            <w:tcBorders>
              <w:top w:val="single" w:sz="4" w:space="0" w:color="auto"/>
              <w:left w:val="nil"/>
              <w:bottom w:val="single" w:sz="4" w:space="0" w:color="auto"/>
              <w:right w:val="nil"/>
            </w:tcBorders>
          </w:tcPr>
          <w:p w14:paraId="311A5352" w14:textId="7D633C42" w:rsidR="00D01EEF" w:rsidRDefault="004F1E04" w:rsidP="002F3E37">
            <w:pPr>
              <w:spacing w:after="0" w:line="240" w:lineRule="auto"/>
              <w:jc w:val="left"/>
              <w:rPr>
                <w:sz w:val="16"/>
              </w:rPr>
            </w:pPr>
            <w:r>
              <w:rPr>
                <w:sz w:val="16"/>
              </w:rPr>
              <w:t xml:space="preserve"># of </w:t>
            </w:r>
            <w:r w:rsidR="00D01EEF">
              <w:rPr>
                <w:sz w:val="16"/>
              </w:rPr>
              <w:t xml:space="preserve">Times with </w:t>
            </w:r>
            <w:r w:rsidR="000E0307">
              <w:rPr>
                <w:sz w:val="16"/>
              </w:rPr>
              <w:t>Identical</w:t>
            </w:r>
            <w:r w:rsidR="00D01EEF">
              <w:rPr>
                <w:sz w:val="16"/>
              </w:rPr>
              <w:t xml:space="preserve"> GPT-4 Outputs</w:t>
            </w:r>
          </w:p>
        </w:tc>
        <w:tc>
          <w:tcPr>
            <w:tcW w:w="1236" w:type="pct"/>
            <w:tcBorders>
              <w:top w:val="single" w:sz="4" w:space="0" w:color="auto"/>
              <w:left w:val="nil"/>
              <w:bottom w:val="single" w:sz="4" w:space="0" w:color="auto"/>
              <w:right w:val="nil"/>
            </w:tcBorders>
          </w:tcPr>
          <w:p w14:paraId="59FB32F3" w14:textId="7C02FEF6" w:rsidR="00D01EEF" w:rsidRDefault="00D01EEF" w:rsidP="002F3E3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14DE7D08" w14:textId="6DC6FF6C" w:rsidR="00D01EEF" w:rsidRDefault="00D01EEF" w:rsidP="002F3E37">
            <w:pPr>
              <w:spacing w:after="0" w:line="240" w:lineRule="auto"/>
              <w:jc w:val="left"/>
              <w:rPr>
                <w:sz w:val="16"/>
              </w:rPr>
            </w:pPr>
            <w:r>
              <w:rPr>
                <w:sz w:val="16"/>
              </w:rPr>
              <w:t>CGHR-10 Records</w:t>
            </w:r>
          </w:p>
        </w:tc>
      </w:tr>
      <w:tr w:rsidR="00836EC2" w14:paraId="13015BB0" w14:textId="77777777" w:rsidTr="00D01EEF">
        <w:trPr>
          <w:trHeight w:val="20"/>
          <w:tblCellSpacing w:w="11" w:type="dxa"/>
          <w:jc w:val="center"/>
        </w:trPr>
        <w:tc>
          <w:tcPr>
            <w:tcW w:w="2517" w:type="pct"/>
            <w:tcBorders>
              <w:top w:val="nil"/>
              <w:left w:val="nil"/>
              <w:bottom w:val="nil"/>
              <w:right w:val="nil"/>
            </w:tcBorders>
          </w:tcPr>
          <w:p w14:paraId="4D08D35D" w14:textId="42363017"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66A16A54" w14:textId="307E5805"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597906A9" w14:textId="5EFD462A" w:rsidR="00836EC2" w:rsidRDefault="00D34DDF" w:rsidP="00836EC2">
            <w:pPr>
              <w:spacing w:after="0" w:line="240" w:lineRule="auto"/>
              <w:jc w:val="left"/>
              <w:rPr>
                <w:sz w:val="16"/>
              </w:rPr>
            </w:pPr>
            <w:r>
              <w:rPr>
                <w:sz w:val="16"/>
              </w:rPr>
              <w:t>100</w:t>
            </w:r>
          </w:p>
        </w:tc>
      </w:tr>
      <w:tr w:rsidR="00836EC2" w14:paraId="11095554" w14:textId="77777777" w:rsidTr="00D01EEF">
        <w:trPr>
          <w:trHeight w:val="20"/>
          <w:tblCellSpacing w:w="11" w:type="dxa"/>
          <w:jc w:val="center"/>
        </w:trPr>
        <w:tc>
          <w:tcPr>
            <w:tcW w:w="2517" w:type="pct"/>
            <w:tcBorders>
              <w:top w:val="nil"/>
              <w:left w:val="nil"/>
              <w:bottom w:val="nil"/>
              <w:right w:val="nil"/>
            </w:tcBorders>
          </w:tcPr>
          <w:p w14:paraId="628F7FB4" w14:textId="33DFA7A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362317B9" w14:textId="1F1F21E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7B51ED4B" w14:textId="68527E3B" w:rsidR="00836EC2" w:rsidRDefault="001C61B2" w:rsidP="00836EC2">
            <w:pPr>
              <w:spacing w:after="0" w:line="240" w:lineRule="auto"/>
              <w:jc w:val="left"/>
              <w:rPr>
                <w:sz w:val="16"/>
              </w:rPr>
            </w:pPr>
            <w:r>
              <w:rPr>
                <w:sz w:val="16"/>
              </w:rPr>
              <w:t>100</w:t>
            </w:r>
          </w:p>
        </w:tc>
      </w:tr>
      <w:tr w:rsidR="00836EC2" w14:paraId="5625D6F2" w14:textId="77777777" w:rsidTr="00D01EEF">
        <w:trPr>
          <w:trHeight w:val="20"/>
          <w:tblCellSpacing w:w="11" w:type="dxa"/>
          <w:jc w:val="center"/>
        </w:trPr>
        <w:tc>
          <w:tcPr>
            <w:tcW w:w="2517" w:type="pct"/>
            <w:tcBorders>
              <w:top w:val="nil"/>
              <w:left w:val="nil"/>
              <w:bottom w:val="nil"/>
              <w:right w:val="nil"/>
            </w:tcBorders>
          </w:tcPr>
          <w:p w14:paraId="21DDB7B8" w14:textId="262FFF46"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51DDC238" w14:textId="47D0DDD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4370B6E9" w14:textId="3454F84B" w:rsidR="00836EC2" w:rsidRDefault="001C61B2" w:rsidP="00836EC2">
            <w:pPr>
              <w:spacing w:after="0" w:line="240" w:lineRule="auto"/>
              <w:jc w:val="left"/>
              <w:rPr>
                <w:sz w:val="16"/>
              </w:rPr>
            </w:pPr>
            <w:r>
              <w:rPr>
                <w:sz w:val="16"/>
              </w:rPr>
              <w:t>100</w:t>
            </w:r>
          </w:p>
        </w:tc>
      </w:tr>
      <w:tr w:rsidR="00836EC2" w14:paraId="6C8713FB" w14:textId="77777777" w:rsidTr="00D01EEF">
        <w:trPr>
          <w:trHeight w:val="20"/>
          <w:tblCellSpacing w:w="11" w:type="dxa"/>
          <w:jc w:val="center"/>
        </w:trPr>
        <w:tc>
          <w:tcPr>
            <w:tcW w:w="2517" w:type="pct"/>
            <w:tcBorders>
              <w:top w:val="nil"/>
              <w:left w:val="nil"/>
              <w:bottom w:val="nil"/>
              <w:right w:val="nil"/>
            </w:tcBorders>
          </w:tcPr>
          <w:p w14:paraId="3F54CFEC" w14:textId="1A60E418"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33B9542C" w14:textId="1C65EB7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67DEE1BE" w14:textId="3FA930C7" w:rsidR="00836EC2" w:rsidRDefault="001C61B2" w:rsidP="00836EC2">
            <w:pPr>
              <w:spacing w:after="0" w:line="240" w:lineRule="auto"/>
              <w:jc w:val="left"/>
              <w:rPr>
                <w:sz w:val="16"/>
              </w:rPr>
            </w:pPr>
            <w:r>
              <w:rPr>
                <w:sz w:val="16"/>
              </w:rPr>
              <w:t>100</w:t>
            </w:r>
          </w:p>
        </w:tc>
      </w:tr>
      <w:tr w:rsidR="00836EC2" w14:paraId="66FDF953" w14:textId="77777777" w:rsidTr="00D01EEF">
        <w:trPr>
          <w:trHeight w:val="20"/>
          <w:tblCellSpacing w:w="11" w:type="dxa"/>
          <w:jc w:val="center"/>
        </w:trPr>
        <w:tc>
          <w:tcPr>
            <w:tcW w:w="2517" w:type="pct"/>
            <w:tcBorders>
              <w:top w:val="nil"/>
              <w:left w:val="nil"/>
              <w:bottom w:val="nil"/>
              <w:right w:val="nil"/>
            </w:tcBorders>
          </w:tcPr>
          <w:p w14:paraId="22F0151E" w14:textId="121B2106"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6F66F444" w14:textId="0AC3775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5BB5C2C5" w14:textId="3103C512" w:rsidR="00836EC2" w:rsidRDefault="001C61B2" w:rsidP="00836EC2">
            <w:pPr>
              <w:spacing w:after="0" w:line="240" w:lineRule="auto"/>
              <w:jc w:val="left"/>
              <w:rPr>
                <w:sz w:val="16"/>
              </w:rPr>
            </w:pPr>
            <w:r>
              <w:rPr>
                <w:sz w:val="16"/>
              </w:rPr>
              <w:t>100</w:t>
            </w:r>
          </w:p>
        </w:tc>
      </w:tr>
      <w:tr w:rsidR="00836EC2" w14:paraId="5B59D0BB" w14:textId="77777777" w:rsidTr="00D01EEF">
        <w:trPr>
          <w:trHeight w:val="20"/>
          <w:tblCellSpacing w:w="11" w:type="dxa"/>
          <w:jc w:val="center"/>
        </w:trPr>
        <w:tc>
          <w:tcPr>
            <w:tcW w:w="2517" w:type="pct"/>
            <w:tcBorders>
              <w:top w:val="nil"/>
              <w:left w:val="nil"/>
              <w:bottom w:val="nil"/>
              <w:right w:val="nil"/>
            </w:tcBorders>
          </w:tcPr>
          <w:p w14:paraId="5114550A" w14:textId="35CE8E6A"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140F2F9C" w14:textId="41A31E43" w:rsidR="00836EC2" w:rsidRDefault="00E91528" w:rsidP="00836EC2">
            <w:pPr>
              <w:spacing w:after="0" w:line="240" w:lineRule="auto"/>
              <w:jc w:val="left"/>
              <w:rPr>
                <w:sz w:val="16"/>
              </w:rPr>
            </w:pPr>
            <w:r>
              <w:rPr>
                <w:sz w:val="16"/>
              </w:rPr>
              <w:t>92</w:t>
            </w:r>
          </w:p>
        </w:tc>
        <w:tc>
          <w:tcPr>
            <w:tcW w:w="1198" w:type="pct"/>
            <w:tcBorders>
              <w:top w:val="nil"/>
              <w:left w:val="nil"/>
              <w:bottom w:val="nil"/>
              <w:right w:val="nil"/>
            </w:tcBorders>
          </w:tcPr>
          <w:p w14:paraId="25A23862" w14:textId="7B6DBB7F" w:rsidR="00836EC2" w:rsidRDefault="001C61B2" w:rsidP="00836EC2">
            <w:pPr>
              <w:spacing w:after="0" w:line="240" w:lineRule="auto"/>
              <w:jc w:val="left"/>
              <w:rPr>
                <w:sz w:val="16"/>
              </w:rPr>
            </w:pPr>
            <w:r>
              <w:rPr>
                <w:sz w:val="16"/>
              </w:rPr>
              <w:t>94</w:t>
            </w:r>
          </w:p>
        </w:tc>
      </w:tr>
      <w:tr w:rsidR="00836EC2" w14:paraId="0798F580" w14:textId="77777777" w:rsidTr="00D01EEF">
        <w:trPr>
          <w:trHeight w:val="20"/>
          <w:tblCellSpacing w:w="11" w:type="dxa"/>
          <w:jc w:val="center"/>
        </w:trPr>
        <w:tc>
          <w:tcPr>
            <w:tcW w:w="2517" w:type="pct"/>
            <w:tcBorders>
              <w:top w:val="nil"/>
              <w:left w:val="nil"/>
              <w:bottom w:val="nil"/>
              <w:right w:val="nil"/>
            </w:tcBorders>
          </w:tcPr>
          <w:p w14:paraId="6CB9E22B" w14:textId="503A4AEE"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322677E5" w14:textId="7996D996" w:rsidR="00836EC2" w:rsidRDefault="00E91528" w:rsidP="00836EC2">
            <w:pPr>
              <w:spacing w:after="0" w:line="240" w:lineRule="auto"/>
              <w:jc w:val="left"/>
              <w:rPr>
                <w:sz w:val="16"/>
              </w:rPr>
            </w:pPr>
            <w:r>
              <w:rPr>
                <w:sz w:val="16"/>
              </w:rPr>
              <w:t>89</w:t>
            </w:r>
          </w:p>
        </w:tc>
        <w:tc>
          <w:tcPr>
            <w:tcW w:w="1198" w:type="pct"/>
            <w:tcBorders>
              <w:top w:val="nil"/>
              <w:left w:val="nil"/>
              <w:bottom w:val="nil"/>
              <w:right w:val="nil"/>
            </w:tcBorders>
          </w:tcPr>
          <w:p w14:paraId="08D251CE" w14:textId="46CB9295" w:rsidR="00836EC2" w:rsidRDefault="001C61B2" w:rsidP="00836EC2">
            <w:pPr>
              <w:spacing w:after="0" w:line="240" w:lineRule="auto"/>
              <w:jc w:val="left"/>
              <w:rPr>
                <w:sz w:val="16"/>
              </w:rPr>
            </w:pPr>
            <w:r>
              <w:rPr>
                <w:sz w:val="16"/>
              </w:rPr>
              <w:t>93</w:t>
            </w:r>
          </w:p>
        </w:tc>
      </w:tr>
      <w:tr w:rsidR="00836EC2" w14:paraId="3D4EEBB6" w14:textId="77777777" w:rsidTr="00D01EEF">
        <w:trPr>
          <w:trHeight w:val="20"/>
          <w:tblCellSpacing w:w="11" w:type="dxa"/>
          <w:jc w:val="center"/>
        </w:trPr>
        <w:tc>
          <w:tcPr>
            <w:tcW w:w="2517" w:type="pct"/>
            <w:tcBorders>
              <w:top w:val="nil"/>
              <w:left w:val="nil"/>
              <w:bottom w:val="nil"/>
              <w:right w:val="nil"/>
            </w:tcBorders>
          </w:tcPr>
          <w:p w14:paraId="31F0C8D5" w14:textId="67595ECE"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7D555E3B" w14:textId="449C0B81" w:rsidR="00836EC2" w:rsidRDefault="00E91528" w:rsidP="00836EC2">
            <w:pPr>
              <w:spacing w:after="0" w:line="240" w:lineRule="auto"/>
              <w:jc w:val="left"/>
              <w:rPr>
                <w:sz w:val="16"/>
              </w:rPr>
            </w:pPr>
            <w:r>
              <w:rPr>
                <w:sz w:val="16"/>
              </w:rPr>
              <w:t>84</w:t>
            </w:r>
          </w:p>
        </w:tc>
        <w:tc>
          <w:tcPr>
            <w:tcW w:w="1198" w:type="pct"/>
            <w:tcBorders>
              <w:top w:val="nil"/>
              <w:left w:val="nil"/>
              <w:bottom w:val="nil"/>
              <w:right w:val="nil"/>
            </w:tcBorders>
          </w:tcPr>
          <w:p w14:paraId="4F0CE8E1" w14:textId="07F27BA4" w:rsidR="00836EC2" w:rsidRDefault="001C61B2" w:rsidP="00836EC2">
            <w:pPr>
              <w:spacing w:after="0" w:line="240" w:lineRule="auto"/>
              <w:jc w:val="left"/>
              <w:rPr>
                <w:sz w:val="16"/>
              </w:rPr>
            </w:pPr>
            <w:r>
              <w:rPr>
                <w:sz w:val="16"/>
              </w:rPr>
              <w:t>89</w:t>
            </w:r>
          </w:p>
        </w:tc>
      </w:tr>
      <w:tr w:rsidR="00836EC2" w14:paraId="7FFB140F" w14:textId="77777777" w:rsidTr="00D01EEF">
        <w:trPr>
          <w:trHeight w:val="20"/>
          <w:tblCellSpacing w:w="11" w:type="dxa"/>
          <w:jc w:val="center"/>
        </w:trPr>
        <w:tc>
          <w:tcPr>
            <w:tcW w:w="2517" w:type="pct"/>
            <w:tcBorders>
              <w:top w:val="nil"/>
              <w:left w:val="nil"/>
              <w:bottom w:val="nil"/>
              <w:right w:val="nil"/>
            </w:tcBorders>
          </w:tcPr>
          <w:p w14:paraId="55C11D3D" w14:textId="6A96F693"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6C8B9083" w14:textId="71759C2C" w:rsidR="00836EC2" w:rsidRDefault="00E91528" w:rsidP="00836EC2">
            <w:pPr>
              <w:spacing w:after="0" w:line="240" w:lineRule="auto"/>
              <w:jc w:val="left"/>
              <w:rPr>
                <w:sz w:val="16"/>
              </w:rPr>
            </w:pPr>
            <w:r>
              <w:rPr>
                <w:sz w:val="16"/>
              </w:rPr>
              <w:t>81</w:t>
            </w:r>
          </w:p>
        </w:tc>
        <w:tc>
          <w:tcPr>
            <w:tcW w:w="1198" w:type="pct"/>
            <w:tcBorders>
              <w:top w:val="nil"/>
              <w:left w:val="nil"/>
              <w:bottom w:val="nil"/>
              <w:right w:val="nil"/>
            </w:tcBorders>
          </w:tcPr>
          <w:p w14:paraId="4133EC3F" w14:textId="276D4FD4" w:rsidR="00836EC2" w:rsidRDefault="001C61B2" w:rsidP="00836EC2">
            <w:pPr>
              <w:spacing w:after="0" w:line="240" w:lineRule="auto"/>
              <w:jc w:val="left"/>
              <w:rPr>
                <w:sz w:val="16"/>
              </w:rPr>
            </w:pPr>
            <w:r>
              <w:rPr>
                <w:sz w:val="16"/>
              </w:rPr>
              <w:t>87</w:t>
            </w:r>
          </w:p>
        </w:tc>
      </w:tr>
      <w:tr w:rsidR="00836EC2" w14:paraId="331F33C8" w14:textId="77777777" w:rsidTr="00D01EEF">
        <w:trPr>
          <w:trHeight w:val="20"/>
          <w:tblCellSpacing w:w="11" w:type="dxa"/>
          <w:jc w:val="center"/>
        </w:trPr>
        <w:tc>
          <w:tcPr>
            <w:tcW w:w="2517" w:type="pct"/>
            <w:tcBorders>
              <w:top w:val="nil"/>
              <w:left w:val="nil"/>
              <w:bottom w:val="nil"/>
              <w:right w:val="nil"/>
            </w:tcBorders>
          </w:tcPr>
          <w:p w14:paraId="61CC6886" w14:textId="3C7E5B44" w:rsidR="00836EC2" w:rsidRDefault="00836EC2" w:rsidP="00836EC2">
            <w:pPr>
              <w:spacing w:after="0" w:line="240" w:lineRule="auto"/>
              <w:jc w:val="left"/>
              <w:rPr>
                <w:sz w:val="16"/>
              </w:rPr>
            </w:pPr>
            <w:r>
              <w:rPr>
                <w:sz w:val="16"/>
              </w:rPr>
              <w:t>10 times (consistent)</w:t>
            </w:r>
          </w:p>
        </w:tc>
        <w:tc>
          <w:tcPr>
            <w:tcW w:w="1236" w:type="pct"/>
            <w:tcBorders>
              <w:top w:val="nil"/>
              <w:left w:val="nil"/>
              <w:bottom w:val="nil"/>
              <w:right w:val="nil"/>
            </w:tcBorders>
          </w:tcPr>
          <w:p w14:paraId="79D2CF8B" w14:textId="05FD65CE" w:rsidR="00836EC2" w:rsidRDefault="00D34DDF" w:rsidP="00836EC2">
            <w:pPr>
              <w:spacing w:after="0" w:line="240" w:lineRule="auto"/>
              <w:jc w:val="left"/>
              <w:rPr>
                <w:sz w:val="16"/>
              </w:rPr>
            </w:pPr>
            <w:r>
              <w:rPr>
                <w:sz w:val="16"/>
              </w:rPr>
              <w:t>75</w:t>
            </w:r>
          </w:p>
        </w:tc>
        <w:tc>
          <w:tcPr>
            <w:tcW w:w="1198" w:type="pct"/>
            <w:tcBorders>
              <w:top w:val="nil"/>
              <w:left w:val="nil"/>
              <w:bottom w:val="nil"/>
              <w:right w:val="nil"/>
            </w:tcBorders>
          </w:tcPr>
          <w:p w14:paraId="2770F2CC" w14:textId="479511A2" w:rsidR="00836EC2" w:rsidRDefault="001C61B2" w:rsidP="00836EC2">
            <w:pPr>
              <w:spacing w:after="0" w:line="240" w:lineRule="auto"/>
              <w:jc w:val="left"/>
              <w:rPr>
                <w:sz w:val="16"/>
              </w:rPr>
            </w:pPr>
            <w:r>
              <w:rPr>
                <w:sz w:val="16"/>
              </w:rPr>
              <w:t>84</w:t>
            </w:r>
          </w:p>
        </w:tc>
      </w:tr>
      <w:tr w:rsidR="000E0307" w14:paraId="0FDF7B64" w14:textId="77777777" w:rsidTr="00836EC2">
        <w:trPr>
          <w:trHeight w:val="20"/>
          <w:tblCellSpacing w:w="11" w:type="dxa"/>
          <w:jc w:val="center"/>
        </w:trPr>
        <w:tc>
          <w:tcPr>
            <w:tcW w:w="2517" w:type="pct"/>
            <w:tcBorders>
              <w:top w:val="single" w:sz="4" w:space="0" w:color="auto"/>
              <w:left w:val="nil"/>
              <w:bottom w:val="single" w:sz="4" w:space="0" w:color="auto"/>
              <w:right w:val="nil"/>
            </w:tcBorders>
          </w:tcPr>
          <w:p w14:paraId="543C5606" w14:textId="38978954" w:rsidR="000E0307" w:rsidRDefault="004F1E04" w:rsidP="000E0307">
            <w:pPr>
              <w:spacing w:after="0" w:line="240" w:lineRule="auto"/>
              <w:jc w:val="left"/>
              <w:rPr>
                <w:sz w:val="16"/>
              </w:rPr>
            </w:pPr>
            <w:r>
              <w:rPr>
                <w:sz w:val="16"/>
              </w:rPr>
              <w:t xml:space="preserve"># of </w:t>
            </w:r>
            <w:r w:rsidR="000E0307">
              <w:rPr>
                <w:sz w:val="16"/>
              </w:rPr>
              <w:t>Times with Identical GPT-5 Outputs</w:t>
            </w:r>
          </w:p>
        </w:tc>
        <w:tc>
          <w:tcPr>
            <w:tcW w:w="1236" w:type="pct"/>
            <w:tcBorders>
              <w:top w:val="single" w:sz="4" w:space="0" w:color="auto"/>
              <w:left w:val="nil"/>
              <w:bottom w:val="single" w:sz="4" w:space="0" w:color="auto"/>
              <w:right w:val="nil"/>
            </w:tcBorders>
          </w:tcPr>
          <w:p w14:paraId="29BD0D61" w14:textId="7F986AD1" w:rsidR="000E0307" w:rsidRDefault="000E0307" w:rsidP="000E030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54B71CFA" w14:textId="1546E3B7" w:rsidR="000E0307" w:rsidRDefault="000E0307" w:rsidP="000E0307">
            <w:pPr>
              <w:spacing w:after="0" w:line="240" w:lineRule="auto"/>
              <w:jc w:val="left"/>
              <w:rPr>
                <w:sz w:val="16"/>
              </w:rPr>
            </w:pPr>
            <w:r>
              <w:rPr>
                <w:sz w:val="16"/>
              </w:rPr>
              <w:t>CGHR-10 Records</w:t>
            </w:r>
          </w:p>
        </w:tc>
      </w:tr>
      <w:tr w:rsidR="00836EC2" w14:paraId="39ACF71D" w14:textId="77777777" w:rsidTr="00D01EEF">
        <w:trPr>
          <w:trHeight w:val="20"/>
          <w:tblCellSpacing w:w="11" w:type="dxa"/>
          <w:jc w:val="center"/>
        </w:trPr>
        <w:tc>
          <w:tcPr>
            <w:tcW w:w="2517" w:type="pct"/>
            <w:tcBorders>
              <w:top w:val="nil"/>
              <w:left w:val="nil"/>
              <w:bottom w:val="nil"/>
              <w:right w:val="nil"/>
            </w:tcBorders>
          </w:tcPr>
          <w:p w14:paraId="115BC220" w14:textId="722F0505"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08331295" w14:textId="3F5678AD"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2A5C8026" w14:textId="1A221807" w:rsidR="00836EC2" w:rsidRDefault="00D34DDF" w:rsidP="00836EC2">
            <w:pPr>
              <w:spacing w:after="0" w:line="240" w:lineRule="auto"/>
              <w:jc w:val="left"/>
              <w:rPr>
                <w:sz w:val="16"/>
              </w:rPr>
            </w:pPr>
            <w:r>
              <w:rPr>
                <w:sz w:val="16"/>
              </w:rPr>
              <w:t>100</w:t>
            </w:r>
          </w:p>
        </w:tc>
      </w:tr>
      <w:tr w:rsidR="00836EC2" w14:paraId="05051D92" w14:textId="77777777" w:rsidTr="00D01EEF">
        <w:trPr>
          <w:trHeight w:val="20"/>
          <w:tblCellSpacing w:w="11" w:type="dxa"/>
          <w:jc w:val="center"/>
        </w:trPr>
        <w:tc>
          <w:tcPr>
            <w:tcW w:w="2517" w:type="pct"/>
            <w:tcBorders>
              <w:top w:val="nil"/>
              <w:left w:val="nil"/>
              <w:bottom w:val="nil"/>
              <w:right w:val="nil"/>
            </w:tcBorders>
          </w:tcPr>
          <w:p w14:paraId="59466072" w14:textId="10E08D5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7BEED505" w14:textId="416E1976"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146F1854" w14:textId="7DDAE4F9" w:rsidR="00836EC2" w:rsidRDefault="0011603A" w:rsidP="00836EC2">
            <w:pPr>
              <w:spacing w:after="0" w:line="240" w:lineRule="auto"/>
              <w:jc w:val="left"/>
              <w:rPr>
                <w:sz w:val="16"/>
              </w:rPr>
            </w:pPr>
            <w:r>
              <w:rPr>
                <w:sz w:val="16"/>
              </w:rPr>
              <w:t>100</w:t>
            </w:r>
          </w:p>
        </w:tc>
      </w:tr>
      <w:tr w:rsidR="00836EC2" w14:paraId="491F0CA6" w14:textId="77777777" w:rsidTr="00D01EEF">
        <w:trPr>
          <w:trHeight w:val="20"/>
          <w:tblCellSpacing w:w="11" w:type="dxa"/>
          <w:jc w:val="center"/>
        </w:trPr>
        <w:tc>
          <w:tcPr>
            <w:tcW w:w="2517" w:type="pct"/>
            <w:tcBorders>
              <w:top w:val="nil"/>
              <w:left w:val="nil"/>
              <w:bottom w:val="nil"/>
              <w:right w:val="nil"/>
            </w:tcBorders>
          </w:tcPr>
          <w:p w14:paraId="19B8D2E5" w14:textId="119B64D4"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627F4CF1" w14:textId="7856CEC0"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48B7AAC4" w14:textId="6546B0A3" w:rsidR="00836EC2" w:rsidRDefault="0011603A" w:rsidP="00836EC2">
            <w:pPr>
              <w:spacing w:after="0" w:line="240" w:lineRule="auto"/>
              <w:jc w:val="left"/>
              <w:rPr>
                <w:sz w:val="16"/>
              </w:rPr>
            </w:pPr>
            <w:r>
              <w:rPr>
                <w:sz w:val="16"/>
              </w:rPr>
              <w:t>100</w:t>
            </w:r>
          </w:p>
        </w:tc>
      </w:tr>
      <w:tr w:rsidR="00836EC2" w14:paraId="717F09DA" w14:textId="77777777" w:rsidTr="00D01EEF">
        <w:trPr>
          <w:trHeight w:val="20"/>
          <w:tblCellSpacing w:w="11" w:type="dxa"/>
          <w:jc w:val="center"/>
        </w:trPr>
        <w:tc>
          <w:tcPr>
            <w:tcW w:w="2517" w:type="pct"/>
            <w:tcBorders>
              <w:top w:val="nil"/>
              <w:left w:val="nil"/>
              <w:bottom w:val="nil"/>
              <w:right w:val="nil"/>
            </w:tcBorders>
          </w:tcPr>
          <w:p w14:paraId="186CF86A" w14:textId="1177D629"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2782A9CA" w14:textId="481E8E19"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5AB87576" w14:textId="74F792D4" w:rsidR="00836EC2" w:rsidRDefault="0011603A" w:rsidP="00836EC2">
            <w:pPr>
              <w:spacing w:after="0" w:line="240" w:lineRule="auto"/>
              <w:jc w:val="left"/>
              <w:rPr>
                <w:sz w:val="16"/>
              </w:rPr>
            </w:pPr>
            <w:r>
              <w:rPr>
                <w:sz w:val="16"/>
              </w:rPr>
              <w:t>100</w:t>
            </w:r>
          </w:p>
        </w:tc>
      </w:tr>
      <w:tr w:rsidR="00836EC2" w14:paraId="4E282301" w14:textId="77777777" w:rsidTr="00D01EEF">
        <w:trPr>
          <w:trHeight w:val="20"/>
          <w:tblCellSpacing w:w="11" w:type="dxa"/>
          <w:jc w:val="center"/>
        </w:trPr>
        <w:tc>
          <w:tcPr>
            <w:tcW w:w="2517" w:type="pct"/>
            <w:tcBorders>
              <w:top w:val="nil"/>
              <w:left w:val="nil"/>
              <w:bottom w:val="nil"/>
              <w:right w:val="nil"/>
            </w:tcBorders>
          </w:tcPr>
          <w:p w14:paraId="36508B3B" w14:textId="3D5F9EC3"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4AFA2E19" w14:textId="2FB3CF04" w:rsidR="00836EC2" w:rsidRDefault="00775632" w:rsidP="00836EC2">
            <w:pPr>
              <w:spacing w:after="0" w:line="240" w:lineRule="auto"/>
              <w:jc w:val="left"/>
              <w:rPr>
                <w:sz w:val="16"/>
              </w:rPr>
            </w:pPr>
            <w:r>
              <w:rPr>
                <w:sz w:val="16"/>
              </w:rPr>
              <w:t>9</w:t>
            </w:r>
            <w:r w:rsidR="00027E81">
              <w:rPr>
                <w:sz w:val="16"/>
              </w:rPr>
              <w:t>9</w:t>
            </w:r>
          </w:p>
        </w:tc>
        <w:tc>
          <w:tcPr>
            <w:tcW w:w="1198" w:type="pct"/>
            <w:tcBorders>
              <w:top w:val="nil"/>
              <w:left w:val="nil"/>
              <w:bottom w:val="nil"/>
              <w:right w:val="nil"/>
            </w:tcBorders>
          </w:tcPr>
          <w:p w14:paraId="7AC762D9" w14:textId="654C4C31" w:rsidR="00836EC2" w:rsidRDefault="0011603A" w:rsidP="00836EC2">
            <w:pPr>
              <w:spacing w:after="0" w:line="240" w:lineRule="auto"/>
              <w:jc w:val="left"/>
              <w:rPr>
                <w:sz w:val="16"/>
              </w:rPr>
            </w:pPr>
            <w:r>
              <w:rPr>
                <w:sz w:val="16"/>
              </w:rPr>
              <w:t>100</w:t>
            </w:r>
          </w:p>
        </w:tc>
      </w:tr>
      <w:tr w:rsidR="00836EC2" w14:paraId="31FD6795" w14:textId="77777777" w:rsidTr="00D01EEF">
        <w:trPr>
          <w:trHeight w:val="20"/>
          <w:tblCellSpacing w:w="11" w:type="dxa"/>
          <w:jc w:val="center"/>
        </w:trPr>
        <w:tc>
          <w:tcPr>
            <w:tcW w:w="2517" w:type="pct"/>
            <w:tcBorders>
              <w:top w:val="nil"/>
              <w:left w:val="nil"/>
              <w:bottom w:val="nil"/>
              <w:right w:val="nil"/>
            </w:tcBorders>
          </w:tcPr>
          <w:p w14:paraId="219A6E5B" w14:textId="185A7DB4"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3C886EB4" w14:textId="516EF550" w:rsidR="00836EC2" w:rsidRDefault="00775632" w:rsidP="00836EC2">
            <w:pPr>
              <w:spacing w:after="0" w:line="240" w:lineRule="auto"/>
              <w:jc w:val="left"/>
              <w:rPr>
                <w:sz w:val="16"/>
              </w:rPr>
            </w:pPr>
            <w:r>
              <w:rPr>
                <w:sz w:val="16"/>
              </w:rPr>
              <w:t>8</w:t>
            </w:r>
            <w:r w:rsidR="004440DA">
              <w:rPr>
                <w:sz w:val="16"/>
              </w:rPr>
              <w:t>0</w:t>
            </w:r>
          </w:p>
        </w:tc>
        <w:tc>
          <w:tcPr>
            <w:tcW w:w="1198" w:type="pct"/>
            <w:tcBorders>
              <w:top w:val="nil"/>
              <w:left w:val="nil"/>
              <w:bottom w:val="nil"/>
              <w:right w:val="nil"/>
            </w:tcBorders>
          </w:tcPr>
          <w:p w14:paraId="590BBA78" w14:textId="478DE8B5" w:rsidR="00836EC2" w:rsidRDefault="0011603A" w:rsidP="00836EC2">
            <w:pPr>
              <w:spacing w:after="0" w:line="240" w:lineRule="auto"/>
              <w:jc w:val="left"/>
              <w:rPr>
                <w:sz w:val="16"/>
              </w:rPr>
            </w:pPr>
            <w:r>
              <w:rPr>
                <w:sz w:val="16"/>
              </w:rPr>
              <w:t>9</w:t>
            </w:r>
            <w:r w:rsidR="00DC5F01">
              <w:rPr>
                <w:sz w:val="16"/>
              </w:rPr>
              <w:t>3</w:t>
            </w:r>
          </w:p>
        </w:tc>
      </w:tr>
      <w:tr w:rsidR="00836EC2" w14:paraId="44FF44D4" w14:textId="77777777" w:rsidTr="00D01EEF">
        <w:trPr>
          <w:trHeight w:val="20"/>
          <w:tblCellSpacing w:w="11" w:type="dxa"/>
          <w:jc w:val="center"/>
        </w:trPr>
        <w:tc>
          <w:tcPr>
            <w:tcW w:w="2517" w:type="pct"/>
            <w:tcBorders>
              <w:top w:val="nil"/>
              <w:left w:val="nil"/>
              <w:bottom w:val="nil"/>
              <w:right w:val="nil"/>
            </w:tcBorders>
          </w:tcPr>
          <w:p w14:paraId="4A28C094" w14:textId="62951437"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1870D266" w14:textId="169A9FFF" w:rsidR="00836EC2" w:rsidRDefault="00775632" w:rsidP="00836EC2">
            <w:pPr>
              <w:spacing w:after="0" w:line="240" w:lineRule="auto"/>
              <w:jc w:val="left"/>
              <w:rPr>
                <w:sz w:val="16"/>
              </w:rPr>
            </w:pPr>
            <w:r>
              <w:rPr>
                <w:sz w:val="16"/>
              </w:rPr>
              <w:t>6</w:t>
            </w:r>
            <w:r w:rsidR="00B35E04">
              <w:rPr>
                <w:sz w:val="16"/>
              </w:rPr>
              <w:t>7</w:t>
            </w:r>
          </w:p>
        </w:tc>
        <w:tc>
          <w:tcPr>
            <w:tcW w:w="1198" w:type="pct"/>
            <w:tcBorders>
              <w:top w:val="nil"/>
              <w:left w:val="nil"/>
              <w:bottom w:val="nil"/>
              <w:right w:val="nil"/>
            </w:tcBorders>
          </w:tcPr>
          <w:p w14:paraId="3B44445C" w14:textId="7FD4A711" w:rsidR="00836EC2" w:rsidRDefault="0011603A" w:rsidP="00836EC2">
            <w:pPr>
              <w:spacing w:after="0" w:line="240" w:lineRule="auto"/>
              <w:jc w:val="left"/>
              <w:rPr>
                <w:sz w:val="16"/>
              </w:rPr>
            </w:pPr>
            <w:r>
              <w:rPr>
                <w:sz w:val="16"/>
              </w:rPr>
              <w:t>8</w:t>
            </w:r>
            <w:r w:rsidR="00F20AA8">
              <w:rPr>
                <w:sz w:val="16"/>
              </w:rPr>
              <w:t>8</w:t>
            </w:r>
          </w:p>
        </w:tc>
      </w:tr>
      <w:tr w:rsidR="00836EC2" w14:paraId="04344B21" w14:textId="77777777" w:rsidTr="00D01EEF">
        <w:trPr>
          <w:trHeight w:val="20"/>
          <w:tblCellSpacing w:w="11" w:type="dxa"/>
          <w:jc w:val="center"/>
        </w:trPr>
        <w:tc>
          <w:tcPr>
            <w:tcW w:w="2517" w:type="pct"/>
            <w:tcBorders>
              <w:top w:val="nil"/>
              <w:left w:val="nil"/>
              <w:bottom w:val="nil"/>
              <w:right w:val="nil"/>
            </w:tcBorders>
          </w:tcPr>
          <w:p w14:paraId="0C98C33D" w14:textId="0C357A2B"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5B86BA19" w14:textId="0010E0FE" w:rsidR="00836EC2" w:rsidRDefault="00775632" w:rsidP="00836EC2">
            <w:pPr>
              <w:spacing w:after="0" w:line="240" w:lineRule="auto"/>
              <w:jc w:val="left"/>
              <w:rPr>
                <w:sz w:val="16"/>
              </w:rPr>
            </w:pPr>
            <w:r>
              <w:rPr>
                <w:sz w:val="16"/>
              </w:rPr>
              <w:t>5</w:t>
            </w:r>
            <w:r w:rsidR="008C13DC">
              <w:rPr>
                <w:sz w:val="16"/>
              </w:rPr>
              <w:t>5</w:t>
            </w:r>
          </w:p>
        </w:tc>
        <w:tc>
          <w:tcPr>
            <w:tcW w:w="1198" w:type="pct"/>
            <w:tcBorders>
              <w:top w:val="nil"/>
              <w:left w:val="nil"/>
              <w:bottom w:val="nil"/>
              <w:right w:val="nil"/>
            </w:tcBorders>
          </w:tcPr>
          <w:p w14:paraId="5A9E4119" w14:textId="05384AB2" w:rsidR="00836EC2" w:rsidRDefault="0011603A" w:rsidP="00836EC2">
            <w:pPr>
              <w:spacing w:after="0" w:line="240" w:lineRule="auto"/>
              <w:jc w:val="left"/>
              <w:rPr>
                <w:sz w:val="16"/>
              </w:rPr>
            </w:pPr>
            <w:r>
              <w:rPr>
                <w:sz w:val="16"/>
              </w:rPr>
              <w:t>8</w:t>
            </w:r>
            <w:r w:rsidR="00817ABE">
              <w:rPr>
                <w:sz w:val="16"/>
              </w:rPr>
              <w:t>3</w:t>
            </w:r>
          </w:p>
        </w:tc>
      </w:tr>
      <w:tr w:rsidR="00836EC2" w14:paraId="6F2CDA42" w14:textId="77777777" w:rsidTr="00D01EEF">
        <w:trPr>
          <w:trHeight w:val="20"/>
          <w:tblCellSpacing w:w="11" w:type="dxa"/>
          <w:jc w:val="center"/>
        </w:trPr>
        <w:tc>
          <w:tcPr>
            <w:tcW w:w="2517" w:type="pct"/>
            <w:tcBorders>
              <w:top w:val="nil"/>
              <w:left w:val="nil"/>
              <w:bottom w:val="nil"/>
              <w:right w:val="nil"/>
            </w:tcBorders>
          </w:tcPr>
          <w:p w14:paraId="23165938" w14:textId="7A9C8495"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2B69901D" w14:textId="6E995FBB" w:rsidR="00836EC2" w:rsidRDefault="008C13DC" w:rsidP="00836EC2">
            <w:pPr>
              <w:spacing w:after="0" w:line="240" w:lineRule="auto"/>
              <w:jc w:val="left"/>
              <w:rPr>
                <w:sz w:val="16"/>
              </w:rPr>
            </w:pPr>
            <w:r>
              <w:rPr>
                <w:sz w:val="16"/>
              </w:rPr>
              <w:t>42</w:t>
            </w:r>
          </w:p>
        </w:tc>
        <w:tc>
          <w:tcPr>
            <w:tcW w:w="1198" w:type="pct"/>
            <w:tcBorders>
              <w:top w:val="nil"/>
              <w:left w:val="nil"/>
              <w:bottom w:val="nil"/>
              <w:right w:val="nil"/>
            </w:tcBorders>
          </w:tcPr>
          <w:p w14:paraId="0BCA690D" w14:textId="63DFC877" w:rsidR="00836EC2" w:rsidRDefault="00C22F35" w:rsidP="00836EC2">
            <w:pPr>
              <w:spacing w:after="0" w:line="240" w:lineRule="auto"/>
              <w:jc w:val="left"/>
              <w:rPr>
                <w:sz w:val="16"/>
              </w:rPr>
            </w:pPr>
            <w:r>
              <w:rPr>
                <w:sz w:val="16"/>
              </w:rPr>
              <w:t>68</w:t>
            </w:r>
          </w:p>
        </w:tc>
      </w:tr>
      <w:tr w:rsidR="00836EC2" w14:paraId="75F18A91" w14:textId="77777777" w:rsidTr="00D01EEF">
        <w:trPr>
          <w:trHeight w:val="20"/>
          <w:tblCellSpacing w:w="11" w:type="dxa"/>
          <w:jc w:val="center"/>
        </w:trPr>
        <w:tc>
          <w:tcPr>
            <w:tcW w:w="2517" w:type="pct"/>
            <w:tcBorders>
              <w:top w:val="nil"/>
              <w:left w:val="nil"/>
              <w:bottom w:val="single" w:sz="8" w:space="0" w:color="auto"/>
              <w:right w:val="nil"/>
            </w:tcBorders>
          </w:tcPr>
          <w:p w14:paraId="46714BA1" w14:textId="61973479" w:rsidR="00836EC2" w:rsidRDefault="00836EC2" w:rsidP="00836EC2">
            <w:pPr>
              <w:spacing w:after="0" w:line="240" w:lineRule="auto"/>
              <w:jc w:val="left"/>
              <w:rPr>
                <w:sz w:val="16"/>
              </w:rPr>
            </w:pPr>
            <w:r>
              <w:rPr>
                <w:sz w:val="16"/>
              </w:rPr>
              <w:t>10 times (consistent)</w:t>
            </w:r>
          </w:p>
        </w:tc>
        <w:tc>
          <w:tcPr>
            <w:tcW w:w="1236" w:type="pct"/>
            <w:tcBorders>
              <w:top w:val="nil"/>
              <w:left w:val="nil"/>
              <w:bottom w:val="single" w:sz="8" w:space="0" w:color="auto"/>
              <w:right w:val="nil"/>
            </w:tcBorders>
          </w:tcPr>
          <w:p w14:paraId="036F29BF" w14:textId="2C87F9A2" w:rsidR="00836EC2" w:rsidRDefault="00775632" w:rsidP="00836EC2">
            <w:pPr>
              <w:spacing w:after="0" w:line="240" w:lineRule="auto"/>
              <w:jc w:val="left"/>
              <w:rPr>
                <w:sz w:val="16"/>
              </w:rPr>
            </w:pPr>
            <w:r>
              <w:rPr>
                <w:sz w:val="16"/>
              </w:rPr>
              <w:t>3</w:t>
            </w:r>
            <w:r w:rsidR="00A5496E">
              <w:rPr>
                <w:sz w:val="16"/>
              </w:rPr>
              <w:t>0</w:t>
            </w:r>
          </w:p>
        </w:tc>
        <w:tc>
          <w:tcPr>
            <w:tcW w:w="1198" w:type="pct"/>
            <w:tcBorders>
              <w:top w:val="nil"/>
              <w:left w:val="nil"/>
              <w:bottom w:val="single" w:sz="8" w:space="0" w:color="auto"/>
              <w:right w:val="nil"/>
            </w:tcBorders>
          </w:tcPr>
          <w:p w14:paraId="5AA13816" w14:textId="525F5E48" w:rsidR="00836EC2" w:rsidRDefault="00027E81" w:rsidP="00836EC2">
            <w:pPr>
              <w:spacing w:after="0" w:line="240" w:lineRule="auto"/>
              <w:jc w:val="left"/>
              <w:rPr>
                <w:sz w:val="16"/>
              </w:rPr>
            </w:pPr>
            <w:r>
              <w:rPr>
                <w:sz w:val="16"/>
              </w:rPr>
              <w:t>59</w:t>
            </w:r>
          </w:p>
        </w:tc>
      </w:tr>
    </w:tbl>
    <w:p w14:paraId="31DDB6FD" w14:textId="77777777" w:rsidR="006A1906" w:rsidRDefault="006A1906" w:rsidP="009A3616">
      <w:pPr>
        <w:spacing w:after="160" w:line="278" w:lineRule="auto"/>
        <w:jc w:val="left"/>
        <w:rPr>
          <w:b/>
          <w:sz w:val="24"/>
        </w:rPr>
      </w:pPr>
      <w:r>
        <w:br w:type="page"/>
      </w:r>
    </w:p>
    <w:p w14:paraId="763F56AA" w14:textId="6FDDFA71" w:rsidR="00CD3E2C" w:rsidRDefault="00AD4706" w:rsidP="009A3616">
      <w:pPr>
        <w:pStyle w:val="Heading1"/>
        <w:numPr>
          <w:ilvl w:val="0"/>
          <w:numId w:val="0"/>
        </w:numPr>
      </w:pPr>
      <w:r>
        <w:lastRenderedPageBreak/>
        <w:t>References</w:t>
      </w:r>
    </w:p>
    <w:p w14:paraId="3EF1FD3D" w14:textId="77777777" w:rsidR="000D6C24" w:rsidRPr="000D6C24" w:rsidRDefault="00315CBB" w:rsidP="000D6C24">
      <w:pPr>
        <w:pStyle w:val="Bibliography"/>
        <w:rPr>
          <w:color w:val="auto"/>
          <w:lang w:val="en-US"/>
        </w:rPr>
      </w:pPr>
      <w:r>
        <w:fldChar w:fldCharType="begin"/>
      </w:r>
      <w:r w:rsidR="000D6C24">
        <w:instrText xml:space="preserve"> ADDIN ZOTERO_BIBL {"uncited":[],"omitted":[],"custom":[]} CSL_BIBLIOGRAPHY </w:instrText>
      </w:r>
      <w:r>
        <w:fldChar w:fldCharType="separate"/>
      </w:r>
      <w:r w:rsidR="000D6C24" w:rsidRPr="000D6C24">
        <w:rPr>
          <w:color w:val="auto"/>
          <w:lang w:val="en-US"/>
        </w:rPr>
        <w:t>1. Lawn JE, Kerber K, Enweronu-Laryea C, Cousens S. 3.6 Million Neonatal Deaths—What Is Progressing and What Is Not? Seminars in Perinatology. 2010;34:371–86. https://doi.org/10.1053/j.semperi.2010.09.011.</w:t>
      </w:r>
    </w:p>
    <w:p w14:paraId="648CDE9B" w14:textId="77777777" w:rsidR="000D6C24" w:rsidRPr="000D6C24" w:rsidRDefault="000D6C24" w:rsidP="000D6C24">
      <w:pPr>
        <w:pStyle w:val="Bibliography"/>
        <w:rPr>
          <w:color w:val="auto"/>
          <w:lang w:val="en-US"/>
        </w:rPr>
      </w:pPr>
      <w:r w:rsidRPr="000D6C24">
        <w:rPr>
          <w:color w:val="auto"/>
          <w:lang w:val="en-US"/>
        </w:rPr>
        <w:t>2. Lassi ZS, Bhutta ZA. Community‐based intervention packages for reducing maternal and neonatal morbidity and mortality and improving neonatal outcomes. Cochrane Database of Systematic Reviews. 2015. https://doi.org/10.1002/14651858.CD007754.pub3.</w:t>
      </w:r>
    </w:p>
    <w:p w14:paraId="0B44CB29" w14:textId="77777777" w:rsidR="000D6C24" w:rsidRPr="000D6C24" w:rsidRDefault="000D6C24" w:rsidP="000D6C24">
      <w:pPr>
        <w:pStyle w:val="Bibliography"/>
        <w:rPr>
          <w:color w:val="auto"/>
          <w:lang w:val="en-US"/>
        </w:rPr>
      </w:pPr>
      <w:r w:rsidRPr="000D6C24">
        <w:rPr>
          <w:color w:val="auto"/>
          <w:lang w:val="en-US"/>
        </w:rPr>
        <w:t>3. Liu NH, Daumit GL, Dua T, Aquila R, Charlson F, Cuijpers P, et al. Excess mortality in persons with severe mental disorders: a multilevel intervention framework and priorities for clinical practice, policy and research agendas. World Psychiatry. 2017;16:30–40. https://doi.org/10.1002/wps.20384.</w:t>
      </w:r>
    </w:p>
    <w:p w14:paraId="6932981E" w14:textId="77777777" w:rsidR="000D6C24" w:rsidRPr="000D6C24" w:rsidRDefault="000D6C24" w:rsidP="000D6C24">
      <w:pPr>
        <w:pStyle w:val="Bibliography"/>
        <w:rPr>
          <w:color w:val="auto"/>
          <w:lang w:val="en-US"/>
        </w:rPr>
      </w:pPr>
      <w:r w:rsidRPr="000D6C24">
        <w:rPr>
          <w:color w:val="auto"/>
          <w:lang w:val="en-US"/>
        </w:rPr>
        <w:t>4. Ewig S, Torres A. Community-acquired pneumonia as an emergency: time for an aggressive intervention to lower mortality. European Respiratory Journal. 2011;38:253–60. https://doi.org/10.1183/09031936.00199810.</w:t>
      </w:r>
    </w:p>
    <w:p w14:paraId="5502A7E4" w14:textId="77777777" w:rsidR="000D6C24" w:rsidRPr="000D6C24" w:rsidRDefault="000D6C24" w:rsidP="000D6C24">
      <w:pPr>
        <w:pStyle w:val="Bibliography"/>
        <w:rPr>
          <w:color w:val="auto"/>
          <w:lang w:val="en-US"/>
        </w:rPr>
      </w:pPr>
      <w:r w:rsidRPr="000D6C24">
        <w:rPr>
          <w:color w:val="auto"/>
          <w:lang w:val="en-US"/>
        </w:rPr>
        <w:t>5. World Health Organization. SCORE for health data technical package: global report on health data systems and capacity, 2020. 2021.</w:t>
      </w:r>
    </w:p>
    <w:p w14:paraId="61EFAC5E" w14:textId="77777777" w:rsidR="000D6C24" w:rsidRPr="000D6C24" w:rsidRDefault="000D6C24" w:rsidP="000D6C24">
      <w:pPr>
        <w:pStyle w:val="Bibliography"/>
        <w:rPr>
          <w:color w:val="auto"/>
          <w:lang w:val="en-US"/>
        </w:rPr>
      </w:pPr>
      <w:r w:rsidRPr="000D6C24">
        <w:rPr>
          <w:color w:val="auto"/>
          <w:lang w:val="en-US"/>
        </w:rPr>
        <w:t>6. de Savigny D, Riley I, Chandramohan D, Odhiambo F, Nichols E, Notzon S, et al. Integrating community-based verbal autopsy into civil registration and vital statistics (CRVS): system-level considerations. Global Health Action. 2017;10:1272882. https://doi.org/10.1080/16549716.2017.1272882.</w:t>
      </w:r>
    </w:p>
    <w:p w14:paraId="42B48A7C" w14:textId="77777777" w:rsidR="000D6C24" w:rsidRPr="000D6C24" w:rsidRDefault="000D6C24" w:rsidP="000D6C24">
      <w:pPr>
        <w:pStyle w:val="Bibliography"/>
        <w:rPr>
          <w:color w:val="auto"/>
          <w:lang w:val="en-US"/>
        </w:rPr>
      </w:pPr>
      <w:r w:rsidRPr="000D6C24">
        <w:rPr>
          <w:color w:val="auto"/>
          <w:lang w:val="en-US"/>
        </w:rPr>
        <w:t>7. Thomas L-M, D’Ambruoso L, Balabanova D. Verbal autopsy in health policy and systems: a literature review. BMJ Global Health. 2018;3:e000639. https://doi.org/10.1136/bmjgh-2017-000639.</w:t>
      </w:r>
    </w:p>
    <w:p w14:paraId="233185F3" w14:textId="77777777" w:rsidR="000D6C24" w:rsidRPr="000D6C24" w:rsidRDefault="000D6C24" w:rsidP="000D6C24">
      <w:pPr>
        <w:pStyle w:val="Bibliography"/>
        <w:rPr>
          <w:color w:val="auto"/>
          <w:lang w:val="en-US"/>
        </w:rPr>
      </w:pPr>
      <w:r w:rsidRPr="000D6C24">
        <w:rPr>
          <w:color w:val="auto"/>
          <w:lang w:val="en-US"/>
        </w:rPr>
        <w:t>8. Rampatige R, Mikkelsen L, Hernandez B, Riley I, Lopez AD. Systematic review of statistics on causes of deaths in hospitals: strengthening the evidence for policy-makers. Bull World Health Organ. 2014;92:807–16. https://doi.org/10.2471/BLT.14.137935.</w:t>
      </w:r>
    </w:p>
    <w:p w14:paraId="3DEC7905" w14:textId="77777777" w:rsidR="000D6C24" w:rsidRPr="000D6C24" w:rsidRDefault="000D6C24" w:rsidP="000D6C24">
      <w:pPr>
        <w:pStyle w:val="Bibliography"/>
        <w:rPr>
          <w:color w:val="auto"/>
          <w:lang w:val="en-US"/>
        </w:rPr>
      </w:pPr>
      <w:r w:rsidRPr="000D6C24">
        <w:rPr>
          <w:color w:val="auto"/>
          <w:lang w:val="en-US"/>
        </w:rPr>
        <w:t>9. Adair T. Who dies where? Estimating the percentage of deaths that occur at home. BMJ Global Health. 2021;6:e006766. https://doi.org/10.1136/bmjgh-2021-006766.</w:t>
      </w:r>
    </w:p>
    <w:p w14:paraId="33EB8212" w14:textId="77777777" w:rsidR="000D6C24" w:rsidRPr="000D6C24" w:rsidRDefault="000D6C24" w:rsidP="000D6C24">
      <w:pPr>
        <w:pStyle w:val="Bibliography"/>
        <w:rPr>
          <w:color w:val="auto"/>
          <w:lang w:val="en-US"/>
        </w:rPr>
      </w:pPr>
      <w:r w:rsidRPr="000D6C24">
        <w:rPr>
          <w:color w:val="auto"/>
          <w:lang w:val="en-US"/>
        </w:rPr>
        <w:t>10. World Health Organization. Verbal autopsy standards: 2022 WHO verbal autopsy instrument. 2023.</w:t>
      </w:r>
    </w:p>
    <w:p w14:paraId="6CE9AA6D" w14:textId="77777777" w:rsidR="000D6C24" w:rsidRPr="000D6C24" w:rsidRDefault="000D6C24" w:rsidP="000D6C24">
      <w:pPr>
        <w:pStyle w:val="Bibliography"/>
        <w:rPr>
          <w:color w:val="auto"/>
          <w:lang w:val="en-US"/>
        </w:rPr>
      </w:pPr>
      <w:r w:rsidRPr="000D6C24">
        <w:rPr>
          <w:color w:val="auto"/>
          <w:lang w:val="en-US"/>
        </w:rPr>
        <w:t>11. Chandramohan D, Fottrell E, Leitao J, Nichols E, Clark SJ, Alsokhn C, et al. Estimating causes of death where there is no medical certification: evolution and state of the art of verbal autopsy. Global Health Action. 2021;14:1982486. https://doi.org/10.1080/16549716.2021.1982486.</w:t>
      </w:r>
    </w:p>
    <w:p w14:paraId="5B3C1926" w14:textId="77777777" w:rsidR="000D6C24" w:rsidRPr="000D6C24" w:rsidRDefault="000D6C24" w:rsidP="000D6C24">
      <w:pPr>
        <w:pStyle w:val="Bibliography"/>
        <w:rPr>
          <w:color w:val="auto"/>
          <w:lang w:val="en-US"/>
        </w:rPr>
      </w:pPr>
      <w:r w:rsidRPr="000D6C24">
        <w:rPr>
          <w:color w:val="auto"/>
          <w:lang w:val="en-US"/>
        </w:rPr>
        <w:t>12. World Health Organization. Verbal autopsy standards: ascertaining and attributing cause of death. World Health Organization; 2007.</w:t>
      </w:r>
    </w:p>
    <w:p w14:paraId="2B9DA2E5" w14:textId="77777777" w:rsidR="000D6C24" w:rsidRPr="000D6C24" w:rsidRDefault="000D6C24" w:rsidP="000D6C24">
      <w:pPr>
        <w:pStyle w:val="Bibliography"/>
        <w:rPr>
          <w:color w:val="auto"/>
          <w:lang w:val="en-US"/>
        </w:rPr>
      </w:pPr>
      <w:r w:rsidRPr="000D6C24">
        <w:rPr>
          <w:color w:val="auto"/>
          <w:lang w:val="en-US"/>
        </w:rPr>
        <w:t>13. Gomes M, Begum R, Sati P, Dikshit R, Gupta PC, Kumar R, et al. Nationwide Mortality Studies To Quantify Causes Of Death: Relevant Lessons From India’s Million Death Study. Health Affairs. 2017;36:1887–95. https://doi.org/10.1377/hlthaff.2017.0635.</w:t>
      </w:r>
    </w:p>
    <w:p w14:paraId="597EE7BB" w14:textId="77777777" w:rsidR="000D6C24" w:rsidRPr="000D6C24" w:rsidRDefault="000D6C24" w:rsidP="000D6C24">
      <w:pPr>
        <w:pStyle w:val="Bibliography"/>
        <w:rPr>
          <w:color w:val="auto"/>
          <w:lang w:val="en-US"/>
        </w:rPr>
      </w:pPr>
      <w:r w:rsidRPr="000D6C24">
        <w:rPr>
          <w:color w:val="auto"/>
          <w:lang w:val="en-US"/>
        </w:rPr>
        <w:t>14. Jha P, Gajalakshmi V, Gupta PC, Kumar R, Mony P, Dhingra N, et al. Prospective Study of One Million Deaths in India: Rationale, Design, and Validation Results. PLOS Medicine. 2005;3:e18. https://doi.org/10.1371/journal.pmed.0030018.</w:t>
      </w:r>
    </w:p>
    <w:p w14:paraId="748CE824" w14:textId="77777777" w:rsidR="000D6C24" w:rsidRPr="000D6C24" w:rsidRDefault="000D6C24" w:rsidP="000D6C24">
      <w:pPr>
        <w:pStyle w:val="Bibliography"/>
        <w:rPr>
          <w:color w:val="auto"/>
          <w:lang w:val="en-US"/>
        </w:rPr>
      </w:pPr>
      <w:r w:rsidRPr="000D6C24">
        <w:rPr>
          <w:color w:val="auto"/>
          <w:lang w:val="en-US"/>
        </w:rPr>
        <w:t>15. McCormick TH, Li ZR, Calvert C, Crampin AC, Kahn K, Clark SJ. Probabilistic Cause-of-death Assignment using Verbal Autopsies. J Am Stat Assoc. 2016;111:1036–49. https://doi.org/10.1080/01621459.2016.1152191.</w:t>
      </w:r>
    </w:p>
    <w:p w14:paraId="5CB2ACE8" w14:textId="77777777" w:rsidR="000D6C24" w:rsidRPr="000D6C24" w:rsidRDefault="000D6C24" w:rsidP="000D6C24">
      <w:pPr>
        <w:pStyle w:val="Bibliography"/>
        <w:rPr>
          <w:color w:val="auto"/>
          <w:lang w:val="en-US"/>
        </w:rPr>
      </w:pPr>
      <w:r w:rsidRPr="000D6C24">
        <w:rPr>
          <w:color w:val="auto"/>
          <w:lang w:val="en-US"/>
        </w:rPr>
        <w:t>16. Morris SK, Bassani DG, Kumar R, Awasthi S, Paul VK, Jha P. Factors associated with physician agreement on verbal autopsy of over 27000 childhood deaths in India. PloS one. 2010;5:e9583.</w:t>
      </w:r>
    </w:p>
    <w:p w14:paraId="4DA01579" w14:textId="77777777" w:rsidR="000D6C24" w:rsidRPr="000D6C24" w:rsidRDefault="000D6C24" w:rsidP="000D6C24">
      <w:pPr>
        <w:pStyle w:val="Bibliography"/>
        <w:rPr>
          <w:color w:val="auto"/>
          <w:lang w:val="en-US"/>
        </w:rPr>
      </w:pPr>
      <w:r w:rsidRPr="000D6C24">
        <w:rPr>
          <w:color w:val="auto"/>
          <w:lang w:val="en-US"/>
        </w:rPr>
        <w:lastRenderedPageBreak/>
        <w:t>17. Soleman N, Chandramohan D, Shibuya K. Verbal autopsy: current practices and challenges. Bulletin of the World Health Organization. 2006;84:239–45.</w:t>
      </w:r>
    </w:p>
    <w:p w14:paraId="1164B0F4" w14:textId="77777777" w:rsidR="000D6C24" w:rsidRPr="000D6C24" w:rsidRDefault="000D6C24" w:rsidP="000D6C24">
      <w:pPr>
        <w:pStyle w:val="Bibliography"/>
        <w:rPr>
          <w:color w:val="auto"/>
          <w:lang w:val="en-US"/>
        </w:rPr>
      </w:pPr>
      <w:r w:rsidRPr="000D6C24">
        <w:rPr>
          <w:color w:val="auto"/>
          <w:lang w:val="en-US"/>
        </w:rPr>
        <w:t>18. Byass P, Hussain-Alkhateeb L, D’Ambruoso L, Clark S, Davies J, Fottrell E, et al. An integrated approach to processing WHO-2016 verbal autopsy data: the InterVA-5 model. BMC Medicine. 2019;17:102. https://doi.org/10.1186/s12916-019-1333-6.</w:t>
      </w:r>
    </w:p>
    <w:p w14:paraId="5EE54CFE" w14:textId="77777777" w:rsidR="000D6C24" w:rsidRPr="000D6C24" w:rsidRDefault="000D6C24" w:rsidP="000D6C24">
      <w:pPr>
        <w:pStyle w:val="Bibliography"/>
        <w:rPr>
          <w:color w:val="auto"/>
          <w:lang w:val="en-US"/>
        </w:rPr>
      </w:pPr>
      <w:r w:rsidRPr="000D6C24">
        <w:rPr>
          <w:color w:val="auto"/>
          <w:lang w:val="en-US"/>
        </w:rPr>
        <w:t>19. Jha P, Kumar D, Dikshit R, Budukh A, Begum R, Sati P, et al. Automated versus physician assignment of cause of death for verbal autopsies: randomized trial of 9374 deaths in 117 villages in India. BMC Medicine. 2019;17:116. https://doi.org/10.1186/s12916-019-1353-2.</w:t>
      </w:r>
    </w:p>
    <w:p w14:paraId="1DC789A3" w14:textId="77777777" w:rsidR="000D6C24" w:rsidRPr="000D6C24" w:rsidRDefault="000D6C24" w:rsidP="000D6C24">
      <w:pPr>
        <w:pStyle w:val="Bibliography"/>
        <w:rPr>
          <w:color w:val="auto"/>
          <w:lang w:val="en-US"/>
        </w:rPr>
      </w:pPr>
      <w:r w:rsidRPr="000D6C24">
        <w:rPr>
          <w:color w:val="auto"/>
          <w:lang w:val="en-US"/>
        </w:rPr>
        <w:t>20. Leitao J, Desai N, Aleksandrowicz L, Byass P, Miasnikof P, Tollman S, et al. Comparison of physician-certified verbal autopsy with computer-coded verbal autopsy for cause of death assignment in hospitalized patients in low- and middle-income countries: systematic review. BMC Med. 2014;12:22. https://doi.org/10.1186/1741-7015-12-22.</w:t>
      </w:r>
    </w:p>
    <w:p w14:paraId="0AF7F222" w14:textId="77777777" w:rsidR="000D6C24" w:rsidRPr="000D6C24" w:rsidRDefault="000D6C24" w:rsidP="000D6C24">
      <w:pPr>
        <w:pStyle w:val="Bibliography"/>
        <w:rPr>
          <w:color w:val="auto"/>
          <w:lang w:val="en-US"/>
        </w:rPr>
      </w:pPr>
      <w:r w:rsidRPr="000D6C24">
        <w:rPr>
          <w:color w:val="auto"/>
          <w:lang w:val="en-US"/>
        </w:rPr>
        <w:t>21. Desai N, Aleksandrowicz L, Miasnikof P, Lu Y, Leitao J, Byass P, et al. Performance of four computer-coded verbal autopsy methods for cause of death assignment compared with physician coding on 24,000 deaths in low- and middle-income countries. BMC Medicine. 2014;12:20. https://doi.org/10.1186/1741-7015-12-20.</w:t>
      </w:r>
    </w:p>
    <w:p w14:paraId="6510B381" w14:textId="77777777" w:rsidR="000D6C24" w:rsidRPr="000D6C24" w:rsidRDefault="000D6C24" w:rsidP="000D6C24">
      <w:pPr>
        <w:pStyle w:val="Bibliography"/>
        <w:rPr>
          <w:color w:val="auto"/>
          <w:lang w:val="en-US"/>
        </w:rPr>
      </w:pPr>
      <w:r w:rsidRPr="000D6C24">
        <w:rPr>
          <w:color w:val="auto"/>
          <w:lang w:val="en-US"/>
        </w:rPr>
        <w:t>22. Tunga M, Lungo J, Chambua J, Kateule R. Verbal autopsy models in determining causes of death. Tropical Medicine &amp; International Health. 2021;26:1560–7. https://doi.org/10.1111/tmi.13678.</w:t>
      </w:r>
    </w:p>
    <w:p w14:paraId="4CC33BB2" w14:textId="77777777" w:rsidR="000D6C24" w:rsidRPr="000D6C24" w:rsidRDefault="000D6C24" w:rsidP="000D6C24">
      <w:pPr>
        <w:pStyle w:val="Bibliography"/>
        <w:rPr>
          <w:color w:val="auto"/>
          <w:lang w:val="en-US"/>
        </w:rPr>
      </w:pPr>
      <w:r w:rsidRPr="000D6C24">
        <w:rPr>
          <w:color w:val="auto"/>
          <w:lang w:val="en-US"/>
        </w:rPr>
        <w:t>23. Oti SO, Kyobutungi C. Verbal autopsy interpretation: a comparative analysis of the InterVA model versus physician review in determining causes of death in the Nairobi DSS. Popul Health Metrics. 2010;8:21. https://doi.org/10.1186/1478-7954-8-21.</w:t>
      </w:r>
    </w:p>
    <w:p w14:paraId="78D601B7" w14:textId="77777777" w:rsidR="000D6C24" w:rsidRPr="000D6C24" w:rsidRDefault="000D6C24" w:rsidP="000D6C24">
      <w:pPr>
        <w:pStyle w:val="Bibliography"/>
        <w:rPr>
          <w:color w:val="auto"/>
          <w:lang w:val="en-US"/>
        </w:rPr>
      </w:pPr>
      <w:r w:rsidRPr="000D6C24">
        <w:rPr>
          <w:color w:val="auto"/>
          <w:lang w:val="en-US"/>
        </w:rPr>
        <w:t>24. Jeblee S, Gomes M, Jha P, Rudzicz F, Hirst G. Automatically determining cause of death from verbal autopsy narratives. BMC Med Inform Decis Mak. 2019;19:127. https://doi.org/10.1186/s12911-019-0841-9.</w:t>
      </w:r>
    </w:p>
    <w:p w14:paraId="450CB274" w14:textId="77777777" w:rsidR="000D6C24" w:rsidRPr="000D6C24" w:rsidRDefault="000D6C24" w:rsidP="000D6C24">
      <w:pPr>
        <w:pStyle w:val="Bibliography"/>
        <w:rPr>
          <w:color w:val="auto"/>
          <w:lang w:val="en-US"/>
        </w:rPr>
      </w:pPr>
      <w:r w:rsidRPr="000D6C24">
        <w:rPr>
          <w:color w:val="auto"/>
          <w:lang w:val="en-US"/>
        </w:rPr>
        <w:t>25. Blanco A, Pérez A, Casillas A, Cobos D. Extracting Cause of Death From Verbal Autopsy With Deep Learning Interpretable Methods. IEEE Journal of Biomedical and Health Informatics. 2021;25:1315–25. https://doi.org/10.1109/JBHI.2020.3005769.</w:t>
      </w:r>
    </w:p>
    <w:p w14:paraId="1326F86A" w14:textId="77777777" w:rsidR="000D6C24" w:rsidRPr="000D6C24" w:rsidRDefault="000D6C24" w:rsidP="000D6C24">
      <w:pPr>
        <w:pStyle w:val="Bibliography"/>
        <w:rPr>
          <w:color w:val="auto"/>
          <w:lang w:val="en-US"/>
        </w:rPr>
      </w:pPr>
      <w:r w:rsidRPr="000D6C24">
        <w:rPr>
          <w:color w:val="auto"/>
          <w:lang w:val="en-US"/>
        </w:rPr>
        <w:t>26. King C, Zamawe C, Banda M, Bar-Zeev N, Beard J, Bird J, et al. The quality and diagnostic value of open narratives in verbal autopsy: a mixed-methods analysis of partnered interviews from Malawi. BMC Med Res Methodol. 2016;16:13. https://doi.org/10.1186/s12874-016-0115-5.</w:t>
      </w:r>
    </w:p>
    <w:p w14:paraId="5914C00A" w14:textId="77777777" w:rsidR="000D6C24" w:rsidRPr="000D6C24" w:rsidRDefault="000D6C24" w:rsidP="000D6C24">
      <w:pPr>
        <w:pStyle w:val="Bibliography"/>
        <w:rPr>
          <w:color w:val="auto"/>
          <w:lang w:val="en-US"/>
        </w:rPr>
      </w:pPr>
      <w:r w:rsidRPr="000D6C24">
        <w:rPr>
          <w:color w:val="auto"/>
          <w:lang w:val="en-US"/>
        </w:rPr>
        <w:t>27. Chang Y, Wang X, Wang J, Wu Y, Yang L, Zhu K, et al. A Survey on Evaluation of Large Language Models. 2023. https://doi.org/10.48550/arXiv.2307.03109.</w:t>
      </w:r>
    </w:p>
    <w:p w14:paraId="0C182F0E" w14:textId="77777777" w:rsidR="000D6C24" w:rsidRPr="000D6C24" w:rsidRDefault="000D6C24" w:rsidP="000D6C24">
      <w:pPr>
        <w:pStyle w:val="Bibliography"/>
        <w:rPr>
          <w:color w:val="auto"/>
          <w:lang w:val="en-US"/>
        </w:rPr>
      </w:pPr>
      <w:r w:rsidRPr="000D6C24">
        <w:rPr>
          <w:color w:val="auto"/>
          <w:lang w:val="en-US"/>
        </w:rPr>
        <w:t>28. Lund BD, Wang T. Chatting about ChatGPT: how may AI and GPT impact academia and libraries? Library Hi Tech News. 2023;40:26–9. https://doi.org/10.1108/LHTN-01-2023-0009.</w:t>
      </w:r>
    </w:p>
    <w:p w14:paraId="16D1E363" w14:textId="77777777" w:rsidR="000D6C24" w:rsidRPr="000D6C24" w:rsidRDefault="000D6C24" w:rsidP="000D6C24">
      <w:pPr>
        <w:pStyle w:val="Bibliography"/>
        <w:rPr>
          <w:color w:val="auto"/>
          <w:lang w:val="en-US"/>
        </w:rPr>
      </w:pPr>
      <w:r w:rsidRPr="000D6C24">
        <w:rPr>
          <w:color w:val="auto"/>
          <w:lang w:val="en-US"/>
        </w:rPr>
        <w:t>29. Svyatkovskiy A, Deng SK, Fu S, Sundaresan N. IntelliCode compose: code generation using transformer. In: Proceedings of the 28th ACM Joint Meeting on European Software Engineering Conference and Symposium on the Foundations of Software Engineering. New York, NY, USA: Association for Computing Machinery; 2020. p. 1433–43. https://doi.org/10.1145/3368089.3417058.</w:t>
      </w:r>
    </w:p>
    <w:p w14:paraId="0D0D0264" w14:textId="77777777" w:rsidR="000D6C24" w:rsidRPr="000D6C24" w:rsidRDefault="000D6C24" w:rsidP="000D6C24">
      <w:pPr>
        <w:pStyle w:val="Bibliography"/>
        <w:rPr>
          <w:color w:val="auto"/>
          <w:lang w:val="en-US"/>
        </w:rPr>
      </w:pPr>
      <w:r w:rsidRPr="000D6C24">
        <w:rPr>
          <w:color w:val="auto"/>
          <w:lang w:val="en-US"/>
        </w:rPr>
        <w:t>30. Haupt CE, Marks M. AI-Generated Medical Advice—GPT and Beyond. JAMA. 2023;329:1349–50. https://doi.org/10.1001/jama.2023.5321.</w:t>
      </w:r>
    </w:p>
    <w:p w14:paraId="47217D5C" w14:textId="77777777" w:rsidR="000D6C24" w:rsidRPr="000D6C24" w:rsidRDefault="000D6C24" w:rsidP="000D6C24">
      <w:pPr>
        <w:pStyle w:val="Bibliography"/>
        <w:rPr>
          <w:color w:val="auto"/>
          <w:lang w:val="en-US"/>
        </w:rPr>
      </w:pPr>
      <w:r w:rsidRPr="000D6C24">
        <w:rPr>
          <w:color w:val="auto"/>
          <w:lang w:val="en-US"/>
        </w:rPr>
        <w:t>31. Wu T, He S, Liu J, Sun S, Liu K, Han Q-L, et al. A Brief Overview of ChatGPT: The History, Status Quo and Potential Future Development. IEEE/CAA JAS. 2023;10:1122–36. https://doi.org/10.1109/JAS.2023.123618.</w:t>
      </w:r>
    </w:p>
    <w:p w14:paraId="6AD313C0" w14:textId="77777777" w:rsidR="000D6C24" w:rsidRPr="000D6C24" w:rsidRDefault="000D6C24" w:rsidP="000D6C24">
      <w:pPr>
        <w:pStyle w:val="Bibliography"/>
        <w:rPr>
          <w:color w:val="auto"/>
          <w:lang w:val="en-US"/>
        </w:rPr>
      </w:pPr>
      <w:r w:rsidRPr="000D6C24">
        <w:rPr>
          <w:color w:val="auto"/>
          <w:lang w:val="en-US"/>
        </w:rPr>
        <w:lastRenderedPageBreak/>
        <w:t>32. OpenAI, Achiam J, Adler S, Agarwal S, Ahmad L, Akkaya I, et al. GPT-4 Technical Report. 2023. https://doi.org/10.48550/arXiv.2303.08774.</w:t>
      </w:r>
    </w:p>
    <w:p w14:paraId="3EA9AB14" w14:textId="77777777" w:rsidR="000D6C24" w:rsidRPr="000D6C24" w:rsidRDefault="000D6C24" w:rsidP="000D6C24">
      <w:pPr>
        <w:pStyle w:val="Bibliography"/>
        <w:rPr>
          <w:color w:val="auto"/>
          <w:lang w:val="en-US"/>
        </w:rPr>
      </w:pPr>
      <w:r w:rsidRPr="000D6C24">
        <w:rPr>
          <w:color w:val="auto"/>
          <w:lang w:val="en-US"/>
        </w:rPr>
        <w:t>33. OpenAI. Introducing GPT-5. OpenAI. 2025. https://openai.com/index/introducing-gpt-5/. Accessed 19 Oct 2025.</w:t>
      </w:r>
    </w:p>
    <w:p w14:paraId="0E15018D" w14:textId="77777777" w:rsidR="000D6C24" w:rsidRPr="000D6C24" w:rsidRDefault="000D6C24" w:rsidP="000D6C24">
      <w:pPr>
        <w:pStyle w:val="Bibliography"/>
        <w:rPr>
          <w:color w:val="auto"/>
          <w:lang w:val="en-US"/>
        </w:rPr>
      </w:pPr>
      <w:r w:rsidRPr="000D6C24">
        <w:rPr>
          <w:color w:val="auto"/>
          <w:lang w:val="en-US"/>
        </w:rPr>
        <w:t>34. Njala University. Healthy Sierra Leone. 2023. https://healsl.org/. Accessed 7 Jan 2024.</w:t>
      </w:r>
    </w:p>
    <w:p w14:paraId="56E9252F" w14:textId="77777777" w:rsidR="000D6C24" w:rsidRPr="000D6C24" w:rsidRDefault="000D6C24" w:rsidP="000D6C24">
      <w:pPr>
        <w:pStyle w:val="Bibliography"/>
        <w:rPr>
          <w:color w:val="auto"/>
          <w:lang w:val="en-US"/>
        </w:rPr>
      </w:pPr>
      <w:r w:rsidRPr="000D6C24">
        <w:rPr>
          <w:color w:val="auto"/>
          <w:lang w:val="en-US"/>
        </w:rPr>
        <w:t>35. Carshon-Marsh R, Aimone A, Ansumana R, Swaray IB, Assalif A, Musa A, et al. Child, maternal, and adult mortality in Sierra Leone: nationally representative mortality survey 2018–20. The Lancet Global Health. 2022;10:e114–23. https://doi.org/10.1016/S2214-109X(21)00459-9.</w:t>
      </w:r>
    </w:p>
    <w:p w14:paraId="4944674C" w14:textId="77777777" w:rsidR="000D6C24" w:rsidRPr="000D6C24" w:rsidRDefault="000D6C24" w:rsidP="000D6C24">
      <w:pPr>
        <w:pStyle w:val="Bibliography"/>
        <w:rPr>
          <w:color w:val="auto"/>
          <w:lang w:val="en-US"/>
        </w:rPr>
      </w:pPr>
      <w:r w:rsidRPr="000D6C24">
        <w:rPr>
          <w:color w:val="auto"/>
          <w:lang w:val="en-US"/>
        </w:rPr>
        <w:t>36. World Health Organization. ICD-10: International statistical classification of diseases and related health problems (10th revision). 2011.</w:t>
      </w:r>
    </w:p>
    <w:p w14:paraId="603BA5AD" w14:textId="77777777" w:rsidR="000D6C24" w:rsidRPr="000D6C24" w:rsidRDefault="000D6C24" w:rsidP="000D6C24">
      <w:pPr>
        <w:pStyle w:val="Bibliography"/>
        <w:rPr>
          <w:color w:val="auto"/>
          <w:lang w:val="en-US"/>
        </w:rPr>
      </w:pPr>
      <w:r w:rsidRPr="000D6C24">
        <w:rPr>
          <w:color w:val="auto"/>
          <w:lang w:val="en-US"/>
        </w:rPr>
        <w:t>37. Aleksandrowicz L, Malhotra V, Dikshit R, Gupta PC, Kumar R, Sheth J, et al. Performance criteria for verbal autopsy-based systems to estimate national causes of death: development and application to the Indian Million Death Study. BMC Medicine. 2014;12:21. https://doi.org/10.1186/1741-7015-12-21.</w:t>
      </w:r>
    </w:p>
    <w:p w14:paraId="6B4FBA3B" w14:textId="77777777" w:rsidR="000D6C24" w:rsidRPr="000D6C24" w:rsidRDefault="000D6C24" w:rsidP="000D6C24">
      <w:pPr>
        <w:pStyle w:val="Bibliography"/>
        <w:rPr>
          <w:color w:val="auto"/>
          <w:lang w:val="en-US"/>
        </w:rPr>
      </w:pPr>
      <w:r w:rsidRPr="000D6C24">
        <w:rPr>
          <w:color w:val="auto"/>
          <w:lang w:val="en-US"/>
        </w:rPr>
        <w:t>38. Barnett ML, Boddupalli D, Nundy S, Bates DW. Comparative Accuracy of Diagnosis by Collective Intelligence of Multiple Physicians vs Individual Physicians. JAMA Network Open. 2019;2:e190096. https://doi.org/10.1001/jamanetworkopen.2019.0096.</w:t>
      </w:r>
    </w:p>
    <w:p w14:paraId="6CA86836" w14:textId="77777777" w:rsidR="000D6C24" w:rsidRPr="000D6C24" w:rsidRDefault="000D6C24" w:rsidP="000D6C24">
      <w:pPr>
        <w:pStyle w:val="Bibliography"/>
        <w:rPr>
          <w:color w:val="auto"/>
          <w:lang w:val="en-US"/>
        </w:rPr>
      </w:pPr>
      <w:r w:rsidRPr="000D6C24">
        <w:rPr>
          <w:color w:val="auto"/>
          <w:lang w:val="en-US"/>
        </w:rPr>
        <w:t>39. Hsiao M, Morris SK, Bassani DG, Montgomery AL, Thakur JS, Jha P. Factors Associated with Physician Agreement on Verbal Autopsy of over 11500 Injury Deaths in India. PLOS ONE. 2012;7:e30336. https://doi.org/10.1371/journal.pone.0030336.</w:t>
      </w:r>
    </w:p>
    <w:p w14:paraId="13B2C659" w14:textId="77777777" w:rsidR="000D6C24" w:rsidRPr="000D6C24" w:rsidRDefault="000D6C24" w:rsidP="000D6C24">
      <w:pPr>
        <w:pStyle w:val="Bibliography"/>
        <w:rPr>
          <w:color w:val="auto"/>
          <w:lang w:val="en-US"/>
        </w:rPr>
      </w:pPr>
      <w:r w:rsidRPr="000D6C24">
        <w:rPr>
          <w:color w:val="auto"/>
          <w:lang w:val="en-US"/>
        </w:rPr>
        <w:t>40. Murray CJ, Lozano R, Flaxman AD, Serina P, Phillips D, Stewart A, et al. Using verbal autopsy to measure causes of death: the comparative performance of existing methods. BMC Med. 2014;12:5. https://doi.org/10.1186/1741-7015-12-5.</w:t>
      </w:r>
    </w:p>
    <w:p w14:paraId="4C6FF902" w14:textId="77777777" w:rsidR="000D6C24" w:rsidRPr="000D6C24" w:rsidRDefault="000D6C24" w:rsidP="000D6C24">
      <w:pPr>
        <w:pStyle w:val="Bibliography"/>
        <w:rPr>
          <w:color w:val="auto"/>
          <w:lang w:val="en-US"/>
        </w:rPr>
      </w:pPr>
      <w:r w:rsidRPr="000D6C24">
        <w:rPr>
          <w:color w:val="auto"/>
          <w:lang w:val="en-US"/>
        </w:rPr>
        <w:t>41. Benara SK, Sharma S, Juneja A, Nair S, Gulati BK, Singh KhJ, et al. Evaluation of methods for assigning causes of death from verbal autopsies in India. Front Big Data. 2023;6:1197471. https://doi.org/10.3389/fdata.2023.1197471.</w:t>
      </w:r>
    </w:p>
    <w:p w14:paraId="7EB08FCC" w14:textId="77777777" w:rsidR="000D6C24" w:rsidRPr="000D6C24" w:rsidRDefault="000D6C24" w:rsidP="000D6C24">
      <w:pPr>
        <w:pStyle w:val="Bibliography"/>
        <w:rPr>
          <w:color w:val="auto"/>
          <w:lang w:val="en-US"/>
        </w:rPr>
      </w:pPr>
      <w:r w:rsidRPr="000D6C24">
        <w:rPr>
          <w:color w:val="auto"/>
          <w:lang w:val="en-US"/>
        </w:rPr>
        <w:t>42. Li ZR, Thomas J, Choi E, McCormick TH, Clark SJ. The openVA Toolkit for Verbal Autopsies. The R Journal. 2023;:1.</w:t>
      </w:r>
    </w:p>
    <w:p w14:paraId="56898FA7" w14:textId="77777777" w:rsidR="000D6C24" w:rsidRPr="000D6C24" w:rsidRDefault="000D6C24" w:rsidP="000D6C24">
      <w:pPr>
        <w:pStyle w:val="Bibliography"/>
        <w:rPr>
          <w:color w:val="auto"/>
          <w:lang w:val="en-US"/>
        </w:rPr>
      </w:pPr>
      <w:r w:rsidRPr="000D6C24">
        <w:rPr>
          <w:color w:val="auto"/>
          <w:lang w:val="en-US"/>
        </w:rPr>
        <w:t>43. Byass P, Chandramohan D, Clark SJ, D’Ambruoso L, Fottrell E, Graham WJ, et al. Strengthening standardised interpretation of verbal autopsy data: the new InterVA-4 tool. Global Health Action. 2012;5:19281. https://doi.org/10.3402/gha.v5i0.19281.</w:t>
      </w:r>
    </w:p>
    <w:p w14:paraId="7658CDF6" w14:textId="77777777" w:rsidR="000D6C24" w:rsidRPr="000D6C24" w:rsidRDefault="000D6C24" w:rsidP="000D6C24">
      <w:pPr>
        <w:pStyle w:val="Bibliography"/>
        <w:rPr>
          <w:color w:val="auto"/>
          <w:lang w:val="en-US"/>
        </w:rPr>
      </w:pPr>
      <w:r w:rsidRPr="000D6C24">
        <w:rPr>
          <w:color w:val="auto"/>
          <w:lang w:val="en-US"/>
        </w:rPr>
        <w:t>44. BAYES. An essay towards solving a problem in the doctrine of chances. Biometrika. 1958;45:296–315.</w:t>
      </w:r>
    </w:p>
    <w:p w14:paraId="47E23D78" w14:textId="77777777" w:rsidR="000D6C24" w:rsidRPr="000D6C24" w:rsidRDefault="000D6C24" w:rsidP="000D6C24">
      <w:pPr>
        <w:pStyle w:val="Bibliography"/>
        <w:rPr>
          <w:color w:val="auto"/>
          <w:lang w:val="en-US"/>
        </w:rPr>
      </w:pPr>
      <w:r w:rsidRPr="000D6C24">
        <w:rPr>
          <w:color w:val="auto"/>
          <w:lang w:val="en-US"/>
        </w:rPr>
        <w:t>45. Brooks S. Markov chain Monte Carlo method and its application. J Royal Statistical Soc D. 1998;47:69–100. https://doi.org/10.1111/1467-9884.00117.</w:t>
      </w:r>
    </w:p>
    <w:p w14:paraId="4D5CFC09" w14:textId="77777777" w:rsidR="000D6C24" w:rsidRPr="000D6C24" w:rsidRDefault="000D6C24" w:rsidP="000D6C24">
      <w:pPr>
        <w:pStyle w:val="Bibliography"/>
        <w:rPr>
          <w:color w:val="auto"/>
          <w:lang w:val="en-US"/>
        </w:rPr>
      </w:pPr>
      <w:r w:rsidRPr="000D6C24">
        <w:rPr>
          <w:color w:val="auto"/>
          <w:lang w:val="en-US"/>
        </w:rPr>
        <w:t>46. Chib S. Markov chain Monte Carlo methods: computation and inference. Handbook of econometrics. 2001;5:3569–649.</w:t>
      </w:r>
    </w:p>
    <w:p w14:paraId="033DBE23" w14:textId="77777777" w:rsidR="000D6C24" w:rsidRPr="000D6C24" w:rsidRDefault="000D6C24" w:rsidP="000D6C24">
      <w:pPr>
        <w:pStyle w:val="Bibliography"/>
        <w:rPr>
          <w:color w:val="auto"/>
          <w:lang w:val="en-US"/>
        </w:rPr>
      </w:pPr>
      <w:r w:rsidRPr="000D6C24">
        <w:rPr>
          <w:color w:val="auto"/>
          <w:lang w:val="en-US"/>
        </w:rPr>
        <w:t>47. Han C, Carlin BP. Markov Chain Monte Carlo Methods for Computing Bayes Factors: A Comparative Review. Journal of the American Statistical Association. 2001;96:1122–32. https://doi.org/10.1198/016214501753208780.</w:t>
      </w:r>
    </w:p>
    <w:p w14:paraId="72B40886" w14:textId="77777777" w:rsidR="000D6C24" w:rsidRPr="000D6C24" w:rsidRDefault="000D6C24" w:rsidP="000D6C24">
      <w:pPr>
        <w:pStyle w:val="Bibliography"/>
        <w:rPr>
          <w:color w:val="auto"/>
          <w:lang w:val="en-US"/>
        </w:rPr>
      </w:pPr>
      <w:r w:rsidRPr="000D6C24">
        <w:rPr>
          <w:color w:val="auto"/>
          <w:lang w:val="en-US"/>
        </w:rPr>
        <w:t>48. Brown TB, Mann B, Ryder N, Subbiah M, Kaplan J, Dhariwal P, et al. Language Models are Few-Shot Learners. 2020. https://doi.org/10.48550/arXiv.2005.14165.</w:t>
      </w:r>
    </w:p>
    <w:p w14:paraId="7FB7E547" w14:textId="77777777" w:rsidR="000D6C24" w:rsidRPr="000D6C24" w:rsidRDefault="000D6C24" w:rsidP="000D6C24">
      <w:pPr>
        <w:pStyle w:val="Bibliography"/>
        <w:rPr>
          <w:color w:val="auto"/>
          <w:lang w:val="en-US"/>
        </w:rPr>
      </w:pPr>
      <w:r w:rsidRPr="000D6C24">
        <w:rPr>
          <w:color w:val="auto"/>
          <w:lang w:val="en-US"/>
        </w:rPr>
        <w:t>49. Vaswani A, Shazeer N, Parmar N, Uszkoreit J, Jones L, Gomez AN, et al. Attention is All you Need. In: Advances in Neural Information Processing Systems. Curran Associates, Inc.; 2017.</w:t>
      </w:r>
    </w:p>
    <w:p w14:paraId="4CE3DB70" w14:textId="77777777" w:rsidR="000D6C24" w:rsidRPr="000D6C24" w:rsidRDefault="000D6C24" w:rsidP="000D6C24">
      <w:pPr>
        <w:pStyle w:val="Bibliography"/>
        <w:rPr>
          <w:color w:val="auto"/>
          <w:lang w:val="en-US"/>
        </w:rPr>
      </w:pPr>
      <w:r w:rsidRPr="000D6C24">
        <w:rPr>
          <w:color w:val="auto"/>
          <w:lang w:val="en-US"/>
        </w:rPr>
        <w:lastRenderedPageBreak/>
        <w:t>50. Ouyang L, Wu J, Jiang X, Almeida D, Wainwright CL, Mishkin P, et al. Training language models to follow instructions with human feedback. 2022. https://doi.org/10.48550/arXiv.2203.02155.</w:t>
      </w:r>
    </w:p>
    <w:p w14:paraId="5C664143" w14:textId="77777777" w:rsidR="000D6C24" w:rsidRPr="000D6C24" w:rsidRDefault="000D6C24" w:rsidP="000D6C24">
      <w:pPr>
        <w:pStyle w:val="Bibliography"/>
        <w:rPr>
          <w:color w:val="auto"/>
          <w:lang w:val="en-US"/>
        </w:rPr>
      </w:pPr>
      <w:r w:rsidRPr="000D6C24">
        <w:rPr>
          <w:color w:val="auto"/>
          <w:lang w:val="en-US"/>
        </w:rPr>
        <w:t>51. Christiano PF, Leike J, Brown T, Martic M, Legg S, Amodei D. Deep reinforcement learning from human preferences. Advances in neural information processing systems. 2017;30.</w:t>
      </w:r>
    </w:p>
    <w:p w14:paraId="59E27E8E" w14:textId="77777777" w:rsidR="000D6C24" w:rsidRPr="000D6C24" w:rsidRDefault="000D6C24" w:rsidP="000D6C24">
      <w:pPr>
        <w:pStyle w:val="Bibliography"/>
        <w:rPr>
          <w:color w:val="auto"/>
          <w:lang w:val="en-US"/>
        </w:rPr>
      </w:pPr>
      <w:r w:rsidRPr="000D6C24">
        <w:rPr>
          <w:color w:val="auto"/>
          <w:lang w:val="en-US"/>
        </w:rPr>
        <w:t>52. Stiennon N, Ouyang L, Wu J, Ziegler D, Lowe R, Voss C, et al. Learning to summarize with human feedback. Advances in Neural Information Processing Systems. 2020;33:3008–21.</w:t>
      </w:r>
    </w:p>
    <w:p w14:paraId="611DF7E8" w14:textId="77777777" w:rsidR="000D6C24" w:rsidRPr="000D6C24" w:rsidRDefault="000D6C24" w:rsidP="000D6C24">
      <w:pPr>
        <w:pStyle w:val="Bibliography"/>
        <w:rPr>
          <w:color w:val="auto"/>
          <w:lang w:val="en-US"/>
        </w:rPr>
      </w:pPr>
      <w:r w:rsidRPr="000D6C24">
        <w:rPr>
          <w:color w:val="auto"/>
          <w:lang w:val="en-US"/>
        </w:rPr>
        <w:t>53. Wirth C, Akrour R, Neumann G, Fürnkranz J. A survey of preference-based reinforcement learning methods. J Mach Learn Res. 2017;18:4945–90.</w:t>
      </w:r>
    </w:p>
    <w:p w14:paraId="55BC75D1" w14:textId="77777777" w:rsidR="000D6C24" w:rsidRPr="000D6C24" w:rsidRDefault="000D6C24" w:rsidP="000D6C24">
      <w:pPr>
        <w:pStyle w:val="Bibliography"/>
        <w:rPr>
          <w:color w:val="auto"/>
          <w:lang w:val="en-US"/>
        </w:rPr>
      </w:pPr>
      <w:r w:rsidRPr="000D6C24">
        <w:rPr>
          <w:color w:val="auto"/>
          <w:lang w:val="en-US"/>
        </w:rPr>
        <w:t>54. Zhang C, Zhang C, Zheng S, Qiao Y, Li C, Zhang M, et al. A Complete Survey on Generative AI (AIGC): Is ChatGPT from GPT-4 to GPT-5 All You Need? 2023. https://doi.org/10.48550/arXiv.2303.11717.</w:t>
      </w:r>
    </w:p>
    <w:p w14:paraId="3A00BA67" w14:textId="77777777" w:rsidR="000D6C24" w:rsidRPr="000D6C24" w:rsidRDefault="000D6C24" w:rsidP="000D6C24">
      <w:pPr>
        <w:pStyle w:val="Bibliography"/>
        <w:rPr>
          <w:color w:val="auto"/>
          <w:lang w:val="en-US"/>
        </w:rPr>
      </w:pPr>
      <w:r w:rsidRPr="000D6C24">
        <w:rPr>
          <w:color w:val="auto"/>
          <w:lang w:val="en-US"/>
        </w:rPr>
        <w:t>55. Wang S, Hu M, Li Q, Safari M, Yang X. Capabilities of GPT-5 on Multimodal Medical Reasoning. 2025. https://doi.org/10.48550/arXiv.2508.08224.</w:t>
      </w:r>
    </w:p>
    <w:p w14:paraId="48FBD556" w14:textId="77777777" w:rsidR="000D6C24" w:rsidRPr="000D6C24" w:rsidRDefault="000D6C24" w:rsidP="000D6C24">
      <w:pPr>
        <w:pStyle w:val="Bibliography"/>
        <w:rPr>
          <w:color w:val="auto"/>
          <w:lang w:val="en-US"/>
        </w:rPr>
      </w:pPr>
      <w:r w:rsidRPr="000D6C24">
        <w:rPr>
          <w:color w:val="auto"/>
          <w:lang w:val="en-US"/>
        </w:rPr>
        <w:t>56. Georgiou GP. Capabilities of GPT-5 across critical domains: Is it the next breakthrough? 2025. https://doi.org/10.48550/arXiv.2508.19259.</w:t>
      </w:r>
    </w:p>
    <w:p w14:paraId="00342EDF" w14:textId="77777777" w:rsidR="000D6C24" w:rsidRPr="000D6C24" w:rsidRDefault="000D6C24" w:rsidP="000D6C24">
      <w:pPr>
        <w:pStyle w:val="Bibliography"/>
        <w:rPr>
          <w:color w:val="auto"/>
          <w:lang w:val="en-US"/>
        </w:rPr>
      </w:pPr>
      <w:r w:rsidRPr="000D6C24">
        <w:rPr>
          <w:color w:val="auto"/>
          <w:lang w:val="en-US"/>
        </w:rPr>
        <w:t>57. World Health Organization. Verbal autopsy standards: The 2016 WHO verbal autopsy instrument. 2016. https://www.who.int/publications/m/item/verbal-autopsy-standards-the-2016-who-verbal-autopsy-instrument. Accessed 17 Jan 2024.</w:t>
      </w:r>
    </w:p>
    <w:p w14:paraId="6CF6C054" w14:textId="77777777" w:rsidR="000D6C24" w:rsidRPr="000D6C24" w:rsidRDefault="000D6C24" w:rsidP="000D6C24">
      <w:pPr>
        <w:pStyle w:val="Bibliography"/>
        <w:rPr>
          <w:color w:val="auto"/>
          <w:lang w:val="en-US"/>
        </w:rPr>
      </w:pPr>
      <w:r w:rsidRPr="000D6C24">
        <w:rPr>
          <w:color w:val="auto"/>
          <w:lang w:val="en-US"/>
        </w:rPr>
        <w:t>58. Murray CJ, Lozano R, Flaxman AD, Vahdatpour A, Lopez AD. Robust metrics for assessing the performance of different verbal autopsy cause assignment methods in validation studies. Population Health Metrics. 2011;9:28. https://doi.org/10.1186/1478-7954-9-28.</w:t>
      </w:r>
    </w:p>
    <w:p w14:paraId="513D53DF" w14:textId="77777777" w:rsidR="000D6C24" w:rsidRPr="000D6C24" w:rsidRDefault="000D6C24" w:rsidP="000D6C24">
      <w:pPr>
        <w:pStyle w:val="Bibliography"/>
        <w:rPr>
          <w:color w:val="auto"/>
          <w:lang w:val="en-US"/>
        </w:rPr>
      </w:pPr>
      <w:r w:rsidRPr="000D6C24">
        <w:rPr>
          <w:color w:val="auto"/>
          <w:lang w:val="en-US"/>
        </w:rPr>
        <w:t>59. Setel PW, Whiting DR, Hemed Y, Chandramohan D, Wolfson LJ, Alberti KGMM, et al. Validity of verbal autopsy procedures for determining cause of death in Tanzania. Tropical Medicine &amp; International Health. 2006;11:681–96. https://doi.org/10.1111/j.1365-3156.2006.01603.x.</w:t>
      </w:r>
    </w:p>
    <w:p w14:paraId="38C775BE" w14:textId="77777777" w:rsidR="000D6C24" w:rsidRPr="000D6C24" w:rsidRDefault="000D6C24" w:rsidP="000D6C24">
      <w:pPr>
        <w:pStyle w:val="Bibliography"/>
        <w:rPr>
          <w:color w:val="auto"/>
          <w:lang w:val="en-US"/>
        </w:rPr>
      </w:pPr>
      <w:r w:rsidRPr="000D6C24">
        <w:rPr>
          <w:color w:val="auto"/>
          <w:lang w:val="en-US"/>
        </w:rPr>
        <w:t>60. Murtaza SS, Kolpak P, Bener A, Jha P. Automated verbal autopsy classification: using one-against-all ensemble method and Naïve Bayes classifier. Gates Open Res. 2019;2:63.</w:t>
      </w:r>
    </w:p>
    <w:p w14:paraId="56FCCACC" w14:textId="77777777" w:rsidR="000D6C24" w:rsidRPr="000D6C24" w:rsidRDefault="000D6C24" w:rsidP="000D6C24">
      <w:pPr>
        <w:pStyle w:val="Bibliography"/>
        <w:rPr>
          <w:color w:val="auto"/>
          <w:lang w:val="en-US"/>
        </w:rPr>
      </w:pPr>
      <w:r w:rsidRPr="000D6C24">
        <w:rPr>
          <w:color w:val="auto"/>
          <w:lang w:val="en-US"/>
        </w:rPr>
        <w:t>61. Miasnikof P, Giannakeas V, Gomes M, Aleksandrowicz L, Shestopaloff AY, Alam D, et al. Naive Bayes classifiers for verbal autopsies: comparison to physician-based classification for 21,000 child and adult deaths. BMC Med. 2015;13:286. https://doi.org/10.1186/s12916-015-0521-2.</w:t>
      </w:r>
    </w:p>
    <w:p w14:paraId="3AFCC69B" w14:textId="77777777" w:rsidR="000D6C24" w:rsidRPr="000D6C24" w:rsidRDefault="000D6C24" w:rsidP="000D6C24">
      <w:pPr>
        <w:pStyle w:val="Bibliography"/>
        <w:rPr>
          <w:color w:val="auto"/>
          <w:lang w:val="en-US"/>
        </w:rPr>
      </w:pPr>
      <w:r w:rsidRPr="000D6C24">
        <w:rPr>
          <w:color w:val="auto"/>
          <w:lang w:val="en-US"/>
        </w:rPr>
        <w:t>62. Ansumana R, Mohamed V, Carshon-Marsh R, Jambai A, Smart F, Sartie K, et al. Report on Causes of Death in Sierra Leone 2018 – 2023. 2023.</w:t>
      </w:r>
    </w:p>
    <w:p w14:paraId="0E5C01A0" w14:textId="77777777" w:rsidR="000D6C24" w:rsidRPr="000D6C24" w:rsidRDefault="000D6C24" w:rsidP="000D6C24">
      <w:pPr>
        <w:pStyle w:val="Bibliography"/>
        <w:rPr>
          <w:color w:val="auto"/>
          <w:lang w:val="en-US"/>
        </w:rPr>
      </w:pPr>
      <w:r w:rsidRPr="000D6C24">
        <w:rPr>
          <w:color w:val="auto"/>
          <w:lang w:val="en-US"/>
        </w:rPr>
        <w:t>63. Rasmussen LA, Cascio MA, Ferrand A, Shevell M, Racine E. The complexity of physicians’ understanding and management of prognostic uncertainty in neonatal hypoxic-ischemic encephalopathy. J Perinatol. 2019;39:278–85. https://doi.org/10.1038/s41372-018-0296-3.</w:t>
      </w:r>
    </w:p>
    <w:p w14:paraId="7AB71E61" w14:textId="77777777" w:rsidR="000D6C24" w:rsidRPr="000D6C24" w:rsidRDefault="000D6C24" w:rsidP="000D6C24">
      <w:pPr>
        <w:pStyle w:val="Bibliography"/>
        <w:rPr>
          <w:color w:val="auto"/>
          <w:lang w:val="en-US"/>
        </w:rPr>
      </w:pPr>
      <w:r w:rsidRPr="000D6C24">
        <w:rPr>
          <w:color w:val="auto"/>
          <w:lang w:val="en-US"/>
        </w:rPr>
        <w:t>64. Faison G, Chou F-S, Feudtner C, Janvier A. When the Unknown Is Unknowable: Confronting Diagnostic Uncertainty. Pediatrics. 2023;152:e2023061193. https://doi.org/10.1542/peds.2023-061193.</w:t>
      </w:r>
    </w:p>
    <w:p w14:paraId="5E156579" w14:textId="77777777" w:rsidR="000D6C24" w:rsidRPr="000D6C24" w:rsidRDefault="000D6C24" w:rsidP="000D6C24">
      <w:pPr>
        <w:pStyle w:val="Bibliography"/>
        <w:rPr>
          <w:color w:val="auto"/>
          <w:lang w:val="en-US"/>
        </w:rPr>
      </w:pPr>
      <w:r w:rsidRPr="000D6C24">
        <w:rPr>
          <w:color w:val="auto"/>
          <w:lang w:val="en-US"/>
        </w:rPr>
        <w:t>65. King G, Lu Y. Verbal autopsy methods with multiple causes of death. 2008.</w:t>
      </w:r>
    </w:p>
    <w:p w14:paraId="75E2C4EC" w14:textId="77777777" w:rsidR="000D6C24" w:rsidRPr="000D6C24" w:rsidRDefault="000D6C24" w:rsidP="000D6C24">
      <w:pPr>
        <w:pStyle w:val="Bibliography"/>
        <w:rPr>
          <w:color w:val="auto"/>
          <w:lang w:val="en-US"/>
        </w:rPr>
      </w:pPr>
      <w:r w:rsidRPr="000D6C24">
        <w:rPr>
          <w:color w:val="auto"/>
          <w:lang w:val="en-US"/>
        </w:rPr>
        <w:t>66. Ramirez-Villalobos D, Stewart AL, Romero M, Gomez S, Flaxman AD, Hernandez B. Analysis of causes of death using verbal autopsies and vital registration in Hidalgo, Mexico. PLOS ONE. 2019;14:e0218438. https://doi.org/10.1371/journal.pone.0218438.</w:t>
      </w:r>
    </w:p>
    <w:p w14:paraId="17A97624" w14:textId="77777777" w:rsidR="000D6C24" w:rsidRPr="000D6C24" w:rsidRDefault="000D6C24" w:rsidP="000D6C24">
      <w:pPr>
        <w:pStyle w:val="Bibliography"/>
        <w:rPr>
          <w:color w:val="auto"/>
          <w:lang w:val="en-US"/>
        </w:rPr>
      </w:pPr>
      <w:r w:rsidRPr="000D6C24">
        <w:rPr>
          <w:color w:val="auto"/>
          <w:lang w:val="en-US"/>
        </w:rPr>
        <w:t>67. Murray CJ, Lopez AD, Black R, Ahuja R, Ali SM, Baqui A, et al. Population Health Metrics Research Consortium gold standard verbal autopsy validation study: design, implementation, and development of analysis datasets. Population Health Metrics. 2011;9:27. https://doi.org/10.1186/1478-7954-9-27.</w:t>
      </w:r>
    </w:p>
    <w:p w14:paraId="5B2605D7" w14:textId="77777777" w:rsidR="000D6C24" w:rsidRPr="000D6C24" w:rsidRDefault="000D6C24" w:rsidP="000D6C24">
      <w:pPr>
        <w:pStyle w:val="Bibliography"/>
        <w:rPr>
          <w:color w:val="auto"/>
          <w:lang w:val="en-US"/>
        </w:rPr>
      </w:pPr>
      <w:r w:rsidRPr="000D6C24">
        <w:rPr>
          <w:color w:val="auto"/>
          <w:lang w:val="en-US"/>
        </w:rPr>
        <w:lastRenderedPageBreak/>
        <w:t>68. Johnson D, Goodman R, Patrinely J, Stone C, Zimmerman E, Donald R, et al. Assessing the Accuracy and Reliability of AI-Generated Medical Responses: An Evaluation of the Chat-GPT Model. Res Sq. 2023;:rs.3.rs-2566942. https://doi.org/10.21203/rs.3.rs-2566942/v1.</w:t>
      </w:r>
    </w:p>
    <w:p w14:paraId="5CBADCE0" w14:textId="77777777" w:rsidR="000D6C24" w:rsidRPr="000D6C24" w:rsidRDefault="000D6C24" w:rsidP="000D6C24">
      <w:pPr>
        <w:pStyle w:val="Bibliography"/>
        <w:rPr>
          <w:color w:val="auto"/>
          <w:lang w:val="en-US"/>
        </w:rPr>
      </w:pPr>
      <w:r w:rsidRPr="000D6C24">
        <w:rPr>
          <w:color w:val="auto"/>
          <w:lang w:val="en-US"/>
        </w:rPr>
        <w:t>69. Jang ME, Lukasiewicz T. Consistency Analysis of ChatGPT. 2023.</w:t>
      </w:r>
    </w:p>
    <w:p w14:paraId="07B85A11" w14:textId="77777777" w:rsidR="000D6C24" w:rsidRPr="000D6C24" w:rsidRDefault="000D6C24" w:rsidP="000D6C24">
      <w:pPr>
        <w:pStyle w:val="Bibliography"/>
        <w:rPr>
          <w:color w:val="auto"/>
          <w:lang w:val="en-US"/>
        </w:rPr>
      </w:pPr>
      <w:r w:rsidRPr="000D6C24">
        <w:rPr>
          <w:color w:val="auto"/>
          <w:lang w:val="en-US"/>
        </w:rPr>
        <w:t>70. Krishna S, Bhambra N, Bleakney R, Bhayana R, Atzen S. Evaluation of Reliability, Repeatability, Robustness, and Confidence of GPT-3.5 and GPT-4 on a Radiology Board–style Examination. Radiology. 2024;311:e232715. https://doi.org/10.1148/radiol.232715.</w:t>
      </w:r>
    </w:p>
    <w:p w14:paraId="4663E5BD" w14:textId="77777777" w:rsidR="000D6C24" w:rsidRPr="000D6C24" w:rsidRDefault="000D6C24" w:rsidP="000D6C24">
      <w:pPr>
        <w:pStyle w:val="Bibliography"/>
        <w:rPr>
          <w:color w:val="auto"/>
          <w:lang w:val="en-US"/>
        </w:rPr>
      </w:pPr>
      <w:r w:rsidRPr="000D6C24">
        <w:rPr>
          <w:color w:val="auto"/>
          <w:lang w:val="en-US"/>
        </w:rPr>
        <w:t>71. OpenAI. Using GPT-5. OpenAI API. 2025. https://platform.openai.com/docs/guides/latest-model. Accessed 14 Oct 2025.</w:t>
      </w:r>
    </w:p>
    <w:p w14:paraId="017159E8" w14:textId="77777777" w:rsidR="000D6C24" w:rsidRPr="000D6C24" w:rsidRDefault="000D6C24" w:rsidP="000D6C24">
      <w:pPr>
        <w:pStyle w:val="Bibliography"/>
        <w:rPr>
          <w:color w:val="auto"/>
          <w:lang w:val="en-US"/>
        </w:rPr>
      </w:pPr>
      <w:r w:rsidRPr="000D6C24">
        <w:rPr>
          <w:color w:val="auto"/>
          <w:lang w:val="en-US"/>
        </w:rPr>
        <w:t>72. OpenAI, Singh M. GPT-5 New Params and Tools. OpenAI Cookbook. 2025. https://cookbook.openai.com/examples/gpt-5/gpt-5_new_params_and_tools. Accessed 14 Oct 2025.</w:t>
      </w:r>
    </w:p>
    <w:p w14:paraId="7492CF60" w14:textId="77777777" w:rsidR="000D6C24" w:rsidRPr="000D6C24" w:rsidRDefault="000D6C24" w:rsidP="000D6C24">
      <w:pPr>
        <w:pStyle w:val="Bibliography"/>
        <w:rPr>
          <w:color w:val="auto"/>
          <w:lang w:val="en-US"/>
        </w:rPr>
      </w:pPr>
      <w:r w:rsidRPr="000D6C24">
        <w:rPr>
          <w:color w:val="auto"/>
          <w:lang w:val="en-US"/>
        </w:rPr>
        <w:t>73. OpenAI, Anadkat S. How to make your completions outputs consistent with the new seed parameter. OpenAI Cookbook. 2023. https://cookbook.openai.com/examples/reproducible_outputs_with_the_seed_parameter. Accessed 9 Oct 2025.</w:t>
      </w:r>
    </w:p>
    <w:p w14:paraId="3F2A9BA0" w14:textId="77777777" w:rsidR="000D6C24" w:rsidRPr="000D6C24" w:rsidRDefault="000D6C24" w:rsidP="000D6C24">
      <w:pPr>
        <w:pStyle w:val="Bibliography"/>
        <w:rPr>
          <w:color w:val="auto"/>
          <w:lang w:val="en-US"/>
        </w:rPr>
      </w:pPr>
      <w:r w:rsidRPr="000D6C24">
        <w:rPr>
          <w:color w:val="auto"/>
          <w:lang w:val="en-US"/>
        </w:rPr>
        <w:t>74. Mosbach M, Andriushchenko M, Klakow D. On the Stability of Fine-tuning BERT: Misconceptions, Explanations, and Strong Baselines. 2021. https://doi.org/10.48550/arXiv.2006.04884.</w:t>
      </w:r>
    </w:p>
    <w:p w14:paraId="60A110D4" w14:textId="77777777" w:rsidR="000D6C24" w:rsidRPr="000D6C24" w:rsidRDefault="000D6C24" w:rsidP="000D6C24">
      <w:pPr>
        <w:pStyle w:val="Bibliography"/>
        <w:rPr>
          <w:color w:val="auto"/>
          <w:lang w:val="en-US"/>
        </w:rPr>
      </w:pPr>
      <w:r w:rsidRPr="000D6C24">
        <w:rPr>
          <w:color w:val="auto"/>
          <w:lang w:val="en-US"/>
        </w:rPr>
        <w:t>75. Dodge J, Ilharco G, Schwartz R, Farhadi A, Hajishirzi H, Smith N. Fine-Tuning Pretrained Language Models: Weight Initializations, Data Orders, and Early Stopping. 2020. https://doi.org/10.48550/arXiv.2002.06305.</w:t>
      </w:r>
    </w:p>
    <w:p w14:paraId="1E0F8EB4" w14:textId="77777777" w:rsidR="000D6C24" w:rsidRPr="000D6C24" w:rsidRDefault="000D6C24" w:rsidP="000D6C24">
      <w:pPr>
        <w:pStyle w:val="Bibliography"/>
        <w:rPr>
          <w:color w:val="auto"/>
          <w:lang w:val="en-US"/>
        </w:rPr>
      </w:pPr>
      <w:r w:rsidRPr="000D6C24">
        <w:rPr>
          <w:color w:val="auto"/>
          <w:lang w:val="en-US"/>
        </w:rPr>
        <w:t>76. Byrne MD. How many times should a stochastic model be run? An approach based on confidence intervals. In: Proceedings of the 12th International conference on cognitive modeling, Ottawa. 2013.</w:t>
      </w:r>
    </w:p>
    <w:p w14:paraId="55E24244" w14:textId="77777777" w:rsidR="000D6C24" w:rsidRPr="000D6C24" w:rsidRDefault="000D6C24" w:rsidP="000D6C24">
      <w:pPr>
        <w:pStyle w:val="Bibliography"/>
        <w:rPr>
          <w:color w:val="auto"/>
          <w:lang w:val="en-US"/>
        </w:rPr>
      </w:pPr>
      <w:r w:rsidRPr="000D6C24">
        <w:rPr>
          <w:color w:val="auto"/>
          <w:lang w:val="en-US"/>
        </w:rPr>
        <w:t>77. Liu X, Chen T, Da L, Chen C, Lin Z, Wei H. Uncertainty Quantification and Confidence Calibration in Large Language Models: A Survey. In: Proceedings of the 31st ACM SIGKDD Conference on Knowledge Discovery and Data Mining V.2. Toronto ON Canada: ACM; 2025. p. 6107–17. https://doi.org/10.1145/3711896.3736569.</w:t>
      </w:r>
    </w:p>
    <w:p w14:paraId="6415115A" w14:textId="77777777" w:rsidR="000D6C24" w:rsidRPr="000D6C24" w:rsidRDefault="000D6C24" w:rsidP="000D6C24">
      <w:pPr>
        <w:pStyle w:val="Bibliography"/>
        <w:rPr>
          <w:color w:val="auto"/>
          <w:lang w:val="en-US"/>
        </w:rPr>
      </w:pPr>
      <w:r w:rsidRPr="000D6C24">
        <w:rPr>
          <w:color w:val="auto"/>
          <w:lang w:val="en-US"/>
        </w:rPr>
        <w:t>78. Hoi SC, Sahoo D, Lu J, Zhao P. Online learning: A comprehensive survey. Neurocomputing. 2021;459:249–89.</w:t>
      </w:r>
    </w:p>
    <w:p w14:paraId="1747A40E" w14:textId="77777777" w:rsidR="000D6C24" w:rsidRPr="000D6C24" w:rsidRDefault="000D6C24" w:rsidP="000D6C24">
      <w:pPr>
        <w:pStyle w:val="Bibliography"/>
        <w:rPr>
          <w:color w:val="auto"/>
          <w:lang w:val="en-US"/>
        </w:rPr>
      </w:pPr>
      <w:r w:rsidRPr="000D6C24">
        <w:rPr>
          <w:color w:val="auto"/>
          <w:lang w:val="en-US"/>
        </w:rPr>
        <w:t>79. Kavikondala A, Muppalla V, Prakasha DK, Acharya V. Automated retraining of machine learning models. International Journal of Innovative Technology and Exploring Engineering. 2019;8:445–52.</w:t>
      </w:r>
    </w:p>
    <w:p w14:paraId="326D7851" w14:textId="77777777" w:rsidR="000D6C24" w:rsidRPr="000D6C24" w:rsidRDefault="000D6C24" w:rsidP="000D6C24">
      <w:pPr>
        <w:pStyle w:val="Bibliography"/>
        <w:rPr>
          <w:color w:val="auto"/>
          <w:lang w:val="en-US"/>
        </w:rPr>
      </w:pPr>
      <w:r w:rsidRPr="000D6C24">
        <w:rPr>
          <w:color w:val="auto"/>
          <w:lang w:val="en-US"/>
        </w:rPr>
        <w:t>80. Wang S, Zhu Y, Liu H, Zheng Z, Chen C, Li J. Knowledge Editing for Large Language Models: A Survey. ACM Comput Surv. 2024;57:59:1-59:37. https://doi.org/10.1145/3698590.</w:t>
      </w:r>
    </w:p>
    <w:p w14:paraId="2CAD7CFD" w14:textId="77777777" w:rsidR="000D6C24" w:rsidRPr="000D6C24" w:rsidRDefault="000D6C24" w:rsidP="000D6C24">
      <w:pPr>
        <w:pStyle w:val="Bibliography"/>
        <w:rPr>
          <w:color w:val="auto"/>
          <w:lang w:val="en-US"/>
        </w:rPr>
      </w:pPr>
      <w:r w:rsidRPr="000D6C24">
        <w:rPr>
          <w:color w:val="auto"/>
          <w:lang w:val="en-US"/>
        </w:rPr>
        <w:t>81. Khowaja SA, Khuwaja P, Dev K, Wang W, Nkenyereye L. ChatGPT Needs SPADE (Sustainability, PrivAcy, Digital divide, and Ethics) Evaluation: A Review. Cogn Comput. 2024. https://doi.org/10.1007/s12559-024-10285-1.</w:t>
      </w:r>
    </w:p>
    <w:p w14:paraId="16A0CD48" w14:textId="77777777" w:rsidR="000D6C24" w:rsidRPr="000D6C24" w:rsidRDefault="000D6C24" w:rsidP="000D6C24">
      <w:pPr>
        <w:pStyle w:val="Bibliography"/>
        <w:rPr>
          <w:color w:val="auto"/>
          <w:lang w:val="en-US"/>
        </w:rPr>
      </w:pPr>
      <w:r w:rsidRPr="000D6C24">
        <w:rPr>
          <w:color w:val="auto"/>
          <w:lang w:val="en-US"/>
        </w:rPr>
        <w:t>82. Wu X, Duan R, Ni J. Unveiling security, privacy, and ethical concerns of ChatGPT. Journal of Information and Intelligence. 2024;2:102–15.</w:t>
      </w:r>
    </w:p>
    <w:p w14:paraId="31EFEEB1" w14:textId="77777777" w:rsidR="000D6C24" w:rsidRPr="000D6C24" w:rsidRDefault="000D6C24" w:rsidP="000D6C24">
      <w:pPr>
        <w:pStyle w:val="Bibliography"/>
        <w:rPr>
          <w:color w:val="auto"/>
          <w:lang w:val="en-US"/>
        </w:rPr>
      </w:pPr>
      <w:r w:rsidRPr="000D6C24">
        <w:rPr>
          <w:color w:val="auto"/>
          <w:lang w:val="en-US"/>
        </w:rPr>
        <w:t>83. Olatunji IE, Rauch J, Katzensteiner M, Khosla M. A Review of Anonymization for Healthcare Data. Big Data. 2024;12:538–55. https://doi.org/10.1089/big.2021.0169.</w:t>
      </w:r>
    </w:p>
    <w:p w14:paraId="5CA4C43B" w14:textId="77777777" w:rsidR="000D6C24" w:rsidRPr="000D6C24" w:rsidRDefault="000D6C24" w:rsidP="000D6C24">
      <w:pPr>
        <w:pStyle w:val="Bibliography"/>
        <w:rPr>
          <w:color w:val="auto"/>
          <w:lang w:val="en-US"/>
        </w:rPr>
      </w:pPr>
      <w:r w:rsidRPr="000D6C24">
        <w:rPr>
          <w:color w:val="auto"/>
          <w:lang w:val="en-US"/>
        </w:rPr>
        <w:t>84. Vovk O, Piho G, Ross P. Methods and tools for healthcare data anonymization: a literature review. International Journal of General Systems. 2023;52:326–42. https://doi.org/10.1080/03081079.2023.2173749.</w:t>
      </w:r>
    </w:p>
    <w:p w14:paraId="3808F3A9" w14:textId="77777777" w:rsidR="000D6C24" w:rsidRPr="000D6C24" w:rsidRDefault="000D6C24" w:rsidP="000D6C24">
      <w:pPr>
        <w:pStyle w:val="Bibliography"/>
        <w:rPr>
          <w:color w:val="auto"/>
          <w:lang w:val="en-US"/>
        </w:rPr>
      </w:pPr>
      <w:r w:rsidRPr="000D6C24">
        <w:rPr>
          <w:color w:val="auto"/>
          <w:lang w:val="en-US"/>
        </w:rPr>
        <w:lastRenderedPageBreak/>
        <w:t>85. Zuo Z, Watson M, Budgen D, Hall R, Kennelly C, Al Moubayed N. Data Anonymization for Pervasive Health Care: Systematic Literature Mapping Study. JMIR Med Inform. 2021;9:e29871. https://doi.org/10.2196/29871.</w:t>
      </w:r>
    </w:p>
    <w:p w14:paraId="4A786745" w14:textId="77777777" w:rsidR="000D6C24" w:rsidRPr="000D6C24" w:rsidRDefault="000D6C24" w:rsidP="000D6C24">
      <w:pPr>
        <w:pStyle w:val="Bibliography"/>
        <w:rPr>
          <w:color w:val="auto"/>
          <w:lang w:val="en-US"/>
        </w:rPr>
      </w:pPr>
      <w:r w:rsidRPr="000D6C24">
        <w:rPr>
          <w:color w:val="auto"/>
          <w:lang w:val="en-US"/>
        </w:rPr>
        <w:t>86. Intersoft Consulting. General Data Protection Regulation (GDPR) – Legal Text. General Data Protection Regulation (GDPR). 2018. https://gdpr-info.eu/. Accessed 24 June 2025.</w:t>
      </w:r>
    </w:p>
    <w:p w14:paraId="081EA9D9" w14:textId="77777777" w:rsidR="000D6C24" w:rsidRPr="000D6C24" w:rsidRDefault="000D6C24" w:rsidP="000D6C24">
      <w:pPr>
        <w:pStyle w:val="Bibliography"/>
        <w:rPr>
          <w:color w:val="auto"/>
          <w:lang w:val="en-US"/>
        </w:rPr>
      </w:pPr>
      <w:r w:rsidRPr="000D6C24">
        <w:rPr>
          <w:color w:val="auto"/>
          <w:lang w:val="en-US"/>
        </w:rPr>
        <w:t>87. Beck EJ, Gill ,Wayne, and De Lay PR. Protecting the confidentiality and security of personal health information in low- and middle-income countries in the era of SDGs and Big Data. Global Health Action. 2016;9:32089. https://doi.org/10.3402/gha.v9.32089.</w:t>
      </w:r>
    </w:p>
    <w:p w14:paraId="1B668CE7" w14:textId="77777777" w:rsidR="000D6C24" w:rsidRPr="000D6C24" w:rsidRDefault="000D6C24" w:rsidP="000D6C24">
      <w:pPr>
        <w:pStyle w:val="Bibliography"/>
        <w:rPr>
          <w:color w:val="auto"/>
          <w:lang w:val="en-US"/>
        </w:rPr>
      </w:pPr>
      <w:r w:rsidRPr="000D6C24">
        <w:rPr>
          <w:color w:val="auto"/>
          <w:lang w:val="en-US"/>
        </w:rPr>
        <w:t>88. Kwarkye TG. “We know what we are doing”: the politics and trends in artificial intelligence policies in Africa. Canadian Journal of African Studies / Revue canadienne des études africaines. 2025;:1–19. https://doi.org/10.1080/00083968.2025.2456619.</w:t>
      </w:r>
    </w:p>
    <w:p w14:paraId="48382DB1" w14:textId="77777777" w:rsidR="000D6C24" w:rsidRPr="000D6C24" w:rsidRDefault="000D6C24" w:rsidP="000D6C24">
      <w:pPr>
        <w:pStyle w:val="Bibliography"/>
        <w:rPr>
          <w:color w:val="auto"/>
          <w:lang w:val="en-US"/>
        </w:rPr>
      </w:pPr>
      <w:r w:rsidRPr="000D6C24">
        <w:rPr>
          <w:color w:val="auto"/>
          <w:lang w:val="en-US"/>
        </w:rPr>
        <w:t>89. Das BC, Amini MH, Wu Y. Security and Privacy Challenges of Large Language Models: A Survey. ACM Comput Surv. 2025;57:1–39. https://doi.org/10.1145/3712001.</w:t>
      </w:r>
    </w:p>
    <w:p w14:paraId="2E3DCCD9" w14:textId="77777777" w:rsidR="000D6C24" w:rsidRPr="000D6C24" w:rsidRDefault="000D6C24" w:rsidP="000D6C24">
      <w:pPr>
        <w:pStyle w:val="Bibliography"/>
        <w:rPr>
          <w:color w:val="auto"/>
          <w:lang w:val="en-US"/>
        </w:rPr>
      </w:pPr>
      <w:r w:rsidRPr="000D6C24">
        <w:rPr>
          <w:color w:val="auto"/>
          <w:lang w:val="en-US"/>
        </w:rPr>
        <w:t>90. Wang F, Lin M, Ma Y, Liu H, He Q, Tang X, et al. A Survey on Small Language Models in the Era of Large Language Models: Architecture, Capabilities, and Trustworthiness. In: Proceedings of the 31st ACM SIGKDD Conference on Knowledge Discovery and Data Mining V.2. Toronto ON Canada: ACM; 2025. p. 6173–83. https://doi.org/10.1145/3711896.3736563.</w:t>
      </w:r>
    </w:p>
    <w:p w14:paraId="13E869BE" w14:textId="77777777" w:rsidR="000D6C24" w:rsidRPr="000D6C24" w:rsidRDefault="000D6C24" w:rsidP="000D6C24">
      <w:pPr>
        <w:pStyle w:val="Bibliography"/>
        <w:rPr>
          <w:color w:val="auto"/>
          <w:lang w:val="en-US"/>
        </w:rPr>
      </w:pPr>
      <w:r w:rsidRPr="000D6C24">
        <w:rPr>
          <w:color w:val="auto"/>
          <w:lang w:val="en-US"/>
        </w:rPr>
        <w:t>91. Corradini F, Leonesi M, Piangerelli M. State of the Art and Future Directions of Small Language Models: A Systematic Review. Big Data and Cognitive Computing. 2025;9:189.</w:t>
      </w:r>
    </w:p>
    <w:p w14:paraId="562D4762" w14:textId="77777777" w:rsidR="000D6C24" w:rsidRPr="000D6C24" w:rsidRDefault="000D6C24" w:rsidP="000D6C24">
      <w:pPr>
        <w:pStyle w:val="Bibliography"/>
        <w:rPr>
          <w:color w:val="auto"/>
          <w:lang w:val="en-US"/>
        </w:rPr>
      </w:pPr>
      <w:r w:rsidRPr="000D6C24">
        <w:rPr>
          <w:color w:val="auto"/>
          <w:lang w:val="en-US"/>
        </w:rPr>
        <w:t>92. Setel PW, Macfarlane SB, Szreter S, Mikkelsen L, Jha P, Stout S, et al. A scandal of invisibility: making everyone count by counting everyone. The Lancet. 2007;370:1569–77.</w:t>
      </w:r>
    </w:p>
    <w:p w14:paraId="22185EA2" w14:textId="77777777" w:rsidR="000D6C24" w:rsidRPr="000D6C24" w:rsidRDefault="000D6C24" w:rsidP="000D6C24">
      <w:pPr>
        <w:pStyle w:val="Bibliography"/>
        <w:rPr>
          <w:color w:val="auto"/>
          <w:lang w:val="en-US"/>
        </w:rPr>
      </w:pPr>
      <w:r w:rsidRPr="000D6C24">
        <w:rPr>
          <w:color w:val="auto"/>
          <w:lang w:val="en-US"/>
        </w:rPr>
        <w:t>93. Fottrell E, Byass P. Verbal autopsy: methods in transition. Epidemiologic reviews. 2010;32:38–55.</w:t>
      </w:r>
    </w:p>
    <w:p w14:paraId="1BF33323" w14:textId="77777777" w:rsidR="000D6C24" w:rsidRPr="000D6C24" w:rsidRDefault="000D6C24" w:rsidP="000D6C24">
      <w:pPr>
        <w:pStyle w:val="Bibliography"/>
        <w:rPr>
          <w:color w:val="auto"/>
          <w:lang w:val="en-US"/>
        </w:rPr>
      </w:pPr>
      <w:r w:rsidRPr="000D6C24">
        <w:rPr>
          <w:color w:val="auto"/>
          <w:lang w:val="en-US"/>
        </w:rPr>
        <w:t>94. Byass P. The Imperfect World of Global Health Estimates. PLoS Med. 2010;7:e1001006. https://doi.org/10.1371/journal.pmed.1001006.</w:t>
      </w:r>
    </w:p>
    <w:p w14:paraId="5BFD87BA" w14:textId="77777777" w:rsidR="000D6C24" w:rsidRPr="000D6C24" w:rsidRDefault="000D6C24" w:rsidP="000D6C24">
      <w:pPr>
        <w:pStyle w:val="Bibliography"/>
        <w:rPr>
          <w:color w:val="auto"/>
          <w:lang w:val="en-US"/>
        </w:rPr>
      </w:pPr>
      <w:r w:rsidRPr="000D6C24">
        <w:rPr>
          <w:color w:val="auto"/>
          <w:lang w:val="en-US"/>
        </w:rPr>
        <w:t>95. Nalmpatian A, Heumann C, Alkaya L, Jackson W. Transfer learning for mortality risk: A case study on the United Kingdom. PLoS One. 2025;20:e0313378.</w:t>
      </w:r>
    </w:p>
    <w:p w14:paraId="284CC563" w14:textId="77777777" w:rsidR="000D6C24" w:rsidRPr="000D6C24" w:rsidRDefault="000D6C24" w:rsidP="000D6C24">
      <w:pPr>
        <w:pStyle w:val="Bibliography"/>
        <w:rPr>
          <w:color w:val="auto"/>
          <w:lang w:val="en-US"/>
        </w:rPr>
      </w:pPr>
      <w:r w:rsidRPr="000D6C24">
        <w:rPr>
          <w:color w:val="auto"/>
          <w:lang w:val="en-US"/>
        </w:rPr>
        <w:t>96. Singh H, Mhasawade V, Chunara R. Generalizability challenges of mortality risk prediction models: A retrospective analysis on a multi-center database. PLOS Digital Health. 2022;1:e0000023. https://doi.org/10.1371/journal.pdig.0000023.</w:t>
      </w:r>
    </w:p>
    <w:p w14:paraId="243D2023" w14:textId="77777777" w:rsidR="000D6C24" w:rsidRPr="000D6C24" w:rsidRDefault="000D6C24" w:rsidP="000D6C24">
      <w:pPr>
        <w:pStyle w:val="Bibliography"/>
        <w:rPr>
          <w:color w:val="auto"/>
          <w:lang w:val="en-US"/>
        </w:rPr>
      </w:pPr>
      <w:r w:rsidRPr="000D6C24">
        <w:rPr>
          <w:color w:val="auto"/>
          <w:lang w:val="en-US"/>
        </w:rPr>
        <w:t>97. Jiang LY, Liu XC, Nejatian NP, Nasir-Moin M, Wang D, Abidin A, et al. Health system-scale language models are all-purpose prediction engines. Nature. 2023;619:357–62.</w:t>
      </w:r>
    </w:p>
    <w:p w14:paraId="5806A8E5" w14:textId="77777777" w:rsidR="000D6C24" w:rsidRPr="000D6C24" w:rsidRDefault="000D6C24" w:rsidP="000D6C24">
      <w:pPr>
        <w:pStyle w:val="Bibliography"/>
        <w:rPr>
          <w:color w:val="auto"/>
          <w:lang w:val="en-US"/>
        </w:rPr>
      </w:pPr>
      <w:r w:rsidRPr="000D6C24">
        <w:rPr>
          <w:color w:val="auto"/>
          <w:lang w:val="en-US"/>
        </w:rPr>
        <w:t>98. Zhang Z, Zhao J, Zhang Q, Gui T, Huang X. Unveiling Linguistic Regions in Large Language Models. 2024. https://doi.org/10.48550/arXiv.2402.14700.</w:t>
      </w:r>
    </w:p>
    <w:p w14:paraId="128A2C4A" w14:textId="77777777" w:rsidR="000D6C24" w:rsidRPr="000D6C24" w:rsidRDefault="000D6C24" w:rsidP="000D6C24">
      <w:pPr>
        <w:pStyle w:val="Bibliography"/>
        <w:rPr>
          <w:color w:val="auto"/>
          <w:lang w:val="en-US"/>
        </w:rPr>
      </w:pPr>
      <w:r w:rsidRPr="000D6C24">
        <w:rPr>
          <w:color w:val="auto"/>
          <w:lang w:val="en-US"/>
        </w:rPr>
        <w:t>99. Dunn J, Adams B, Madabushi HT. Pre-Trained Language Models Represent Some Geographic Populations Better Than Others. 2024. https://doi.org/10.48550/arXiv.2403.11025.</w:t>
      </w:r>
    </w:p>
    <w:p w14:paraId="59D1D737" w14:textId="77777777" w:rsidR="000D6C24" w:rsidRPr="000D6C24" w:rsidRDefault="000D6C24" w:rsidP="000D6C24">
      <w:pPr>
        <w:pStyle w:val="Bibliography"/>
        <w:rPr>
          <w:color w:val="auto"/>
          <w:lang w:val="en-US"/>
        </w:rPr>
      </w:pPr>
      <w:r w:rsidRPr="000D6C24">
        <w:rPr>
          <w:color w:val="auto"/>
          <w:lang w:val="en-US"/>
        </w:rPr>
        <w:t>100. Shawon MdTH, Ashrafi SAA, Azad AK, Firth SM, Chowdhury H, Mswia RG, et al. Routine mortality surveillance to identify the cause of death pattern for out-of-hospital adult (aged 12+ years) deaths in Bangladesh: introduction of automated verbal autopsy. BMC Public Health. 2021;21:491. https://doi.org/10.1186/s12889-021-10468-7.</w:t>
      </w:r>
    </w:p>
    <w:p w14:paraId="623A4BFE" w14:textId="77777777" w:rsidR="000D6C24" w:rsidRPr="000D6C24" w:rsidRDefault="000D6C24" w:rsidP="000D6C24">
      <w:pPr>
        <w:pStyle w:val="Bibliography"/>
        <w:rPr>
          <w:color w:val="auto"/>
          <w:lang w:val="en-US"/>
        </w:rPr>
      </w:pPr>
      <w:r w:rsidRPr="000D6C24">
        <w:rPr>
          <w:color w:val="auto"/>
          <w:lang w:val="en-US"/>
        </w:rPr>
        <w:t>101. Maqungo M, Nannan N, Nojilana B, Nichols E, Morof D, Cheyip M, et al. Can verbal autopsies be used on a national scale? Key findings and lessons from South Africa’s national cause-of-death validation study. Global Health Action. 2024;17:2399413. https://doi.org/10.1080/16549716.2024.2399413.</w:t>
      </w:r>
    </w:p>
    <w:p w14:paraId="71824881" w14:textId="77777777" w:rsidR="000D6C24" w:rsidRPr="000D6C24" w:rsidRDefault="000D6C24" w:rsidP="000D6C24">
      <w:pPr>
        <w:pStyle w:val="Bibliography"/>
        <w:rPr>
          <w:color w:val="auto"/>
          <w:lang w:val="en-US"/>
        </w:rPr>
      </w:pPr>
      <w:r w:rsidRPr="000D6C24">
        <w:rPr>
          <w:color w:val="auto"/>
          <w:lang w:val="en-US"/>
        </w:rPr>
        <w:lastRenderedPageBreak/>
        <w:t>102. Onyango D, Awuonda B. Using verbal autopsy to enhance mortality surveillance. The Lancet Global Health. 2024;12:e1217–8.</w:t>
      </w:r>
    </w:p>
    <w:p w14:paraId="2E247905" w14:textId="77777777" w:rsidR="000D6C24" w:rsidRPr="000D6C24" w:rsidRDefault="000D6C24" w:rsidP="000D6C24">
      <w:pPr>
        <w:pStyle w:val="Bibliography"/>
        <w:rPr>
          <w:color w:val="auto"/>
          <w:lang w:val="en-US"/>
        </w:rPr>
      </w:pPr>
      <w:r w:rsidRPr="000D6C24">
        <w:rPr>
          <w:color w:val="auto"/>
          <w:lang w:val="en-US"/>
        </w:rPr>
        <w:t>103. OpenAI. Pricing. OpenAI. 2024. https://openai.com/api/pricing/. Accessed 4 July 2024.</w:t>
      </w:r>
    </w:p>
    <w:p w14:paraId="48438DE8" w14:textId="77777777" w:rsidR="000D6C24" w:rsidRPr="000D6C24" w:rsidRDefault="000D6C24" w:rsidP="000D6C24">
      <w:pPr>
        <w:pStyle w:val="Bibliography"/>
        <w:rPr>
          <w:color w:val="auto"/>
          <w:lang w:val="en-US"/>
        </w:rPr>
      </w:pPr>
      <w:r w:rsidRPr="000D6C24">
        <w:rPr>
          <w:color w:val="auto"/>
          <w:lang w:val="en-US"/>
        </w:rPr>
        <w:t>104. Liu X, Liu H, Yang G, Jiang Z, Cui S, Zhang Z, et al. A generalist medical language model for disease diagnosis assistance. Nature medicine. 2025;31:932–42.</w:t>
      </w:r>
    </w:p>
    <w:p w14:paraId="62A7D5FF" w14:textId="77777777" w:rsidR="000D6C24" w:rsidRPr="000D6C24" w:rsidRDefault="000D6C24" w:rsidP="000D6C24">
      <w:pPr>
        <w:pStyle w:val="Bibliography"/>
        <w:rPr>
          <w:color w:val="auto"/>
          <w:lang w:val="en-US"/>
        </w:rPr>
      </w:pPr>
      <w:r w:rsidRPr="000D6C24">
        <w:rPr>
          <w:color w:val="auto"/>
          <w:lang w:val="en-US"/>
        </w:rPr>
        <w:t>105. McDuff D, Schaekermann M, Tu T, Palepu A, Wang A, Garrison J, et al. Towards accurate differential diagnosis with large language models. Nature. 2025;:1–7.</w:t>
      </w:r>
    </w:p>
    <w:p w14:paraId="5BC973DF" w14:textId="77777777" w:rsidR="000D6C24" w:rsidRPr="000D6C24" w:rsidRDefault="000D6C24" w:rsidP="000D6C24">
      <w:pPr>
        <w:pStyle w:val="Bibliography"/>
        <w:rPr>
          <w:color w:val="auto"/>
          <w:lang w:val="en-US"/>
        </w:rPr>
      </w:pPr>
      <w:r w:rsidRPr="000D6C24">
        <w:rPr>
          <w:color w:val="auto"/>
          <w:lang w:val="en-US"/>
        </w:rPr>
        <w:t>106. Wen R, Assalif AT, Lee AS-H, Kamadod R, Carshon-Marsh R, Meh C, et al. Public Data for: Computer Assisted Verbal Autopsy: Comparing Large Language Models to Physicians for Assigning Causes to 6939 Deaths in Sierra Leone from 2019-2022. 2025. https://doi.org/10.7910/DVN/QDLJCF.</w:t>
      </w:r>
    </w:p>
    <w:p w14:paraId="5A6F22DA" w14:textId="77777777" w:rsidR="000D6C24" w:rsidRPr="000D6C24" w:rsidRDefault="000D6C24" w:rsidP="000D6C24">
      <w:pPr>
        <w:pStyle w:val="Bibliography"/>
        <w:rPr>
          <w:color w:val="auto"/>
          <w:lang w:val="en-US"/>
        </w:rPr>
      </w:pPr>
      <w:r w:rsidRPr="000D6C24">
        <w:rPr>
          <w:color w:val="auto"/>
          <w:lang w:val="en-US"/>
        </w:rPr>
        <w:t>107. Hirsch JA, Nicola G, McGinty G, Liu RW, Barr RM, Chittle MD, et al. ICD-10: history and context. American Journal of Neuroradiology. 2016;37:596–9.</w:t>
      </w:r>
    </w:p>
    <w:p w14:paraId="7498F429" w14:textId="77777777" w:rsidR="000D6C24" w:rsidRPr="000D6C24" w:rsidRDefault="000D6C24" w:rsidP="000D6C24">
      <w:pPr>
        <w:pStyle w:val="Bibliography"/>
        <w:rPr>
          <w:color w:val="auto"/>
          <w:lang w:val="en-US"/>
        </w:rPr>
      </w:pPr>
      <w:r w:rsidRPr="000D6C24">
        <w:rPr>
          <w:color w:val="auto"/>
          <w:lang w:val="en-US"/>
        </w:rPr>
        <w:t>108. Henderson T, Shepheard J, Sundararajan V. Quality of diagnosis and procedure coding in ICD-10 administrative data. Medical care. 2006;44:1011–9.</w:t>
      </w:r>
    </w:p>
    <w:p w14:paraId="2ADBC979" w14:textId="77777777" w:rsidR="000D6C24" w:rsidRPr="000D6C24" w:rsidRDefault="000D6C24" w:rsidP="000D6C24">
      <w:pPr>
        <w:pStyle w:val="Bibliography"/>
        <w:rPr>
          <w:color w:val="auto"/>
          <w:lang w:val="en-US"/>
        </w:rPr>
      </w:pPr>
      <w:r w:rsidRPr="000D6C24">
        <w:rPr>
          <w:color w:val="auto"/>
          <w:lang w:val="en-US"/>
        </w:rPr>
        <w:t>109. Watzlaf VJ, Garvin JH, Moeini S, Anania-Firouzan P. The effectiveness of ICD-10-CM in capturing public health diseases. Perspectives in Health Information Management/AHIMA, American Health Information Management Association. 2007;4:6.</w:t>
      </w:r>
    </w:p>
    <w:p w14:paraId="4CCCF51B" w14:textId="77777777" w:rsidR="000D6C24" w:rsidRPr="000D6C24" w:rsidRDefault="000D6C24" w:rsidP="000D6C24">
      <w:pPr>
        <w:pStyle w:val="Bibliography"/>
        <w:rPr>
          <w:color w:val="auto"/>
          <w:lang w:val="en-US"/>
        </w:rPr>
      </w:pPr>
      <w:r w:rsidRPr="000D6C24">
        <w:rPr>
          <w:color w:val="auto"/>
          <w:lang w:val="en-US"/>
        </w:rPr>
        <w:t>110. Hsu M-C, Wang C-C, Huang L-Y, Lin C-Y, Lin F-J, Toh S. Effect of ICD-9-CM to ICD-10-CM coding system transition on identification of common conditions: An interrupted time series analysis. Pharmacoepidemiology and Drug Safety. 2021;30:1653–74. https://doi.org/10.1002/pds.5330.</w:t>
      </w:r>
    </w:p>
    <w:p w14:paraId="6DE3F7F4" w14:textId="77777777" w:rsidR="000D6C24" w:rsidRPr="000D6C24" w:rsidRDefault="000D6C24" w:rsidP="000D6C24">
      <w:pPr>
        <w:pStyle w:val="Bibliography"/>
        <w:rPr>
          <w:color w:val="auto"/>
          <w:lang w:val="en-US"/>
        </w:rPr>
      </w:pPr>
      <w:r w:rsidRPr="000D6C24">
        <w:rPr>
          <w:color w:val="auto"/>
          <w:lang w:val="en-US"/>
        </w:rPr>
        <w:t>111. World Health Organization. ODK for verbal autopsy: A quick guide. 2022. https://www.who.int/publications/m/item/odk-for-verbal-autopsy--a-quick-guide. Accessed 24 Jan 2024.</w:t>
      </w:r>
    </w:p>
    <w:p w14:paraId="5DAC421A" w14:textId="77777777" w:rsidR="000D6C24" w:rsidRPr="000D6C24" w:rsidRDefault="000D6C24" w:rsidP="000D6C24">
      <w:pPr>
        <w:pStyle w:val="Bibliography"/>
        <w:rPr>
          <w:color w:val="auto"/>
          <w:lang w:val="en-US"/>
        </w:rPr>
      </w:pPr>
      <w:r w:rsidRPr="000D6C24">
        <w:rPr>
          <w:color w:val="auto"/>
          <w:lang w:val="en-US"/>
        </w:rPr>
        <w:t>112. Nafundi. ODK - Collect data anywhere. 2023.</w:t>
      </w:r>
    </w:p>
    <w:p w14:paraId="3470C007" w14:textId="77777777" w:rsidR="000D6C24" w:rsidRPr="000D6C24" w:rsidRDefault="000D6C24" w:rsidP="000D6C24">
      <w:pPr>
        <w:pStyle w:val="Bibliography"/>
        <w:rPr>
          <w:color w:val="auto"/>
          <w:lang w:val="en-US"/>
        </w:rPr>
      </w:pPr>
      <w:r w:rsidRPr="000D6C24">
        <w:rPr>
          <w:color w:val="auto"/>
          <w:lang w:val="en-US"/>
        </w:rPr>
        <w:t>113. DiPasquale A, Maire N, Bratschi M. Release ODK 2016 WHO VA instrument 1.5.1 SwissTPH/WHO-VA. 2016.</w:t>
      </w:r>
    </w:p>
    <w:p w14:paraId="6483AB8D" w14:textId="77777777" w:rsidR="000D6C24" w:rsidRPr="000D6C24" w:rsidRDefault="000D6C24" w:rsidP="000D6C24">
      <w:pPr>
        <w:pStyle w:val="Bibliography"/>
        <w:rPr>
          <w:color w:val="auto"/>
          <w:lang w:val="en-US"/>
        </w:rPr>
      </w:pPr>
      <w:r w:rsidRPr="000D6C24">
        <w:rPr>
          <w:color w:val="auto"/>
          <w:lang w:val="en-US"/>
        </w:rPr>
        <w:t>114. Byass P. InterVA-5.1 User Guide. 2020.</w:t>
      </w:r>
    </w:p>
    <w:p w14:paraId="2A59265A" w14:textId="77777777" w:rsidR="000D6C24" w:rsidRPr="000D6C24" w:rsidRDefault="000D6C24" w:rsidP="000D6C24">
      <w:pPr>
        <w:pStyle w:val="Bibliography"/>
        <w:rPr>
          <w:color w:val="auto"/>
          <w:lang w:val="en-US"/>
        </w:rPr>
      </w:pPr>
      <w:r w:rsidRPr="000D6C24">
        <w:rPr>
          <w:color w:val="auto"/>
          <w:lang w:val="en-US"/>
        </w:rPr>
        <w:t>115. Thomas J, ekarpinskiMITRE, pkmitre, owentrigueros, Choi P, Chu Y. pycrossva: Prepare data from WHO and PHRMC instruments for verbal autopsy algorithms.</w:t>
      </w:r>
    </w:p>
    <w:p w14:paraId="39211447" w14:textId="77777777" w:rsidR="000D6C24" w:rsidRPr="000D6C24" w:rsidRDefault="000D6C24" w:rsidP="000D6C24">
      <w:pPr>
        <w:pStyle w:val="Bibliography"/>
        <w:rPr>
          <w:color w:val="auto"/>
          <w:lang w:val="en-US"/>
        </w:rPr>
      </w:pPr>
      <w:r w:rsidRPr="000D6C24">
        <w:rPr>
          <w:color w:val="auto"/>
          <w:lang w:val="en-US"/>
        </w:rPr>
        <w:t>116. OpenAI. API Reference - Chat Completions. OpenAI API. 2025. https://platform.openai.com/docs/api-reference/chat. Accessed 21 Oct 2025.</w:t>
      </w:r>
    </w:p>
    <w:p w14:paraId="4513A981" w14:textId="77777777" w:rsidR="000D6C24" w:rsidRPr="000D6C24" w:rsidRDefault="000D6C24" w:rsidP="000D6C24">
      <w:pPr>
        <w:pStyle w:val="Bibliography"/>
        <w:rPr>
          <w:color w:val="auto"/>
          <w:lang w:val="en-US"/>
        </w:rPr>
      </w:pPr>
      <w:r w:rsidRPr="000D6C24">
        <w:rPr>
          <w:color w:val="auto"/>
          <w:lang w:val="en-US"/>
        </w:rPr>
        <w:t>117. OpenAI. API Reference - Responses. OpenAI API. 2025. https://platform.openai.com/docs/api-reference/responses. Accessed 21 Oct 2025.</w:t>
      </w:r>
    </w:p>
    <w:p w14:paraId="1E5A9F2B" w14:textId="77777777" w:rsidR="000D6C24" w:rsidRPr="000D6C24" w:rsidRDefault="000D6C24" w:rsidP="000D6C24">
      <w:pPr>
        <w:pStyle w:val="Bibliography"/>
        <w:rPr>
          <w:color w:val="auto"/>
          <w:lang w:val="en-US"/>
        </w:rPr>
      </w:pPr>
      <w:r w:rsidRPr="000D6C24">
        <w:rPr>
          <w:color w:val="auto"/>
          <w:lang w:val="en-US"/>
        </w:rPr>
        <w:t>118. OpenAI. OpenAI Platform: API Reference (temperature parameter). 2024. https://platform.openai.com/docs/api-reference/completions/create#completions-create-temperature. Accessed 26 Jan 2024.</w:t>
      </w:r>
    </w:p>
    <w:p w14:paraId="1598FE47" w14:textId="77777777" w:rsidR="000D6C24" w:rsidRPr="000D6C24" w:rsidRDefault="000D6C24" w:rsidP="000D6C24">
      <w:pPr>
        <w:pStyle w:val="Bibliography"/>
        <w:rPr>
          <w:color w:val="auto"/>
          <w:lang w:val="en-US"/>
        </w:rPr>
      </w:pPr>
      <w:r w:rsidRPr="000D6C24">
        <w:rPr>
          <w:color w:val="auto"/>
          <w:lang w:val="en-US"/>
        </w:rPr>
        <w:t>119. OpenAI. Migrate to the Responses API - Decide when to use statefulness. OpenAI API. 2025. https://platform.openai.com/docs/guides/migrate-to-responses#4-decide-when-to-use-statefulness. Accessed 21 Oct 2025.</w:t>
      </w:r>
    </w:p>
    <w:p w14:paraId="295FB27A" w14:textId="77777777" w:rsidR="000D6C24" w:rsidRPr="000D6C24" w:rsidRDefault="000D6C24" w:rsidP="000D6C24">
      <w:pPr>
        <w:pStyle w:val="Bibliography"/>
        <w:rPr>
          <w:color w:val="auto"/>
          <w:lang w:val="en-US"/>
        </w:rPr>
      </w:pPr>
      <w:r w:rsidRPr="000D6C24">
        <w:rPr>
          <w:color w:val="auto"/>
          <w:lang w:val="en-US"/>
        </w:rPr>
        <w:t>120. Li ZR, McCormick T, Clark S. InSilicoVA: Probabilistic Verbal Autopsy Coding with “InSilicoVA” Algorithm. 2022.</w:t>
      </w:r>
    </w:p>
    <w:p w14:paraId="574EAD23" w14:textId="77777777" w:rsidR="000D6C24" w:rsidRPr="000D6C24" w:rsidRDefault="000D6C24" w:rsidP="000D6C24">
      <w:pPr>
        <w:pStyle w:val="Bibliography"/>
        <w:rPr>
          <w:color w:val="auto"/>
          <w:lang w:val="en-US"/>
        </w:rPr>
      </w:pPr>
      <w:r w:rsidRPr="000D6C24">
        <w:rPr>
          <w:color w:val="auto"/>
          <w:lang w:val="en-US"/>
        </w:rPr>
        <w:lastRenderedPageBreak/>
        <w:t>121. Thomas J, Li Z, Byass P, McCormick T, Boyas M, Clark S. InterVA5: Replicate and Analyse “InterVA5.” 2021.</w:t>
      </w:r>
    </w:p>
    <w:p w14:paraId="0055081D" w14:textId="77777777" w:rsidR="000D6C24" w:rsidRPr="000D6C24" w:rsidRDefault="000D6C24" w:rsidP="000D6C24">
      <w:pPr>
        <w:pStyle w:val="Bibliography"/>
        <w:rPr>
          <w:color w:val="auto"/>
          <w:lang w:val="en-US"/>
        </w:rPr>
      </w:pPr>
      <w:r w:rsidRPr="000D6C24">
        <w:rPr>
          <w:color w:val="auto"/>
          <w:lang w:val="en-US"/>
        </w:rPr>
        <w:t>122. Yendewa GA, Poveda E, Yendewa SA, Sahr F, Quiñones-Mateu ME, Salata RA. HIV/AIDS in Sierra Leone: Characterizing the Hidden Epidemic. AIDS reviews. 2018;20.</w:t>
      </w:r>
    </w:p>
    <w:p w14:paraId="5924DF54" w14:textId="77777777" w:rsidR="000D6C24" w:rsidRPr="000D6C24" w:rsidRDefault="000D6C24" w:rsidP="000D6C24">
      <w:pPr>
        <w:pStyle w:val="Bibliography"/>
        <w:rPr>
          <w:color w:val="auto"/>
          <w:lang w:val="en-US"/>
        </w:rPr>
      </w:pPr>
      <w:r w:rsidRPr="000D6C24">
        <w:rPr>
          <w:color w:val="auto"/>
          <w:lang w:val="en-US"/>
        </w:rPr>
        <w:t>123. Walker PG, White MT, Griffin JT, Reynolds A, Ferguson NM, Ghani AC. Malaria morbidity and mortality in Ebola-affected countries caused by decreased health-care capacity, and the potential effect of mitigation strategies: a modelling analysis. The Lancet Infectious Diseases. 2015;15:825–32.</w:t>
      </w:r>
    </w:p>
    <w:p w14:paraId="3722C3B1" w14:textId="76988C74" w:rsidR="00CD3E2C" w:rsidRDefault="00315CBB" w:rsidP="000D6C24">
      <w:pPr>
        <w:pStyle w:val="Bibliography"/>
      </w:pPr>
      <w:r>
        <w:fldChar w:fldCharType="end"/>
      </w:r>
    </w:p>
    <w:sectPr w:rsidR="00CD3E2C" w:rsidSect="006322F0">
      <w:footnotePr>
        <w:numRestart w:val="eachPage"/>
      </w:footnotePr>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15AF" w14:textId="77777777" w:rsidR="001E3211" w:rsidRDefault="001E3211">
      <w:pPr>
        <w:spacing w:line="240" w:lineRule="auto"/>
      </w:pPr>
      <w:r>
        <w:separator/>
      </w:r>
    </w:p>
    <w:p w14:paraId="3357AD85" w14:textId="77777777" w:rsidR="001E3211" w:rsidRDefault="001E3211"/>
    <w:p w14:paraId="45A8A414" w14:textId="77777777" w:rsidR="001E3211" w:rsidRDefault="001E3211" w:rsidP="00821217"/>
    <w:p w14:paraId="71AB6828" w14:textId="77777777" w:rsidR="001E3211" w:rsidRDefault="001E3211" w:rsidP="00757A89"/>
  </w:endnote>
  <w:endnote w:type="continuationSeparator" w:id="0">
    <w:p w14:paraId="24F7D94B" w14:textId="77777777" w:rsidR="001E3211" w:rsidRDefault="001E3211">
      <w:pPr>
        <w:spacing w:line="240" w:lineRule="auto"/>
      </w:pPr>
      <w:r>
        <w:continuationSeparator/>
      </w:r>
    </w:p>
    <w:p w14:paraId="5357C7BE" w14:textId="77777777" w:rsidR="001E3211" w:rsidRDefault="001E3211"/>
    <w:p w14:paraId="6996B863" w14:textId="77777777" w:rsidR="001E3211" w:rsidRDefault="001E3211" w:rsidP="00821217"/>
    <w:p w14:paraId="562C8B2D" w14:textId="77777777" w:rsidR="001E3211" w:rsidRDefault="001E3211"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109667"/>
      <w:docPartObj>
        <w:docPartGallery w:val="Page Numbers (Bottom of Page)"/>
        <w:docPartUnique/>
      </w:docPartObj>
    </w:sdtPr>
    <w:sdtContent>
      <w:p w14:paraId="07583BCE" w14:textId="6E2EAE2D"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C3A2B8" w14:textId="189E2E05" w:rsidR="00AD4706" w:rsidRDefault="00AD4706" w:rsidP="0076348A">
    <w:pPr>
      <w:spacing w:line="259"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21321"/>
      <w:docPartObj>
        <w:docPartGallery w:val="Page Numbers (Bottom of Page)"/>
        <w:docPartUnique/>
      </w:docPartObj>
    </w:sdtPr>
    <w:sdtContent>
      <w:p w14:paraId="2668A765" w14:textId="5CF50018"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DD4327" w14:textId="3A662D59" w:rsidR="005C35C8" w:rsidRDefault="005C3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2EC93EC3" w:rsidR="00AD4706" w:rsidRDefault="00AD4706">
    <w:pPr>
      <w:spacing w:line="259" w:lineRule="auto"/>
      <w:jc w:val="center"/>
    </w:pPr>
  </w:p>
  <w:p w14:paraId="37622E4B" w14:textId="77777777" w:rsidR="00AD4706" w:rsidRDefault="00AD4706"/>
  <w:p w14:paraId="59666000" w14:textId="77777777" w:rsidR="00AD4706" w:rsidRDefault="00AD4706" w:rsidP="00821217"/>
  <w:p w14:paraId="25CBE373" w14:textId="77777777" w:rsidR="00AD4706" w:rsidRDefault="00AD4706"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639D2" w14:textId="77777777" w:rsidR="001E3211" w:rsidRDefault="001E3211">
      <w:pPr>
        <w:spacing w:after="69" w:line="261" w:lineRule="auto"/>
        <w:ind w:left="202" w:right="202"/>
      </w:pPr>
      <w:r>
        <w:separator/>
      </w:r>
    </w:p>
    <w:p w14:paraId="02551059" w14:textId="77777777" w:rsidR="001E3211" w:rsidRDefault="001E3211"/>
    <w:p w14:paraId="1460DEC2" w14:textId="77777777" w:rsidR="001E3211" w:rsidRDefault="001E3211" w:rsidP="00821217"/>
    <w:p w14:paraId="634E6356" w14:textId="77777777" w:rsidR="001E3211" w:rsidRDefault="001E3211" w:rsidP="00757A89"/>
  </w:footnote>
  <w:footnote w:type="continuationSeparator" w:id="0">
    <w:p w14:paraId="7CF75A52" w14:textId="77777777" w:rsidR="001E3211" w:rsidRDefault="001E3211">
      <w:pPr>
        <w:spacing w:after="69" w:line="261" w:lineRule="auto"/>
        <w:ind w:left="202" w:right="202"/>
      </w:pPr>
      <w:r>
        <w:continuationSeparator/>
      </w:r>
    </w:p>
    <w:p w14:paraId="3850EC7B" w14:textId="77777777" w:rsidR="001E3211" w:rsidRDefault="001E3211"/>
    <w:p w14:paraId="138D0BB8" w14:textId="77777777" w:rsidR="001E3211" w:rsidRDefault="001E3211" w:rsidP="00821217"/>
    <w:p w14:paraId="25074DF0" w14:textId="77777777" w:rsidR="001E3211" w:rsidRDefault="001E3211"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923800832">
    <w:abstractNumId w:val="3"/>
  </w:num>
  <w:num w:numId="2" w16cid:durableId="1738479716">
    <w:abstractNumId w:val="4"/>
  </w:num>
  <w:num w:numId="3" w16cid:durableId="825165127">
    <w:abstractNumId w:val="0"/>
  </w:num>
  <w:num w:numId="4" w16cid:durableId="5720605">
    <w:abstractNumId w:val="1"/>
  </w:num>
  <w:num w:numId="5" w16cid:durableId="20434332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Wen">
    <w15:presenceInfo w15:providerId="None" w15:userId="Richard W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0CBD"/>
    <w:rsid w:val="00002813"/>
    <w:rsid w:val="000031D5"/>
    <w:rsid w:val="000041C9"/>
    <w:rsid w:val="00005665"/>
    <w:rsid w:val="00006229"/>
    <w:rsid w:val="0000648D"/>
    <w:rsid w:val="00007088"/>
    <w:rsid w:val="0001024C"/>
    <w:rsid w:val="000102DB"/>
    <w:rsid w:val="0001065F"/>
    <w:rsid w:val="00010764"/>
    <w:rsid w:val="0001271A"/>
    <w:rsid w:val="000146F3"/>
    <w:rsid w:val="00014EA1"/>
    <w:rsid w:val="00015045"/>
    <w:rsid w:val="0001573A"/>
    <w:rsid w:val="00016DEE"/>
    <w:rsid w:val="00020C3A"/>
    <w:rsid w:val="00021E8C"/>
    <w:rsid w:val="000226B3"/>
    <w:rsid w:val="00023672"/>
    <w:rsid w:val="000249FF"/>
    <w:rsid w:val="00024B6A"/>
    <w:rsid w:val="0002593F"/>
    <w:rsid w:val="000259D2"/>
    <w:rsid w:val="000275B3"/>
    <w:rsid w:val="00027632"/>
    <w:rsid w:val="00027E81"/>
    <w:rsid w:val="000313B7"/>
    <w:rsid w:val="00031A8C"/>
    <w:rsid w:val="000324B9"/>
    <w:rsid w:val="000357B3"/>
    <w:rsid w:val="00035BE2"/>
    <w:rsid w:val="000409C8"/>
    <w:rsid w:val="00041845"/>
    <w:rsid w:val="000428BF"/>
    <w:rsid w:val="0004333B"/>
    <w:rsid w:val="000447AA"/>
    <w:rsid w:val="00051273"/>
    <w:rsid w:val="00051803"/>
    <w:rsid w:val="000518F8"/>
    <w:rsid w:val="000522D6"/>
    <w:rsid w:val="00052CAA"/>
    <w:rsid w:val="00053329"/>
    <w:rsid w:val="00054097"/>
    <w:rsid w:val="0005512F"/>
    <w:rsid w:val="00055598"/>
    <w:rsid w:val="00055A18"/>
    <w:rsid w:val="00056345"/>
    <w:rsid w:val="00056751"/>
    <w:rsid w:val="00056D3F"/>
    <w:rsid w:val="0005709E"/>
    <w:rsid w:val="00060310"/>
    <w:rsid w:val="000614EF"/>
    <w:rsid w:val="00062207"/>
    <w:rsid w:val="00062F8A"/>
    <w:rsid w:val="0006543C"/>
    <w:rsid w:val="000702F9"/>
    <w:rsid w:val="00071C03"/>
    <w:rsid w:val="00072D53"/>
    <w:rsid w:val="00073294"/>
    <w:rsid w:val="00073FAB"/>
    <w:rsid w:val="0007485C"/>
    <w:rsid w:val="000752AD"/>
    <w:rsid w:val="00076339"/>
    <w:rsid w:val="000820DB"/>
    <w:rsid w:val="00085FA6"/>
    <w:rsid w:val="00090D8B"/>
    <w:rsid w:val="0009264D"/>
    <w:rsid w:val="000926DB"/>
    <w:rsid w:val="00093DAA"/>
    <w:rsid w:val="00095362"/>
    <w:rsid w:val="000A15A5"/>
    <w:rsid w:val="000A31BF"/>
    <w:rsid w:val="000A508D"/>
    <w:rsid w:val="000A57E5"/>
    <w:rsid w:val="000A623D"/>
    <w:rsid w:val="000A6952"/>
    <w:rsid w:val="000A6D24"/>
    <w:rsid w:val="000B0F3F"/>
    <w:rsid w:val="000B16BD"/>
    <w:rsid w:val="000B1C20"/>
    <w:rsid w:val="000B2306"/>
    <w:rsid w:val="000B230C"/>
    <w:rsid w:val="000B2D49"/>
    <w:rsid w:val="000B3092"/>
    <w:rsid w:val="000B33C8"/>
    <w:rsid w:val="000B402A"/>
    <w:rsid w:val="000B44B8"/>
    <w:rsid w:val="000B5B40"/>
    <w:rsid w:val="000C0801"/>
    <w:rsid w:val="000C22A6"/>
    <w:rsid w:val="000C555A"/>
    <w:rsid w:val="000C7C7D"/>
    <w:rsid w:val="000D163F"/>
    <w:rsid w:val="000D187D"/>
    <w:rsid w:val="000D39F5"/>
    <w:rsid w:val="000D64BF"/>
    <w:rsid w:val="000D6C24"/>
    <w:rsid w:val="000D6CEB"/>
    <w:rsid w:val="000D7340"/>
    <w:rsid w:val="000E02B6"/>
    <w:rsid w:val="000E0307"/>
    <w:rsid w:val="000E179E"/>
    <w:rsid w:val="000E212E"/>
    <w:rsid w:val="000E49E8"/>
    <w:rsid w:val="000E59F1"/>
    <w:rsid w:val="000F016D"/>
    <w:rsid w:val="000F0AB8"/>
    <w:rsid w:val="000F1FFD"/>
    <w:rsid w:val="000F2A6B"/>
    <w:rsid w:val="000F2F21"/>
    <w:rsid w:val="000F35A9"/>
    <w:rsid w:val="000F4203"/>
    <w:rsid w:val="000F45CF"/>
    <w:rsid w:val="000F4FCF"/>
    <w:rsid w:val="000F5C74"/>
    <w:rsid w:val="000F70F1"/>
    <w:rsid w:val="000F7D01"/>
    <w:rsid w:val="00100EA4"/>
    <w:rsid w:val="0010187A"/>
    <w:rsid w:val="001021AC"/>
    <w:rsid w:val="0010247E"/>
    <w:rsid w:val="0010427E"/>
    <w:rsid w:val="001042CE"/>
    <w:rsid w:val="00105101"/>
    <w:rsid w:val="001058EF"/>
    <w:rsid w:val="0010632F"/>
    <w:rsid w:val="00106D93"/>
    <w:rsid w:val="001072D9"/>
    <w:rsid w:val="001132FD"/>
    <w:rsid w:val="00113BFC"/>
    <w:rsid w:val="001143B2"/>
    <w:rsid w:val="00114444"/>
    <w:rsid w:val="0011603A"/>
    <w:rsid w:val="00116AD0"/>
    <w:rsid w:val="00117755"/>
    <w:rsid w:val="00121B30"/>
    <w:rsid w:val="001232F1"/>
    <w:rsid w:val="0012584F"/>
    <w:rsid w:val="00126436"/>
    <w:rsid w:val="00127113"/>
    <w:rsid w:val="001279A3"/>
    <w:rsid w:val="00130142"/>
    <w:rsid w:val="001323BE"/>
    <w:rsid w:val="00132639"/>
    <w:rsid w:val="00132CC3"/>
    <w:rsid w:val="00133532"/>
    <w:rsid w:val="00135516"/>
    <w:rsid w:val="001356C3"/>
    <w:rsid w:val="001360B4"/>
    <w:rsid w:val="00137543"/>
    <w:rsid w:val="001377B4"/>
    <w:rsid w:val="00141F4E"/>
    <w:rsid w:val="001426B7"/>
    <w:rsid w:val="00142D7F"/>
    <w:rsid w:val="001443EB"/>
    <w:rsid w:val="0014684A"/>
    <w:rsid w:val="00150563"/>
    <w:rsid w:val="001505EE"/>
    <w:rsid w:val="00150B0E"/>
    <w:rsid w:val="001518B5"/>
    <w:rsid w:val="00151A52"/>
    <w:rsid w:val="00151A63"/>
    <w:rsid w:val="00151ABF"/>
    <w:rsid w:val="00151D20"/>
    <w:rsid w:val="00152951"/>
    <w:rsid w:val="00153510"/>
    <w:rsid w:val="001547D7"/>
    <w:rsid w:val="0015528E"/>
    <w:rsid w:val="001556BA"/>
    <w:rsid w:val="00155C75"/>
    <w:rsid w:val="00157342"/>
    <w:rsid w:val="00157DAA"/>
    <w:rsid w:val="001625AE"/>
    <w:rsid w:val="00164044"/>
    <w:rsid w:val="001640DF"/>
    <w:rsid w:val="00164B38"/>
    <w:rsid w:val="00164B83"/>
    <w:rsid w:val="00166418"/>
    <w:rsid w:val="00167FF7"/>
    <w:rsid w:val="0017040A"/>
    <w:rsid w:val="00171311"/>
    <w:rsid w:val="00173D7C"/>
    <w:rsid w:val="001743BC"/>
    <w:rsid w:val="0017597D"/>
    <w:rsid w:val="00177545"/>
    <w:rsid w:val="0017782C"/>
    <w:rsid w:val="00180E9C"/>
    <w:rsid w:val="00181BB8"/>
    <w:rsid w:val="00182613"/>
    <w:rsid w:val="00183328"/>
    <w:rsid w:val="0018395D"/>
    <w:rsid w:val="00184BC1"/>
    <w:rsid w:val="001851CB"/>
    <w:rsid w:val="00186968"/>
    <w:rsid w:val="0018709E"/>
    <w:rsid w:val="001900AA"/>
    <w:rsid w:val="00190375"/>
    <w:rsid w:val="00190AAD"/>
    <w:rsid w:val="0019146D"/>
    <w:rsid w:val="00191B8B"/>
    <w:rsid w:val="00192BCB"/>
    <w:rsid w:val="00193A1B"/>
    <w:rsid w:val="001957EC"/>
    <w:rsid w:val="0019639A"/>
    <w:rsid w:val="001965BF"/>
    <w:rsid w:val="00196BF2"/>
    <w:rsid w:val="0019747E"/>
    <w:rsid w:val="001A0490"/>
    <w:rsid w:val="001A0D5D"/>
    <w:rsid w:val="001A1782"/>
    <w:rsid w:val="001A28A2"/>
    <w:rsid w:val="001A4AC5"/>
    <w:rsid w:val="001A4E15"/>
    <w:rsid w:val="001A518D"/>
    <w:rsid w:val="001A542C"/>
    <w:rsid w:val="001A702D"/>
    <w:rsid w:val="001B14C4"/>
    <w:rsid w:val="001B1E9B"/>
    <w:rsid w:val="001B1F8E"/>
    <w:rsid w:val="001B2687"/>
    <w:rsid w:val="001B2D9D"/>
    <w:rsid w:val="001B36EB"/>
    <w:rsid w:val="001B5818"/>
    <w:rsid w:val="001B6679"/>
    <w:rsid w:val="001B6A5E"/>
    <w:rsid w:val="001C013C"/>
    <w:rsid w:val="001C01D1"/>
    <w:rsid w:val="001C0E98"/>
    <w:rsid w:val="001C0F20"/>
    <w:rsid w:val="001C370B"/>
    <w:rsid w:val="001C417F"/>
    <w:rsid w:val="001C5172"/>
    <w:rsid w:val="001C5897"/>
    <w:rsid w:val="001C595B"/>
    <w:rsid w:val="001C61B2"/>
    <w:rsid w:val="001C64E5"/>
    <w:rsid w:val="001C6D49"/>
    <w:rsid w:val="001C7202"/>
    <w:rsid w:val="001C7EB0"/>
    <w:rsid w:val="001D0491"/>
    <w:rsid w:val="001D11C3"/>
    <w:rsid w:val="001D1756"/>
    <w:rsid w:val="001D1DC0"/>
    <w:rsid w:val="001D274C"/>
    <w:rsid w:val="001D4CE2"/>
    <w:rsid w:val="001D526D"/>
    <w:rsid w:val="001D5597"/>
    <w:rsid w:val="001D5CE9"/>
    <w:rsid w:val="001D6763"/>
    <w:rsid w:val="001D6F4B"/>
    <w:rsid w:val="001D742D"/>
    <w:rsid w:val="001E047A"/>
    <w:rsid w:val="001E1861"/>
    <w:rsid w:val="001E18DF"/>
    <w:rsid w:val="001E29CD"/>
    <w:rsid w:val="001E3211"/>
    <w:rsid w:val="001E3772"/>
    <w:rsid w:val="001E409C"/>
    <w:rsid w:val="001E48CD"/>
    <w:rsid w:val="001E6CF1"/>
    <w:rsid w:val="001F1B87"/>
    <w:rsid w:val="001F2A71"/>
    <w:rsid w:val="001F4212"/>
    <w:rsid w:val="001F4F8D"/>
    <w:rsid w:val="001F5BE2"/>
    <w:rsid w:val="001F6B15"/>
    <w:rsid w:val="001F7E7C"/>
    <w:rsid w:val="00200775"/>
    <w:rsid w:val="002027BC"/>
    <w:rsid w:val="00203BBA"/>
    <w:rsid w:val="0020484C"/>
    <w:rsid w:val="00204F38"/>
    <w:rsid w:val="00205BEA"/>
    <w:rsid w:val="00206A5B"/>
    <w:rsid w:val="00206B17"/>
    <w:rsid w:val="00207EB7"/>
    <w:rsid w:val="00210417"/>
    <w:rsid w:val="00211FF0"/>
    <w:rsid w:val="00212C81"/>
    <w:rsid w:val="00212D20"/>
    <w:rsid w:val="00213CDB"/>
    <w:rsid w:val="00214348"/>
    <w:rsid w:val="0021683D"/>
    <w:rsid w:val="002176C8"/>
    <w:rsid w:val="00223181"/>
    <w:rsid w:val="002235F5"/>
    <w:rsid w:val="002237CA"/>
    <w:rsid w:val="00224955"/>
    <w:rsid w:val="00224F72"/>
    <w:rsid w:val="002256ED"/>
    <w:rsid w:val="00225B80"/>
    <w:rsid w:val="0022608C"/>
    <w:rsid w:val="00226754"/>
    <w:rsid w:val="00226E12"/>
    <w:rsid w:val="00227B23"/>
    <w:rsid w:val="00227EA3"/>
    <w:rsid w:val="00230C17"/>
    <w:rsid w:val="00230C5F"/>
    <w:rsid w:val="002316AB"/>
    <w:rsid w:val="00232AFA"/>
    <w:rsid w:val="00233138"/>
    <w:rsid w:val="00234C27"/>
    <w:rsid w:val="00236ED3"/>
    <w:rsid w:val="002379E8"/>
    <w:rsid w:val="00237CB0"/>
    <w:rsid w:val="00240462"/>
    <w:rsid w:val="00240796"/>
    <w:rsid w:val="00241FD3"/>
    <w:rsid w:val="0024286A"/>
    <w:rsid w:val="00242D39"/>
    <w:rsid w:val="00245EC9"/>
    <w:rsid w:val="0024654D"/>
    <w:rsid w:val="002467EF"/>
    <w:rsid w:val="0024799C"/>
    <w:rsid w:val="00250736"/>
    <w:rsid w:val="002514FA"/>
    <w:rsid w:val="00251803"/>
    <w:rsid w:val="00252A0C"/>
    <w:rsid w:val="00253DB8"/>
    <w:rsid w:val="00253DDE"/>
    <w:rsid w:val="002570C0"/>
    <w:rsid w:val="00257220"/>
    <w:rsid w:val="00257F9F"/>
    <w:rsid w:val="00261FBF"/>
    <w:rsid w:val="00262289"/>
    <w:rsid w:val="00262F6D"/>
    <w:rsid w:val="002634BB"/>
    <w:rsid w:val="00263A95"/>
    <w:rsid w:val="00264AA1"/>
    <w:rsid w:val="00264F8B"/>
    <w:rsid w:val="00265801"/>
    <w:rsid w:val="00265DE8"/>
    <w:rsid w:val="00266277"/>
    <w:rsid w:val="00267F4E"/>
    <w:rsid w:val="00270458"/>
    <w:rsid w:val="002717DB"/>
    <w:rsid w:val="00273409"/>
    <w:rsid w:val="00275A9E"/>
    <w:rsid w:val="00275F41"/>
    <w:rsid w:val="0028278E"/>
    <w:rsid w:val="0028326E"/>
    <w:rsid w:val="00284147"/>
    <w:rsid w:val="00285132"/>
    <w:rsid w:val="0028558A"/>
    <w:rsid w:val="00286CB7"/>
    <w:rsid w:val="00286F42"/>
    <w:rsid w:val="002879E1"/>
    <w:rsid w:val="00287FD4"/>
    <w:rsid w:val="00291BD0"/>
    <w:rsid w:val="00291D64"/>
    <w:rsid w:val="002924B6"/>
    <w:rsid w:val="0029277D"/>
    <w:rsid w:val="00293EF8"/>
    <w:rsid w:val="0029446E"/>
    <w:rsid w:val="0029551B"/>
    <w:rsid w:val="002968BC"/>
    <w:rsid w:val="00296C3D"/>
    <w:rsid w:val="00296FCE"/>
    <w:rsid w:val="002A0C65"/>
    <w:rsid w:val="002A269B"/>
    <w:rsid w:val="002A426A"/>
    <w:rsid w:val="002A47CE"/>
    <w:rsid w:val="002A6827"/>
    <w:rsid w:val="002A7926"/>
    <w:rsid w:val="002A79EC"/>
    <w:rsid w:val="002B0356"/>
    <w:rsid w:val="002B2798"/>
    <w:rsid w:val="002B34FE"/>
    <w:rsid w:val="002B3618"/>
    <w:rsid w:val="002B6232"/>
    <w:rsid w:val="002B7AEA"/>
    <w:rsid w:val="002C0475"/>
    <w:rsid w:val="002C04EB"/>
    <w:rsid w:val="002C11D6"/>
    <w:rsid w:val="002C1871"/>
    <w:rsid w:val="002C1E18"/>
    <w:rsid w:val="002C1E69"/>
    <w:rsid w:val="002C3064"/>
    <w:rsid w:val="002C3BD5"/>
    <w:rsid w:val="002C4872"/>
    <w:rsid w:val="002C4C29"/>
    <w:rsid w:val="002C641E"/>
    <w:rsid w:val="002C72B7"/>
    <w:rsid w:val="002C746E"/>
    <w:rsid w:val="002C7CAC"/>
    <w:rsid w:val="002C7E0A"/>
    <w:rsid w:val="002C7F02"/>
    <w:rsid w:val="002D08CD"/>
    <w:rsid w:val="002D0A6E"/>
    <w:rsid w:val="002D10D5"/>
    <w:rsid w:val="002D1331"/>
    <w:rsid w:val="002D1869"/>
    <w:rsid w:val="002D5389"/>
    <w:rsid w:val="002D68ED"/>
    <w:rsid w:val="002E170C"/>
    <w:rsid w:val="002E23DC"/>
    <w:rsid w:val="002E3350"/>
    <w:rsid w:val="002E6680"/>
    <w:rsid w:val="002E69C5"/>
    <w:rsid w:val="002E6C61"/>
    <w:rsid w:val="002E6E07"/>
    <w:rsid w:val="002E75F9"/>
    <w:rsid w:val="002F0304"/>
    <w:rsid w:val="002F0770"/>
    <w:rsid w:val="002F10E1"/>
    <w:rsid w:val="002F1124"/>
    <w:rsid w:val="002F2AB1"/>
    <w:rsid w:val="002F2E6F"/>
    <w:rsid w:val="002F38FA"/>
    <w:rsid w:val="002F3C91"/>
    <w:rsid w:val="002F3E37"/>
    <w:rsid w:val="002F4D87"/>
    <w:rsid w:val="002F4DCA"/>
    <w:rsid w:val="002F4E9D"/>
    <w:rsid w:val="002F5C6B"/>
    <w:rsid w:val="002F5DA2"/>
    <w:rsid w:val="002F5DFF"/>
    <w:rsid w:val="003000A7"/>
    <w:rsid w:val="00302354"/>
    <w:rsid w:val="003027FA"/>
    <w:rsid w:val="0030515F"/>
    <w:rsid w:val="00306010"/>
    <w:rsid w:val="00306DB4"/>
    <w:rsid w:val="00307DCA"/>
    <w:rsid w:val="003106DE"/>
    <w:rsid w:val="00311591"/>
    <w:rsid w:val="00312B3A"/>
    <w:rsid w:val="00312DAF"/>
    <w:rsid w:val="00313BEB"/>
    <w:rsid w:val="00315650"/>
    <w:rsid w:val="00315CBB"/>
    <w:rsid w:val="00315DC0"/>
    <w:rsid w:val="00315F15"/>
    <w:rsid w:val="0032018B"/>
    <w:rsid w:val="00321E64"/>
    <w:rsid w:val="00322903"/>
    <w:rsid w:val="003239CF"/>
    <w:rsid w:val="0032511B"/>
    <w:rsid w:val="00325BAF"/>
    <w:rsid w:val="00327D49"/>
    <w:rsid w:val="003328A0"/>
    <w:rsid w:val="00333CBF"/>
    <w:rsid w:val="00334FF3"/>
    <w:rsid w:val="003364A2"/>
    <w:rsid w:val="00337E28"/>
    <w:rsid w:val="003423E4"/>
    <w:rsid w:val="00342420"/>
    <w:rsid w:val="00342902"/>
    <w:rsid w:val="00342AE1"/>
    <w:rsid w:val="00344C96"/>
    <w:rsid w:val="00344CFC"/>
    <w:rsid w:val="00344F27"/>
    <w:rsid w:val="0034523C"/>
    <w:rsid w:val="00346D10"/>
    <w:rsid w:val="003470BE"/>
    <w:rsid w:val="00347228"/>
    <w:rsid w:val="003473E5"/>
    <w:rsid w:val="00347707"/>
    <w:rsid w:val="003506FC"/>
    <w:rsid w:val="00350DBB"/>
    <w:rsid w:val="00351B8A"/>
    <w:rsid w:val="0035318B"/>
    <w:rsid w:val="0035324F"/>
    <w:rsid w:val="003534DA"/>
    <w:rsid w:val="00355FA2"/>
    <w:rsid w:val="003572E6"/>
    <w:rsid w:val="00360076"/>
    <w:rsid w:val="0036252A"/>
    <w:rsid w:val="003636AE"/>
    <w:rsid w:val="00363933"/>
    <w:rsid w:val="00364F4F"/>
    <w:rsid w:val="003652BA"/>
    <w:rsid w:val="0036577E"/>
    <w:rsid w:val="003662A3"/>
    <w:rsid w:val="00370151"/>
    <w:rsid w:val="00370F9D"/>
    <w:rsid w:val="00370FA6"/>
    <w:rsid w:val="00372D4D"/>
    <w:rsid w:val="00372F1C"/>
    <w:rsid w:val="00373FF4"/>
    <w:rsid w:val="0037412E"/>
    <w:rsid w:val="003743E7"/>
    <w:rsid w:val="003746A1"/>
    <w:rsid w:val="00374FC7"/>
    <w:rsid w:val="0037595F"/>
    <w:rsid w:val="00375A71"/>
    <w:rsid w:val="00376300"/>
    <w:rsid w:val="00376C7E"/>
    <w:rsid w:val="00376F3B"/>
    <w:rsid w:val="0037737F"/>
    <w:rsid w:val="00377F57"/>
    <w:rsid w:val="00383088"/>
    <w:rsid w:val="00385E49"/>
    <w:rsid w:val="00386B16"/>
    <w:rsid w:val="00387592"/>
    <w:rsid w:val="00387FCA"/>
    <w:rsid w:val="0039151B"/>
    <w:rsid w:val="00392A06"/>
    <w:rsid w:val="00392A1C"/>
    <w:rsid w:val="00392B1B"/>
    <w:rsid w:val="00393ABB"/>
    <w:rsid w:val="00393C38"/>
    <w:rsid w:val="003946AF"/>
    <w:rsid w:val="00394E98"/>
    <w:rsid w:val="00397D35"/>
    <w:rsid w:val="003A030B"/>
    <w:rsid w:val="003A08D5"/>
    <w:rsid w:val="003A1582"/>
    <w:rsid w:val="003A21D9"/>
    <w:rsid w:val="003A2961"/>
    <w:rsid w:val="003A331A"/>
    <w:rsid w:val="003A4CDE"/>
    <w:rsid w:val="003A786C"/>
    <w:rsid w:val="003B1F2B"/>
    <w:rsid w:val="003B1FF3"/>
    <w:rsid w:val="003B2C9B"/>
    <w:rsid w:val="003B3448"/>
    <w:rsid w:val="003B3861"/>
    <w:rsid w:val="003B43C0"/>
    <w:rsid w:val="003B556B"/>
    <w:rsid w:val="003B6023"/>
    <w:rsid w:val="003B673E"/>
    <w:rsid w:val="003C0E50"/>
    <w:rsid w:val="003C26C6"/>
    <w:rsid w:val="003C3214"/>
    <w:rsid w:val="003C42FB"/>
    <w:rsid w:val="003C6CB9"/>
    <w:rsid w:val="003C7B9C"/>
    <w:rsid w:val="003D0C39"/>
    <w:rsid w:val="003D1B82"/>
    <w:rsid w:val="003D2C48"/>
    <w:rsid w:val="003D3E73"/>
    <w:rsid w:val="003D5DD3"/>
    <w:rsid w:val="003D6032"/>
    <w:rsid w:val="003D7461"/>
    <w:rsid w:val="003D74FD"/>
    <w:rsid w:val="003E1D44"/>
    <w:rsid w:val="003E2665"/>
    <w:rsid w:val="003E3434"/>
    <w:rsid w:val="003E64AA"/>
    <w:rsid w:val="003E70FF"/>
    <w:rsid w:val="003F02AD"/>
    <w:rsid w:val="003F0443"/>
    <w:rsid w:val="003F1834"/>
    <w:rsid w:val="003F4FD9"/>
    <w:rsid w:val="003F5059"/>
    <w:rsid w:val="003F61C8"/>
    <w:rsid w:val="003F6200"/>
    <w:rsid w:val="003F73C1"/>
    <w:rsid w:val="00400FC4"/>
    <w:rsid w:val="00401991"/>
    <w:rsid w:val="00401DF8"/>
    <w:rsid w:val="004056BE"/>
    <w:rsid w:val="0040583B"/>
    <w:rsid w:val="00405D5F"/>
    <w:rsid w:val="0040649C"/>
    <w:rsid w:val="004124D9"/>
    <w:rsid w:val="00413779"/>
    <w:rsid w:val="00413D66"/>
    <w:rsid w:val="004141BB"/>
    <w:rsid w:val="00414D1D"/>
    <w:rsid w:val="00414D67"/>
    <w:rsid w:val="00415637"/>
    <w:rsid w:val="00416334"/>
    <w:rsid w:val="004179C3"/>
    <w:rsid w:val="00417A76"/>
    <w:rsid w:val="00417D2C"/>
    <w:rsid w:val="00417F1E"/>
    <w:rsid w:val="0042022B"/>
    <w:rsid w:val="00420FD6"/>
    <w:rsid w:val="00420FE3"/>
    <w:rsid w:val="004237BC"/>
    <w:rsid w:val="0042728A"/>
    <w:rsid w:val="00427AFD"/>
    <w:rsid w:val="004315C1"/>
    <w:rsid w:val="00431A4A"/>
    <w:rsid w:val="00433219"/>
    <w:rsid w:val="004363DD"/>
    <w:rsid w:val="00440848"/>
    <w:rsid w:val="0044195D"/>
    <w:rsid w:val="00443622"/>
    <w:rsid w:val="004440DA"/>
    <w:rsid w:val="00444381"/>
    <w:rsid w:val="00444CA7"/>
    <w:rsid w:val="004450E1"/>
    <w:rsid w:val="00445A7C"/>
    <w:rsid w:val="00445EE0"/>
    <w:rsid w:val="00446B6D"/>
    <w:rsid w:val="00446CCC"/>
    <w:rsid w:val="00447020"/>
    <w:rsid w:val="0045070D"/>
    <w:rsid w:val="00452496"/>
    <w:rsid w:val="00453C25"/>
    <w:rsid w:val="00454B86"/>
    <w:rsid w:val="00455097"/>
    <w:rsid w:val="00455239"/>
    <w:rsid w:val="0046069D"/>
    <w:rsid w:val="004606FF"/>
    <w:rsid w:val="0046072E"/>
    <w:rsid w:val="00462806"/>
    <w:rsid w:val="0046289A"/>
    <w:rsid w:val="00462A3F"/>
    <w:rsid w:val="00462A84"/>
    <w:rsid w:val="00464B07"/>
    <w:rsid w:val="00464BF2"/>
    <w:rsid w:val="00465E27"/>
    <w:rsid w:val="00467A27"/>
    <w:rsid w:val="00467EE3"/>
    <w:rsid w:val="004707F1"/>
    <w:rsid w:val="004713C9"/>
    <w:rsid w:val="00472BDF"/>
    <w:rsid w:val="00473439"/>
    <w:rsid w:val="0047402D"/>
    <w:rsid w:val="00476F1D"/>
    <w:rsid w:val="00480176"/>
    <w:rsid w:val="00480D29"/>
    <w:rsid w:val="00481DC4"/>
    <w:rsid w:val="00482168"/>
    <w:rsid w:val="004830BA"/>
    <w:rsid w:val="004853DC"/>
    <w:rsid w:val="0048578A"/>
    <w:rsid w:val="004858CF"/>
    <w:rsid w:val="00485995"/>
    <w:rsid w:val="004867D9"/>
    <w:rsid w:val="00486B47"/>
    <w:rsid w:val="004913F4"/>
    <w:rsid w:val="00491534"/>
    <w:rsid w:val="00493AAE"/>
    <w:rsid w:val="00493F39"/>
    <w:rsid w:val="00493F89"/>
    <w:rsid w:val="00494366"/>
    <w:rsid w:val="00494AA1"/>
    <w:rsid w:val="00495953"/>
    <w:rsid w:val="00495A64"/>
    <w:rsid w:val="00497819"/>
    <w:rsid w:val="00497EEE"/>
    <w:rsid w:val="004A2C31"/>
    <w:rsid w:val="004A3CA6"/>
    <w:rsid w:val="004A3D0C"/>
    <w:rsid w:val="004A4722"/>
    <w:rsid w:val="004A492D"/>
    <w:rsid w:val="004A4B79"/>
    <w:rsid w:val="004B099D"/>
    <w:rsid w:val="004B119E"/>
    <w:rsid w:val="004B4AB9"/>
    <w:rsid w:val="004B634F"/>
    <w:rsid w:val="004C18AE"/>
    <w:rsid w:val="004C692B"/>
    <w:rsid w:val="004C78B4"/>
    <w:rsid w:val="004D052A"/>
    <w:rsid w:val="004D11C9"/>
    <w:rsid w:val="004D312C"/>
    <w:rsid w:val="004D351B"/>
    <w:rsid w:val="004D38E4"/>
    <w:rsid w:val="004D4F0B"/>
    <w:rsid w:val="004D4FF1"/>
    <w:rsid w:val="004E0A86"/>
    <w:rsid w:val="004E38FC"/>
    <w:rsid w:val="004E3D1A"/>
    <w:rsid w:val="004E4254"/>
    <w:rsid w:val="004E4D01"/>
    <w:rsid w:val="004E513E"/>
    <w:rsid w:val="004E51C3"/>
    <w:rsid w:val="004E65B4"/>
    <w:rsid w:val="004E7C5A"/>
    <w:rsid w:val="004F0342"/>
    <w:rsid w:val="004F0B61"/>
    <w:rsid w:val="004F0D78"/>
    <w:rsid w:val="004F178C"/>
    <w:rsid w:val="004F1E04"/>
    <w:rsid w:val="004F2278"/>
    <w:rsid w:val="004F43D6"/>
    <w:rsid w:val="004F4835"/>
    <w:rsid w:val="004F5089"/>
    <w:rsid w:val="004F73E3"/>
    <w:rsid w:val="00500156"/>
    <w:rsid w:val="005002DA"/>
    <w:rsid w:val="00501A13"/>
    <w:rsid w:val="005021A6"/>
    <w:rsid w:val="005034E1"/>
    <w:rsid w:val="0050422F"/>
    <w:rsid w:val="00505956"/>
    <w:rsid w:val="00505CDB"/>
    <w:rsid w:val="005061F6"/>
    <w:rsid w:val="00506AD7"/>
    <w:rsid w:val="00506BB5"/>
    <w:rsid w:val="005079B5"/>
    <w:rsid w:val="00511C41"/>
    <w:rsid w:val="005122B0"/>
    <w:rsid w:val="005135C9"/>
    <w:rsid w:val="0051476C"/>
    <w:rsid w:val="00514D5E"/>
    <w:rsid w:val="00516B13"/>
    <w:rsid w:val="00516BE8"/>
    <w:rsid w:val="00516E80"/>
    <w:rsid w:val="00517A7A"/>
    <w:rsid w:val="00522570"/>
    <w:rsid w:val="00523508"/>
    <w:rsid w:val="00523D2F"/>
    <w:rsid w:val="0052430A"/>
    <w:rsid w:val="00526838"/>
    <w:rsid w:val="0053108A"/>
    <w:rsid w:val="00531726"/>
    <w:rsid w:val="005320AB"/>
    <w:rsid w:val="005327EE"/>
    <w:rsid w:val="00532802"/>
    <w:rsid w:val="00534738"/>
    <w:rsid w:val="00534A7B"/>
    <w:rsid w:val="00534FBA"/>
    <w:rsid w:val="00540FD7"/>
    <w:rsid w:val="00541BE9"/>
    <w:rsid w:val="00542388"/>
    <w:rsid w:val="00545CB7"/>
    <w:rsid w:val="005465FD"/>
    <w:rsid w:val="005474D6"/>
    <w:rsid w:val="005479D5"/>
    <w:rsid w:val="0055024D"/>
    <w:rsid w:val="0055034E"/>
    <w:rsid w:val="00550F1C"/>
    <w:rsid w:val="00550FB0"/>
    <w:rsid w:val="005510BF"/>
    <w:rsid w:val="00551F27"/>
    <w:rsid w:val="005528BF"/>
    <w:rsid w:val="00552BE6"/>
    <w:rsid w:val="005532EB"/>
    <w:rsid w:val="005538B5"/>
    <w:rsid w:val="00553932"/>
    <w:rsid w:val="005552A6"/>
    <w:rsid w:val="00555CAA"/>
    <w:rsid w:val="00557A74"/>
    <w:rsid w:val="005602C5"/>
    <w:rsid w:val="0056068C"/>
    <w:rsid w:val="00561712"/>
    <w:rsid w:val="00562CFD"/>
    <w:rsid w:val="0056599B"/>
    <w:rsid w:val="00565C90"/>
    <w:rsid w:val="00570D04"/>
    <w:rsid w:val="0057181E"/>
    <w:rsid w:val="0057268B"/>
    <w:rsid w:val="00572E36"/>
    <w:rsid w:val="00573230"/>
    <w:rsid w:val="00573403"/>
    <w:rsid w:val="005739F7"/>
    <w:rsid w:val="0057419E"/>
    <w:rsid w:val="005748C7"/>
    <w:rsid w:val="00574A83"/>
    <w:rsid w:val="0057506A"/>
    <w:rsid w:val="005767B2"/>
    <w:rsid w:val="00577E8E"/>
    <w:rsid w:val="00580A22"/>
    <w:rsid w:val="00582AC4"/>
    <w:rsid w:val="00585227"/>
    <w:rsid w:val="00585879"/>
    <w:rsid w:val="00587BE7"/>
    <w:rsid w:val="00590100"/>
    <w:rsid w:val="0059099D"/>
    <w:rsid w:val="005928A2"/>
    <w:rsid w:val="005949A6"/>
    <w:rsid w:val="0059520D"/>
    <w:rsid w:val="0059675A"/>
    <w:rsid w:val="00596C09"/>
    <w:rsid w:val="00596F6C"/>
    <w:rsid w:val="005A0199"/>
    <w:rsid w:val="005A0F06"/>
    <w:rsid w:val="005A104E"/>
    <w:rsid w:val="005A31AF"/>
    <w:rsid w:val="005A35CE"/>
    <w:rsid w:val="005A41F0"/>
    <w:rsid w:val="005A668E"/>
    <w:rsid w:val="005A6930"/>
    <w:rsid w:val="005B2699"/>
    <w:rsid w:val="005B2B97"/>
    <w:rsid w:val="005B47F9"/>
    <w:rsid w:val="005B6649"/>
    <w:rsid w:val="005B6683"/>
    <w:rsid w:val="005B75BE"/>
    <w:rsid w:val="005B7AA7"/>
    <w:rsid w:val="005C2816"/>
    <w:rsid w:val="005C2E2B"/>
    <w:rsid w:val="005C35C8"/>
    <w:rsid w:val="005C395B"/>
    <w:rsid w:val="005C5B26"/>
    <w:rsid w:val="005C5D24"/>
    <w:rsid w:val="005C5FEC"/>
    <w:rsid w:val="005D08BB"/>
    <w:rsid w:val="005D145B"/>
    <w:rsid w:val="005D5F3B"/>
    <w:rsid w:val="005D610A"/>
    <w:rsid w:val="005D6781"/>
    <w:rsid w:val="005D67CF"/>
    <w:rsid w:val="005E0A9D"/>
    <w:rsid w:val="005E0BBB"/>
    <w:rsid w:val="005E17EC"/>
    <w:rsid w:val="005E1E44"/>
    <w:rsid w:val="005E2D4A"/>
    <w:rsid w:val="005E3347"/>
    <w:rsid w:val="005E3D35"/>
    <w:rsid w:val="005E4186"/>
    <w:rsid w:val="005E49D9"/>
    <w:rsid w:val="005E4DA7"/>
    <w:rsid w:val="005E5494"/>
    <w:rsid w:val="005E5A56"/>
    <w:rsid w:val="005E5FF1"/>
    <w:rsid w:val="005F024A"/>
    <w:rsid w:val="005F0501"/>
    <w:rsid w:val="005F25C4"/>
    <w:rsid w:val="005F31C8"/>
    <w:rsid w:val="005F4AA5"/>
    <w:rsid w:val="005F5CB1"/>
    <w:rsid w:val="005F6310"/>
    <w:rsid w:val="005F6762"/>
    <w:rsid w:val="005F7FB4"/>
    <w:rsid w:val="00600124"/>
    <w:rsid w:val="0060068C"/>
    <w:rsid w:val="00600694"/>
    <w:rsid w:val="00600DA1"/>
    <w:rsid w:val="00601763"/>
    <w:rsid w:val="006020F7"/>
    <w:rsid w:val="00602526"/>
    <w:rsid w:val="00603C28"/>
    <w:rsid w:val="00603DFF"/>
    <w:rsid w:val="00605283"/>
    <w:rsid w:val="006069D5"/>
    <w:rsid w:val="00607AFD"/>
    <w:rsid w:val="00607D86"/>
    <w:rsid w:val="00607FF1"/>
    <w:rsid w:val="006106F1"/>
    <w:rsid w:val="00610B42"/>
    <w:rsid w:val="00611DB7"/>
    <w:rsid w:val="006127D8"/>
    <w:rsid w:val="00612FBB"/>
    <w:rsid w:val="00613883"/>
    <w:rsid w:val="0061566A"/>
    <w:rsid w:val="00616085"/>
    <w:rsid w:val="0061715B"/>
    <w:rsid w:val="00617A66"/>
    <w:rsid w:val="00620216"/>
    <w:rsid w:val="006205E5"/>
    <w:rsid w:val="00620F13"/>
    <w:rsid w:val="00621B4D"/>
    <w:rsid w:val="0062271E"/>
    <w:rsid w:val="00622ED6"/>
    <w:rsid w:val="00624525"/>
    <w:rsid w:val="00624901"/>
    <w:rsid w:val="00624EC4"/>
    <w:rsid w:val="00625818"/>
    <w:rsid w:val="00625C8B"/>
    <w:rsid w:val="00625DA2"/>
    <w:rsid w:val="0062608B"/>
    <w:rsid w:val="00626CF1"/>
    <w:rsid w:val="0062739C"/>
    <w:rsid w:val="006273E9"/>
    <w:rsid w:val="006278F5"/>
    <w:rsid w:val="00630DFB"/>
    <w:rsid w:val="006313D8"/>
    <w:rsid w:val="006322F0"/>
    <w:rsid w:val="00633952"/>
    <w:rsid w:val="00633C56"/>
    <w:rsid w:val="006348D0"/>
    <w:rsid w:val="00634ED8"/>
    <w:rsid w:val="0064001E"/>
    <w:rsid w:val="0064064E"/>
    <w:rsid w:val="00641BA3"/>
    <w:rsid w:val="006426F4"/>
    <w:rsid w:val="0064329D"/>
    <w:rsid w:val="006455CA"/>
    <w:rsid w:val="0065050C"/>
    <w:rsid w:val="0065129C"/>
    <w:rsid w:val="00652958"/>
    <w:rsid w:val="006546C3"/>
    <w:rsid w:val="006549A8"/>
    <w:rsid w:val="0065576D"/>
    <w:rsid w:val="00660CC9"/>
    <w:rsid w:val="00662D5F"/>
    <w:rsid w:val="00663225"/>
    <w:rsid w:val="00663851"/>
    <w:rsid w:val="00663ADB"/>
    <w:rsid w:val="00664A35"/>
    <w:rsid w:val="006661D1"/>
    <w:rsid w:val="006669D1"/>
    <w:rsid w:val="00666AB4"/>
    <w:rsid w:val="00666C12"/>
    <w:rsid w:val="00667443"/>
    <w:rsid w:val="00671025"/>
    <w:rsid w:val="00672206"/>
    <w:rsid w:val="00672948"/>
    <w:rsid w:val="00673F89"/>
    <w:rsid w:val="006748CC"/>
    <w:rsid w:val="00674BF2"/>
    <w:rsid w:val="00674D12"/>
    <w:rsid w:val="0067570C"/>
    <w:rsid w:val="006768B8"/>
    <w:rsid w:val="0068087D"/>
    <w:rsid w:val="006814B4"/>
    <w:rsid w:val="00681E3B"/>
    <w:rsid w:val="00682772"/>
    <w:rsid w:val="006831B8"/>
    <w:rsid w:val="006832AE"/>
    <w:rsid w:val="0068386D"/>
    <w:rsid w:val="00683DB9"/>
    <w:rsid w:val="00685041"/>
    <w:rsid w:val="00686794"/>
    <w:rsid w:val="00687C69"/>
    <w:rsid w:val="00691D88"/>
    <w:rsid w:val="00692EF8"/>
    <w:rsid w:val="0069327D"/>
    <w:rsid w:val="006954C9"/>
    <w:rsid w:val="006960CE"/>
    <w:rsid w:val="006973C4"/>
    <w:rsid w:val="00697465"/>
    <w:rsid w:val="0069773C"/>
    <w:rsid w:val="006979AE"/>
    <w:rsid w:val="006A018F"/>
    <w:rsid w:val="006A0214"/>
    <w:rsid w:val="006A13C0"/>
    <w:rsid w:val="006A1906"/>
    <w:rsid w:val="006A4331"/>
    <w:rsid w:val="006A5E6B"/>
    <w:rsid w:val="006A671F"/>
    <w:rsid w:val="006A70E3"/>
    <w:rsid w:val="006A7AAB"/>
    <w:rsid w:val="006B0466"/>
    <w:rsid w:val="006B173D"/>
    <w:rsid w:val="006B188C"/>
    <w:rsid w:val="006B1A31"/>
    <w:rsid w:val="006B2D4A"/>
    <w:rsid w:val="006B2EAE"/>
    <w:rsid w:val="006B3DD4"/>
    <w:rsid w:val="006B5DA1"/>
    <w:rsid w:val="006C1426"/>
    <w:rsid w:val="006C19D6"/>
    <w:rsid w:val="006C2B49"/>
    <w:rsid w:val="006C2E88"/>
    <w:rsid w:val="006C34D8"/>
    <w:rsid w:val="006C3A72"/>
    <w:rsid w:val="006C3BC5"/>
    <w:rsid w:val="006C4272"/>
    <w:rsid w:val="006C46D8"/>
    <w:rsid w:val="006C4C8D"/>
    <w:rsid w:val="006C6749"/>
    <w:rsid w:val="006C69C1"/>
    <w:rsid w:val="006C71C0"/>
    <w:rsid w:val="006D0236"/>
    <w:rsid w:val="006D0728"/>
    <w:rsid w:val="006D1003"/>
    <w:rsid w:val="006D1A2C"/>
    <w:rsid w:val="006D1A5B"/>
    <w:rsid w:val="006D1DEF"/>
    <w:rsid w:val="006D28AC"/>
    <w:rsid w:val="006D3703"/>
    <w:rsid w:val="006D5A0A"/>
    <w:rsid w:val="006D609A"/>
    <w:rsid w:val="006E07B7"/>
    <w:rsid w:val="006E119A"/>
    <w:rsid w:val="006E17B1"/>
    <w:rsid w:val="006E3348"/>
    <w:rsid w:val="006E3945"/>
    <w:rsid w:val="006E4712"/>
    <w:rsid w:val="006E52DA"/>
    <w:rsid w:val="006E5552"/>
    <w:rsid w:val="006E753C"/>
    <w:rsid w:val="006F0FCD"/>
    <w:rsid w:val="006F28C2"/>
    <w:rsid w:val="006F30E4"/>
    <w:rsid w:val="006F3D14"/>
    <w:rsid w:val="006F45AB"/>
    <w:rsid w:val="006F4E77"/>
    <w:rsid w:val="00700C1E"/>
    <w:rsid w:val="00702C0A"/>
    <w:rsid w:val="00704E10"/>
    <w:rsid w:val="00707CC4"/>
    <w:rsid w:val="0071059D"/>
    <w:rsid w:val="007115C5"/>
    <w:rsid w:val="0071432A"/>
    <w:rsid w:val="00714C0D"/>
    <w:rsid w:val="00715420"/>
    <w:rsid w:val="007161FD"/>
    <w:rsid w:val="0072006E"/>
    <w:rsid w:val="007200EA"/>
    <w:rsid w:val="00720CB2"/>
    <w:rsid w:val="00721D5C"/>
    <w:rsid w:val="0072203F"/>
    <w:rsid w:val="0072225F"/>
    <w:rsid w:val="0072375C"/>
    <w:rsid w:val="00723AA9"/>
    <w:rsid w:val="0072607B"/>
    <w:rsid w:val="007278D3"/>
    <w:rsid w:val="007300E5"/>
    <w:rsid w:val="00731820"/>
    <w:rsid w:val="00733465"/>
    <w:rsid w:val="00733868"/>
    <w:rsid w:val="00735542"/>
    <w:rsid w:val="00736DFD"/>
    <w:rsid w:val="007378C6"/>
    <w:rsid w:val="00740354"/>
    <w:rsid w:val="007412AD"/>
    <w:rsid w:val="00742075"/>
    <w:rsid w:val="00743657"/>
    <w:rsid w:val="00743E78"/>
    <w:rsid w:val="007442F0"/>
    <w:rsid w:val="00744493"/>
    <w:rsid w:val="00744CC8"/>
    <w:rsid w:val="007474FE"/>
    <w:rsid w:val="007541A4"/>
    <w:rsid w:val="00754320"/>
    <w:rsid w:val="007547AF"/>
    <w:rsid w:val="00754B89"/>
    <w:rsid w:val="0075545F"/>
    <w:rsid w:val="00757560"/>
    <w:rsid w:val="00757A89"/>
    <w:rsid w:val="00760A31"/>
    <w:rsid w:val="00762020"/>
    <w:rsid w:val="0076205E"/>
    <w:rsid w:val="0076221C"/>
    <w:rsid w:val="007632B2"/>
    <w:rsid w:val="0076348A"/>
    <w:rsid w:val="00763AE3"/>
    <w:rsid w:val="00766C18"/>
    <w:rsid w:val="007677D0"/>
    <w:rsid w:val="0077084B"/>
    <w:rsid w:val="00772272"/>
    <w:rsid w:val="00774781"/>
    <w:rsid w:val="00774BCD"/>
    <w:rsid w:val="00775632"/>
    <w:rsid w:val="007759B7"/>
    <w:rsid w:val="0077611F"/>
    <w:rsid w:val="007765EE"/>
    <w:rsid w:val="00780292"/>
    <w:rsid w:val="00780903"/>
    <w:rsid w:val="00780A93"/>
    <w:rsid w:val="0078144C"/>
    <w:rsid w:val="007824A9"/>
    <w:rsid w:val="00782CBB"/>
    <w:rsid w:val="0078319E"/>
    <w:rsid w:val="00783CD6"/>
    <w:rsid w:val="0078424F"/>
    <w:rsid w:val="00786E7F"/>
    <w:rsid w:val="007904E0"/>
    <w:rsid w:val="00790991"/>
    <w:rsid w:val="00791FC6"/>
    <w:rsid w:val="00792544"/>
    <w:rsid w:val="0079407E"/>
    <w:rsid w:val="007943C6"/>
    <w:rsid w:val="0079460C"/>
    <w:rsid w:val="007946CB"/>
    <w:rsid w:val="00794751"/>
    <w:rsid w:val="007960DF"/>
    <w:rsid w:val="00797B3E"/>
    <w:rsid w:val="00797DD5"/>
    <w:rsid w:val="007A01D8"/>
    <w:rsid w:val="007A084D"/>
    <w:rsid w:val="007A0AAD"/>
    <w:rsid w:val="007A3642"/>
    <w:rsid w:val="007A6599"/>
    <w:rsid w:val="007A7234"/>
    <w:rsid w:val="007A795C"/>
    <w:rsid w:val="007B1290"/>
    <w:rsid w:val="007B464E"/>
    <w:rsid w:val="007B4B1A"/>
    <w:rsid w:val="007B4B87"/>
    <w:rsid w:val="007B5086"/>
    <w:rsid w:val="007B5545"/>
    <w:rsid w:val="007B577E"/>
    <w:rsid w:val="007B630B"/>
    <w:rsid w:val="007B6C1A"/>
    <w:rsid w:val="007B7734"/>
    <w:rsid w:val="007C0920"/>
    <w:rsid w:val="007C1A2F"/>
    <w:rsid w:val="007C1C0A"/>
    <w:rsid w:val="007C29BB"/>
    <w:rsid w:val="007C3311"/>
    <w:rsid w:val="007C6086"/>
    <w:rsid w:val="007C7C97"/>
    <w:rsid w:val="007D055D"/>
    <w:rsid w:val="007D0BE3"/>
    <w:rsid w:val="007D0CD0"/>
    <w:rsid w:val="007D2463"/>
    <w:rsid w:val="007D2E8D"/>
    <w:rsid w:val="007D5AAD"/>
    <w:rsid w:val="007D6649"/>
    <w:rsid w:val="007D760B"/>
    <w:rsid w:val="007D78DD"/>
    <w:rsid w:val="007D7A45"/>
    <w:rsid w:val="007E1279"/>
    <w:rsid w:val="007E16AE"/>
    <w:rsid w:val="007E1955"/>
    <w:rsid w:val="007E2543"/>
    <w:rsid w:val="007E2F44"/>
    <w:rsid w:val="007E332D"/>
    <w:rsid w:val="007E3524"/>
    <w:rsid w:val="007E36AC"/>
    <w:rsid w:val="007E3DF8"/>
    <w:rsid w:val="007E4A1D"/>
    <w:rsid w:val="007E5DEC"/>
    <w:rsid w:val="007E617C"/>
    <w:rsid w:val="007F0D18"/>
    <w:rsid w:val="007F52D2"/>
    <w:rsid w:val="007F716D"/>
    <w:rsid w:val="007F763E"/>
    <w:rsid w:val="008005A2"/>
    <w:rsid w:val="00800C2E"/>
    <w:rsid w:val="0080277D"/>
    <w:rsid w:val="00802EA9"/>
    <w:rsid w:val="008055DC"/>
    <w:rsid w:val="00806A89"/>
    <w:rsid w:val="008072EE"/>
    <w:rsid w:val="0081027A"/>
    <w:rsid w:val="00810B67"/>
    <w:rsid w:val="00811EAD"/>
    <w:rsid w:val="00816AD0"/>
    <w:rsid w:val="00816FAD"/>
    <w:rsid w:val="00817ABE"/>
    <w:rsid w:val="00821217"/>
    <w:rsid w:val="00822442"/>
    <w:rsid w:val="00823377"/>
    <w:rsid w:val="00824EB9"/>
    <w:rsid w:val="0082609B"/>
    <w:rsid w:val="00826355"/>
    <w:rsid w:val="00827BFE"/>
    <w:rsid w:val="00831019"/>
    <w:rsid w:val="008313CD"/>
    <w:rsid w:val="00832DE6"/>
    <w:rsid w:val="00833F2E"/>
    <w:rsid w:val="00835019"/>
    <w:rsid w:val="008350E4"/>
    <w:rsid w:val="00835185"/>
    <w:rsid w:val="00836C44"/>
    <w:rsid w:val="00836E16"/>
    <w:rsid w:val="00836EC2"/>
    <w:rsid w:val="00840DD6"/>
    <w:rsid w:val="00841DB4"/>
    <w:rsid w:val="00842531"/>
    <w:rsid w:val="00845AE8"/>
    <w:rsid w:val="008547B7"/>
    <w:rsid w:val="00861BC2"/>
    <w:rsid w:val="00863B2A"/>
    <w:rsid w:val="008640F2"/>
    <w:rsid w:val="00864752"/>
    <w:rsid w:val="008651A6"/>
    <w:rsid w:val="008656A6"/>
    <w:rsid w:val="00865A49"/>
    <w:rsid w:val="008669E6"/>
    <w:rsid w:val="008678D7"/>
    <w:rsid w:val="00867BCF"/>
    <w:rsid w:val="00867F90"/>
    <w:rsid w:val="00870136"/>
    <w:rsid w:val="0087192B"/>
    <w:rsid w:val="00872009"/>
    <w:rsid w:val="008731A5"/>
    <w:rsid w:val="00873B2D"/>
    <w:rsid w:val="00873BB6"/>
    <w:rsid w:val="00873C00"/>
    <w:rsid w:val="0087504C"/>
    <w:rsid w:val="0087522B"/>
    <w:rsid w:val="0087616F"/>
    <w:rsid w:val="008767E3"/>
    <w:rsid w:val="00876995"/>
    <w:rsid w:val="00877250"/>
    <w:rsid w:val="00877635"/>
    <w:rsid w:val="00877C4D"/>
    <w:rsid w:val="008800C2"/>
    <w:rsid w:val="00880C46"/>
    <w:rsid w:val="008827D7"/>
    <w:rsid w:val="0088372D"/>
    <w:rsid w:val="008845B5"/>
    <w:rsid w:val="00885281"/>
    <w:rsid w:val="00885DDB"/>
    <w:rsid w:val="00886219"/>
    <w:rsid w:val="008865C0"/>
    <w:rsid w:val="008870D4"/>
    <w:rsid w:val="00887C41"/>
    <w:rsid w:val="008905F6"/>
    <w:rsid w:val="0089076C"/>
    <w:rsid w:val="00891311"/>
    <w:rsid w:val="00891A9A"/>
    <w:rsid w:val="00893409"/>
    <w:rsid w:val="00893D70"/>
    <w:rsid w:val="00894A51"/>
    <w:rsid w:val="00895F9A"/>
    <w:rsid w:val="00897436"/>
    <w:rsid w:val="008A1568"/>
    <w:rsid w:val="008A1A13"/>
    <w:rsid w:val="008A2127"/>
    <w:rsid w:val="008A29C4"/>
    <w:rsid w:val="008A4156"/>
    <w:rsid w:val="008A588D"/>
    <w:rsid w:val="008A6005"/>
    <w:rsid w:val="008B170C"/>
    <w:rsid w:val="008B1FA3"/>
    <w:rsid w:val="008B323B"/>
    <w:rsid w:val="008B51EB"/>
    <w:rsid w:val="008B5D75"/>
    <w:rsid w:val="008C050C"/>
    <w:rsid w:val="008C12FC"/>
    <w:rsid w:val="008C13DC"/>
    <w:rsid w:val="008C21F0"/>
    <w:rsid w:val="008C2307"/>
    <w:rsid w:val="008C263A"/>
    <w:rsid w:val="008C287E"/>
    <w:rsid w:val="008C36EE"/>
    <w:rsid w:val="008C38BE"/>
    <w:rsid w:val="008C4351"/>
    <w:rsid w:val="008C4720"/>
    <w:rsid w:val="008C4A9D"/>
    <w:rsid w:val="008C62BF"/>
    <w:rsid w:val="008D15A0"/>
    <w:rsid w:val="008D21AB"/>
    <w:rsid w:val="008D42B7"/>
    <w:rsid w:val="008D5DE9"/>
    <w:rsid w:val="008D7CC3"/>
    <w:rsid w:val="008E1743"/>
    <w:rsid w:val="008E1DE6"/>
    <w:rsid w:val="008E5724"/>
    <w:rsid w:val="008E5EB0"/>
    <w:rsid w:val="008E6038"/>
    <w:rsid w:val="008E660C"/>
    <w:rsid w:val="008E71E5"/>
    <w:rsid w:val="008F0A69"/>
    <w:rsid w:val="008F1750"/>
    <w:rsid w:val="008F1796"/>
    <w:rsid w:val="008F2178"/>
    <w:rsid w:val="008F291C"/>
    <w:rsid w:val="008F322B"/>
    <w:rsid w:val="008F459C"/>
    <w:rsid w:val="008F4615"/>
    <w:rsid w:val="008F7367"/>
    <w:rsid w:val="00900B10"/>
    <w:rsid w:val="0090140E"/>
    <w:rsid w:val="009018D0"/>
    <w:rsid w:val="009021DB"/>
    <w:rsid w:val="009045F5"/>
    <w:rsid w:val="00904A13"/>
    <w:rsid w:val="00905D1C"/>
    <w:rsid w:val="00910182"/>
    <w:rsid w:val="009105F3"/>
    <w:rsid w:val="00910984"/>
    <w:rsid w:val="00912868"/>
    <w:rsid w:val="00912EFE"/>
    <w:rsid w:val="00913627"/>
    <w:rsid w:val="00913E6F"/>
    <w:rsid w:val="00914669"/>
    <w:rsid w:val="00914DE6"/>
    <w:rsid w:val="00915366"/>
    <w:rsid w:val="00915C46"/>
    <w:rsid w:val="00916494"/>
    <w:rsid w:val="009174C1"/>
    <w:rsid w:val="00917FE5"/>
    <w:rsid w:val="00924DC2"/>
    <w:rsid w:val="0092692A"/>
    <w:rsid w:val="00926938"/>
    <w:rsid w:val="009278C3"/>
    <w:rsid w:val="00927D8F"/>
    <w:rsid w:val="009329A3"/>
    <w:rsid w:val="00932E6C"/>
    <w:rsid w:val="00932E81"/>
    <w:rsid w:val="009331AD"/>
    <w:rsid w:val="00933693"/>
    <w:rsid w:val="00934571"/>
    <w:rsid w:val="009356B2"/>
    <w:rsid w:val="00935C43"/>
    <w:rsid w:val="00937A96"/>
    <w:rsid w:val="00940023"/>
    <w:rsid w:val="00941013"/>
    <w:rsid w:val="00942EFE"/>
    <w:rsid w:val="00943315"/>
    <w:rsid w:val="00943CC6"/>
    <w:rsid w:val="0094495E"/>
    <w:rsid w:val="00946B65"/>
    <w:rsid w:val="00946EF4"/>
    <w:rsid w:val="00947CE7"/>
    <w:rsid w:val="00950B8F"/>
    <w:rsid w:val="00950E1F"/>
    <w:rsid w:val="0095279C"/>
    <w:rsid w:val="009528AE"/>
    <w:rsid w:val="00953926"/>
    <w:rsid w:val="00954A6F"/>
    <w:rsid w:val="00956265"/>
    <w:rsid w:val="00957262"/>
    <w:rsid w:val="00961771"/>
    <w:rsid w:val="00961FC5"/>
    <w:rsid w:val="0096241E"/>
    <w:rsid w:val="009628B8"/>
    <w:rsid w:val="00963437"/>
    <w:rsid w:val="00964120"/>
    <w:rsid w:val="00965B0C"/>
    <w:rsid w:val="00965DCB"/>
    <w:rsid w:val="009663E7"/>
    <w:rsid w:val="00966A1D"/>
    <w:rsid w:val="00967B81"/>
    <w:rsid w:val="009707EC"/>
    <w:rsid w:val="00971EC1"/>
    <w:rsid w:val="00972461"/>
    <w:rsid w:val="009731A8"/>
    <w:rsid w:val="0097360B"/>
    <w:rsid w:val="009746AD"/>
    <w:rsid w:val="00974F90"/>
    <w:rsid w:val="0097592C"/>
    <w:rsid w:val="00976F02"/>
    <w:rsid w:val="00980F93"/>
    <w:rsid w:val="009814E6"/>
    <w:rsid w:val="00981DD4"/>
    <w:rsid w:val="0098410B"/>
    <w:rsid w:val="009861AE"/>
    <w:rsid w:val="0098689C"/>
    <w:rsid w:val="00986A9A"/>
    <w:rsid w:val="009875F9"/>
    <w:rsid w:val="00987BE3"/>
    <w:rsid w:val="009909C9"/>
    <w:rsid w:val="0099188E"/>
    <w:rsid w:val="00992542"/>
    <w:rsid w:val="009926D4"/>
    <w:rsid w:val="00992D53"/>
    <w:rsid w:val="00992D8A"/>
    <w:rsid w:val="00993AAC"/>
    <w:rsid w:val="00994B6D"/>
    <w:rsid w:val="009962D0"/>
    <w:rsid w:val="00996A82"/>
    <w:rsid w:val="009A003B"/>
    <w:rsid w:val="009A0309"/>
    <w:rsid w:val="009A0322"/>
    <w:rsid w:val="009A0C44"/>
    <w:rsid w:val="009A3616"/>
    <w:rsid w:val="009A37BC"/>
    <w:rsid w:val="009A3BF2"/>
    <w:rsid w:val="009A40D3"/>
    <w:rsid w:val="009A4853"/>
    <w:rsid w:val="009A5CA1"/>
    <w:rsid w:val="009A70F6"/>
    <w:rsid w:val="009A7262"/>
    <w:rsid w:val="009A7491"/>
    <w:rsid w:val="009B1472"/>
    <w:rsid w:val="009B6129"/>
    <w:rsid w:val="009B6201"/>
    <w:rsid w:val="009B654A"/>
    <w:rsid w:val="009B77C6"/>
    <w:rsid w:val="009B7EAD"/>
    <w:rsid w:val="009C2B44"/>
    <w:rsid w:val="009C2D05"/>
    <w:rsid w:val="009C2D6D"/>
    <w:rsid w:val="009C66E4"/>
    <w:rsid w:val="009C6C21"/>
    <w:rsid w:val="009C7296"/>
    <w:rsid w:val="009C7F0B"/>
    <w:rsid w:val="009D05BD"/>
    <w:rsid w:val="009D05BE"/>
    <w:rsid w:val="009D2113"/>
    <w:rsid w:val="009D2584"/>
    <w:rsid w:val="009D4652"/>
    <w:rsid w:val="009D4873"/>
    <w:rsid w:val="009D4BF1"/>
    <w:rsid w:val="009D5121"/>
    <w:rsid w:val="009D6046"/>
    <w:rsid w:val="009D721A"/>
    <w:rsid w:val="009D741C"/>
    <w:rsid w:val="009D74A6"/>
    <w:rsid w:val="009D7969"/>
    <w:rsid w:val="009E1E9D"/>
    <w:rsid w:val="009E346E"/>
    <w:rsid w:val="009E35FB"/>
    <w:rsid w:val="009E4A74"/>
    <w:rsid w:val="009E4C4F"/>
    <w:rsid w:val="009E5410"/>
    <w:rsid w:val="009E58C3"/>
    <w:rsid w:val="009E58E3"/>
    <w:rsid w:val="009E5F68"/>
    <w:rsid w:val="009E6DFE"/>
    <w:rsid w:val="009F1163"/>
    <w:rsid w:val="009F33FA"/>
    <w:rsid w:val="009F3C04"/>
    <w:rsid w:val="009F5759"/>
    <w:rsid w:val="009F5EC7"/>
    <w:rsid w:val="00A005B1"/>
    <w:rsid w:val="00A03467"/>
    <w:rsid w:val="00A0599F"/>
    <w:rsid w:val="00A06197"/>
    <w:rsid w:val="00A06632"/>
    <w:rsid w:val="00A11969"/>
    <w:rsid w:val="00A13547"/>
    <w:rsid w:val="00A153CD"/>
    <w:rsid w:val="00A159F7"/>
    <w:rsid w:val="00A1642A"/>
    <w:rsid w:val="00A16ABD"/>
    <w:rsid w:val="00A238DC"/>
    <w:rsid w:val="00A25FAF"/>
    <w:rsid w:val="00A2644C"/>
    <w:rsid w:val="00A27804"/>
    <w:rsid w:val="00A302C7"/>
    <w:rsid w:val="00A308C2"/>
    <w:rsid w:val="00A311D5"/>
    <w:rsid w:val="00A3420C"/>
    <w:rsid w:val="00A3476F"/>
    <w:rsid w:val="00A366D5"/>
    <w:rsid w:val="00A368CE"/>
    <w:rsid w:val="00A371CC"/>
    <w:rsid w:val="00A376C9"/>
    <w:rsid w:val="00A443D3"/>
    <w:rsid w:val="00A4457B"/>
    <w:rsid w:val="00A451DD"/>
    <w:rsid w:val="00A46BF7"/>
    <w:rsid w:val="00A47882"/>
    <w:rsid w:val="00A47E41"/>
    <w:rsid w:val="00A510D9"/>
    <w:rsid w:val="00A52570"/>
    <w:rsid w:val="00A5496E"/>
    <w:rsid w:val="00A54E1C"/>
    <w:rsid w:val="00A560BC"/>
    <w:rsid w:val="00A6082D"/>
    <w:rsid w:val="00A60F64"/>
    <w:rsid w:val="00A624C8"/>
    <w:rsid w:val="00A624E5"/>
    <w:rsid w:val="00A627FC"/>
    <w:rsid w:val="00A63C05"/>
    <w:rsid w:val="00A65959"/>
    <w:rsid w:val="00A71B56"/>
    <w:rsid w:val="00A71F5F"/>
    <w:rsid w:val="00A72470"/>
    <w:rsid w:val="00A72E0E"/>
    <w:rsid w:val="00A7325C"/>
    <w:rsid w:val="00A75744"/>
    <w:rsid w:val="00A75EF0"/>
    <w:rsid w:val="00A76614"/>
    <w:rsid w:val="00A77565"/>
    <w:rsid w:val="00A77EF0"/>
    <w:rsid w:val="00A77FB0"/>
    <w:rsid w:val="00A80278"/>
    <w:rsid w:val="00A83B17"/>
    <w:rsid w:val="00A84768"/>
    <w:rsid w:val="00A84DB1"/>
    <w:rsid w:val="00A84FBD"/>
    <w:rsid w:val="00A865B6"/>
    <w:rsid w:val="00A86D47"/>
    <w:rsid w:val="00A90F10"/>
    <w:rsid w:val="00A9270A"/>
    <w:rsid w:val="00A9280D"/>
    <w:rsid w:val="00A92A7E"/>
    <w:rsid w:val="00A94EC5"/>
    <w:rsid w:val="00A95A6A"/>
    <w:rsid w:val="00A9674C"/>
    <w:rsid w:val="00A96B4A"/>
    <w:rsid w:val="00AA19D2"/>
    <w:rsid w:val="00AA3E39"/>
    <w:rsid w:val="00AA688B"/>
    <w:rsid w:val="00AA7479"/>
    <w:rsid w:val="00AA7A49"/>
    <w:rsid w:val="00AA7D67"/>
    <w:rsid w:val="00AB0BD0"/>
    <w:rsid w:val="00AB135B"/>
    <w:rsid w:val="00AB1503"/>
    <w:rsid w:val="00AB331A"/>
    <w:rsid w:val="00AB4147"/>
    <w:rsid w:val="00AB6261"/>
    <w:rsid w:val="00AB67E8"/>
    <w:rsid w:val="00AB6897"/>
    <w:rsid w:val="00AB766F"/>
    <w:rsid w:val="00AC0BD8"/>
    <w:rsid w:val="00AC0F04"/>
    <w:rsid w:val="00AC1AE4"/>
    <w:rsid w:val="00AC340E"/>
    <w:rsid w:val="00AC4BCD"/>
    <w:rsid w:val="00AC6692"/>
    <w:rsid w:val="00AC6F68"/>
    <w:rsid w:val="00AC7C41"/>
    <w:rsid w:val="00AD0E60"/>
    <w:rsid w:val="00AD126F"/>
    <w:rsid w:val="00AD27BE"/>
    <w:rsid w:val="00AD2F26"/>
    <w:rsid w:val="00AD3CA4"/>
    <w:rsid w:val="00AD44A5"/>
    <w:rsid w:val="00AD4706"/>
    <w:rsid w:val="00AD4A0E"/>
    <w:rsid w:val="00AD7CB2"/>
    <w:rsid w:val="00AE059B"/>
    <w:rsid w:val="00AE1194"/>
    <w:rsid w:val="00AE1AB4"/>
    <w:rsid w:val="00AE25DE"/>
    <w:rsid w:val="00AE47CA"/>
    <w:rsid w:val="00AE4D95"/>
    <w:rsid w:val="00AE51E8"/>
    <w:rsid w:val="00AE558E"/>
    <w:rsid w:val="00AE713F"/>
    <w:rsid w:val="00AE7B07"/>
    <w:rsid w:val="00AF0CBC"/>
    <w:rsid w:val="00AF125A"/>
    <w:rsid w:val="00AF14D6"/>
    <w:rsid w:val="00AF19CE"/>
    <w:rsid w:val="00AF28C5"/>
    <w:rsid w:val="00AF5595"/>
    <w:rsid w:val="00AF638F"/>
    <w:rsid w:val="00AF65F8"/>
    <w:rsid w:val="00AF68D6"/>
    <w:rsid w:val="00AF6BDD"/>
    <w:rsid w:val="00AF702D"/>
    <w:rsid w:val="00AF72B6"/>
    <w:rsid w:val="00AF78AF"/>
    <w:rsid w:val="00B00C24"/>
    <w:rsid w:val="00B03C54"/>
    <w:rsid w:val="00B04B47"/>
    <w:rsid w:val="00B0577E"/>
    <w:rsid w:val="00B05D65"/>
    <w:rsid w:val="00B0774E"/>
    <w:rsid w:val="00B07E91"/>
    <w:rsid w:val="00B07F5D"/>
    <w:rsid w:val="00B101C8"/>
    <w:rsid w:val="00B110C8"/>
    <w:rsid w:val="00B1179F"/>
    <w:rsid w:val="00B12005"/>
    <w:rsid w:val="00B125D3"/>
    <w:rsid w:val="00B128DD"/>
    <w:rsid w:val="00B12B29"/>
    <w:rsid w:val="00B14F2E"/>
    <w:rsid w:val="00B15A02"/>
    <w:rsid w:val="00B15BCF"/>
    <w:rsid w:val="00B164D4"/>
    <w:rsid w:val="00B168CC"/>
    <w:rsid w:val="00B17127"/>
    <w:rsid w:val="00B17C91"/>
    <w:rsid w:val="00B20672"/>
    <w:rsid w:val="00B2137E"/>
    <w:rsid w:val="00B22459"/>
    <w:rsid w:val="00B225B1"/>
    <w:rsid w:val="00B22B44"/>
    <w:rsid w:val="00B22FA4"/>
    <w:rsid w:val="00B2365B"/>
    <w:rsid w:val="00B24372"/>
    <w:rsid w:val="00B24968"/>
    <w:rsid w:val="00B25DAD"/>
    <w:rsid w:val="00B26320"/>
    <w:rsid w:val="00B2710C"/>
    <w:rsid w:val="00B30481"/>
    <w:rsid w:val="00B321B8"/>
    <w:rsid w:val="00B32526"/>
    <w:rsid w:val="00B32D77"/>
    <w:rsid w:val="00B33A16"/>
    <w:rsid w:val="00B3446E"/>
    <w:rsid w:val="00B349B4"/>
    <w:rsid w:val="00B349F0"/>
    <w:rsid w:val="00B35E04"/>
    <w:rsid w:val="00B3790C"/>
    <w:rsid w:val="00B37B38"/>
    <w:rsid w:val="00B37FAD"/>
    <w:rsid w:val="00B40B3C"/>
    <w:rsid w:val="00B43A5C"/>
    <w:rsid w:val="00B4553D"/>
    <w:rsid w:val="00B45782"/>
    <w:rsid w:val="00B4743C"/>
    <w:rsid w:val="00B47F56"/>
    <w:rsid w:val="00B50FB1"/>
    <w:rsid w:val="00B5234D"/>
    <w:rsid w:val="00B52833"/>
    <w:rsid w:val="00B5371C"/>
    <w:rsid w:val="00B5382B"/>
    <w:rsid w:val="00B54F3C"/>
    <w:rsid w:val="00B551EA"/>
    <w:rsid w:val="00B5545E"/>
    <w:rsid w:val="00B560DA"/>
    <w:rsid w:val="00B561EE"/>
    <w:rsid w:val="00B56EF9"/>
    <w:rsid w:val="00B56FF6"/>
    <w:rsid w:val="00B6295A"/>
    <w:rsid w:val="00B62B46"/>
    <w:rsid w:val="00B66DE6"/>
    <w:rsid w:val="00B67563"/>
    <w:rsid w:val="00B67EDF"/>
    <w:rsid w:val="00B709A3"/>
    <w:rsid w:val="00B71B18"/>
    <w:rsid w:val="00B71BB8"/>
    <w:rsid w:val="00B71E5D"/>
    <w:rsid w:val="00B73226"/>
    <w:rsid w:val="00B73748"/>
    <w:rsid w:val="00B75258"/>
    <w:rsid w:val="00B7555F"/>
    <w:rsid w:val="00B75A33"/>
    <w:rsid w:val="00B76926"/>
    <w:rsid w:val="00B76BD3"/>
    <w:rsid w:val="00B776A0"/>
    <w:rsid w:val="00B77EE3"/>
    <w:rsid w:val="00B8053F"/>
    <w:rsid w:val="00B81275"/>
    <w:rsid w:val="00B81924"/>
    <w:rsid w:val="00B82658"/>
    <w:rsid w:val="00B82F06"/>
    <w:rsid w:val="00B83A53"/>
    <w:rsid w:val="00B83D98"/>
    <w:rsid w:val="00B84658"/>
    <w:rsid w:val="00B847ED"/>
    <w:rsid w:val="00B8571E"/>
    <w:rsid w:val="00B85942"/>
    <w:rsid w:val="00B85FAD"/>
    <w:rsid w:val="00B9257D"/>
    <w:rsid w:val="00B94E72"/>
    <w:rsid w:val="00B9680E"/>
    <w:rsid w:val="00B96C38"/>
    <w:rsid w:val="00B9739F"/>
    <w:rsid w:val="00B97BD2"/>
    <w:rsid w:val="00BA1BEA"/>
    <w:rsid w:val="00BA46C7"/>
    <w:rsid w:val="00BA4CEB"/>
    <w:rsid w:val="00BA632C"/>
    <w:rsid w:val="00BA72AD"/>
    <w:rsid w:val="00BA7C6F"/>
    <w:rsid w:val="00BB01AE"/>
    <w:rsid w:val="00BB06F2"/>
    <w:rsid w:val="00BB0D31"/>
    <w:rsid w:val="00BB4B9F"/>
    <w:rsid w:val="00BB5C92"/>
    <w:rsid w:val="00BB60E5"/>
    <w:rsid w:val="00BB6C25"/>
    <w:rsid w:val="00BB6D6A"/>
    <w:rsid w:val="00BB6EDC"/>
    <w:rsid w:val="00BC040A"/>
    <w:rsid w:val="00BC0513"/>
    <w:rsid w:val="00BC058A"/>
    <w:rsid w:val="00BC460E"/>
    <w:rsid w:val="00BC4B3E"/>
    <w:rsid w:val="00BC525F"/>
    <w:rsid w:val="00BC59C1"/>
    <w:rsid w:val="00BC68A5"/>
    <w:rsid w:val="00BC7154"/>
    <w:rsid w:val="00BD37CD"/>
    <w:rsid w:val="00BD39E7"/>
    <w:rsid w:val="00BD4269"/>
    <w:rsid w:val="00BD6C0F"/>
    <w:rsid w:val="00BD7E6E"/>
    <w:rsid w:val="00BE0021"/>
    <w:rsid w:val="00BE1BF7"/>
    <w:rsid w:val="00BE247B"/>
    <w:rsid w:val="00BE2BBB"/>
    <w:rsid w:val="00BE4D76"/>
    <w:rsid w:val="00BE5B2F"/>
    <w:rsid w:val="00BE64EA"/>
    <w:rsid w:val="00BF050E"/>
    <w:rsid w:val="00BF05D8"/>
    <w:rsid w:val="00BF0DC3"/>
    <w:rsid w:val="00BF0E5C"/>
    <w:rsid w:val="00BF19AE"/>
    <w:rsid w:val="00BF22B7"/>
    <w:rsid w:val="00BF24CC"/>
    <w:rsid w:val="00BF27BD"/>
    <w:rsid w:val="00BF29EF"/>
    <w:rsid w:val="00BF2D5C"/>
    <w:rsid w:val="00BF3684"/>
    <w:rsid w:val="00BF4029"/>
    <w:rsid w:val="00BF5F84"/>
    <w:rsid w:val="00BF6839"/>
    <w:rsid w:val="00BF6A86"/>
    <w:rsid w:val="00BF78DE"/>
    <w:rsid w:val="00BF7BEB"/>
    <w:rsid w:val="00BF7DB7"/>
    <w:rsid w:val="00C01567"/>
    <w:rsid w:val="00C01DF0"/>
    <w:rsid w:val="00C02385"/>
    <w:rsid w:val="00C02BBF"/>
    <w:rsid w:val="00C03049"/>
    <w:rsid w:val="00C049E8"/>
    <w:rsid w:val="00C0725B"/>
    <w:rsid w:val="00C07506"/>
    <w:rsid w:val="00C07DE1"/>
    <w:rsid w:val="00C10707"/>
    <w:rsid w:val="00C10AB0"/>
    <w:rsid w:val="00C11BE2"/>
    <w:rsid w:val="00C125F0"/>
    <w:rsid w:val="00C128CB"/>
    <w:rsid w:val="00C132A7"/>
    <w:rsid w:val="00C13434"/>
    <w:rsid w:val="00C15CBA"/>
    <w:rsid w:val="00C171F7"/>
    <w:rsid w:val="00C17E82"/>
    <w:rsid w:val="00C2003F"/>
    <w:rsid w:val="00C20E1C"/>
    <w:rsid w:val="00C222CC"/>
    <w:rsid w:val="00C22BAC"/>
    <w:rsid w:val="00C22F35"/>
    <w:rsid w:val="00C245CA"/>
    <w:rsid w:val="00C248A3"/>
    <w:rsid w:val="00C2620E"/>
    <w:rsid w:val="00C26226"/>
    <w:rsid w:val="00C3297A"/>
    <w:rsid w:val="00C331E6"/>
    <w:rsid w:val="00C33FD1"/>
    <w:rsid w:val="00C33FF8"/>
    <w:rsid w:val="00C345C2"/>
    <w:rsid w:val="00C36C96"/>
    <w:rsid w:val="00C37018"/>
    <w:rsid w:val="00C404E8"/>
    <w:rsid w:val="00C41209"/>
    <w:rsid w:val="00C41305"/>
    <w:rsid w:val="00C4395C"/>
    <w:rsid w:val="00C47535"/>
    <w:rsid w:val="00C47B62"/>
    <w:rsid w:val="00C50682"/>
    <w:rsid w:val="00C508F3"/>
    <w:rsid w:val="00C50A80"/>
    <w:rsid w:val="00C50F73"/>
    <w:rsid w:val="00C527EE"/>
    <w:rsid w:val="00C52BE3"/>
    <w:rsid w:val="00C532C7"/>
    <w:rsid w:val="00C53829"/>
    <w:rsid w:val="00C540E1"/>
    <w:rsid w:val="00C54261"/>
    <w:rsid w:val="00C54C6E"/>
    <w:rsid w:val="00C54F72"/>
    <w:rsid w:val="00C574E0"/>
    <w:rsid w:val="00C57920"/>
    <w:rsid w:val="00C57C77"/>
    <w:rsid w:val="00C6014B"/>
    <w:rsid w:val="00C61082"/>
    <w:rsid w:val="00C617F7"/>
    <w:rsid w:val="00C621E6"/>
    <w:rsid w:val="00C634B1"/>
    <w:rsid w:val="00C63B75"/>
    <w:rsid w:val="00C648E9"/>
    <w:rsid w:val="00C64F8C"/>
    <w:rsid w:val="00C65562"/>
    <w:rsid w:val="00C672E4"/>
    <w:rsid w:val="00C679EC"/>
    <w:rsid w:val="00C7068A"/>
    <w:rsid w:val="00C71D93"/>
    <w:rsid w:val="00C72C32"/>
    <w:rsid w:val="00C7480D"/>
    <w:rsid w:val="00C74886"/>
    <w:rsid w:val="00C74951"/>
    <w:rsid w:val="00C8040B"/>
    <w:rsid w:val="00C80BC6"/>
    <w:rsid w:val="00C82759"/>
    <w:rsid w:val="00C82B10"/>
    <w:rsid w:val="00C851FE"/>
    <w:rsid w:val="00C86118"/>
    <w:rsid w:val="00C87C98"/>
    <w:rsid w:val="00C93A00"/>
    <w:rsid w:val="00C942B6"/>
    <w:rsid w:val="00C9475C"/>
    <w:rsid w:val="00C96B9C"/>
    <w:rsid w:val="00C97276"/>
    <w:rsid w:val="00C975BE"/>
    <w:rsid w:val="00CA0070"/>
    <w:rsid w:val="00CA0731"/>
    <w:rsid w:val="00CA0D24"/>
    <w:rsid w:val="00CA0E73"/>
    <w:rsid w:val="00CA1489"/>
    <w:rsid w:val="00CA3B1B"/>
    <w:rsid w:val="00CA3D81"/>
    <w:rsid w:val="00CA4BDB"/>
    <w:rsid w:val="00CA650D"/>
    <w:rsid w:val="00CA666B"/>
    <w:rsid w:val="00CB0292"/>
    <w:rsid w:val="00CB0478"/>
    <w:rsid w:val="00CB1679"/>
    <w:rsid w:val="00CB4620"/>
    <w:rsid w:val="00CB5161"/>
    <w:rsid w:val="00CB517D"/>
    <w:rsid w:val="00CB560E"/>
    <w:rsid w:val="00CB7528"/>
    <w:rsid w:val="00CC12CC"/>
    <w:rsid w:val="00CC13C7"/>
    <w:rsid w:val="00CC19E2"/>
    <w:rsid w:val="00CC1ADA"/>
    <w:rsid w:val="00CC1FB1"/>
    <w:rsid w:val="00CC24AF"/>
    <w:rsid w:val="00CC3631"/>
    <w:rsid w:val="00CC3753"/>
    <w:rsid w:val="00CC453C"/>
    <w:rsid w:val="00CC4E79"/>
    <w:rsid w:val="00CC698A"/>
    <w:rsid w:val="00CC6B18"/>
    <w:rsid w:val="00CD0955"/>
    <w:rsid w:val="00CD0C2E"/>
    <w:rsid w:val="00CD3E2C"/>
    <w:rsid w:val="00CD46C8"/>
    <w:rsid w:val="00CD4C02"/>
    <w:rsid w:val="00CD4F1E"/>
    <w:rsid w:val="00CD6A10"/>
    <w:rsid w:val="00CD736D"/>
    <w:rsid w:val="00CE1909"/>
    <w:rsid w:val="00CE19E1"/>
    <w:rsid w:val="00CE29CD"/>
    <w:rsid w:val="00CE2BE1"/>
    <w:rsid w:val="00CE403B"/>
    <w:rsid w:val="00CE48D8"/>
    <w:rsid w:val="00CE4DA7"/>
    <w:rsid w:val="00CE5850"/>
    <w:rsid w:val="00CE601C"/>
    <w:rsid w:val="00CE7340"/>
    <w:rsid w:val="00CF1C8E"/>
    <w:rsid w:val="00CF2702"/>
    <w:rsid w:val="00CF3116"/>
    <w:rsid w:val="00CF36C5"/>
    <w:rsid w:val="00CF4035"/>
    <w:rsid w:val="00CF4411"/>
    <w:rsid w:val="00CF4990"/>
    <w:rsid w:val="00CF4C0B"/>
    <w:rsid w:val="00CF5515"/>
    <w:rsid w:val="00CF747E"/>
    <w:rsid w:val="00CF7D32"/>
    <w:rsid w:val="00D01278"/>
    <w:rsid w:val="00D01B67"/>
    <w:rsid w:val="00D01EEF"/>
    <w:rsid w:val="00D040D5"/>
    <w:rsid w:val="00D04613"/>
    <w:rsid w:val="00D046F0"/>
    <w:rsid w:val="00D04E9C"/>
    <w:rsid w:val="00D04FA7"/>
    <w:rsid w:val="00D0631A"/>
    <w:rsid w:val="00D064ED"/>
    <w:rsid w:val="00D07F2F"/>
    <w:rsid w:val="00D11FA9"/>
    <w:rsid w:val="00D12B5A"/>
    <w:rsid w:val="00D13474"/>
    <w:rsid w:val="00D14007"/>
    <w:rsid w:val="00D14600"/>
    <w:rsid w:val="00D159A0"/>
    <w:rsid w:val="00D15AF3"/>
    <w:rsid w:val="00D1780B"/>
    <w:rsid w:val="00D17BFA"/>
    <w:rsid w:val="00D20BD4"/>
    <w:rsid w:val="00D217C8"/>
    <w:rsid w:val="00D21C9D"/>
    <w:rsid w:val="00D2219B"/>
    <w:rsid w:val="00D228E8"/>
    <w:rsid w:val="00D23E33"/>
    <w:rsid w:val="00D264AC"/>
    <w:rsid w:val="00D27926"/>
    <w:rsid w:val="00D30165"/>
    <w:rsid w:val="00D303DE"/>
    <w:rsid w:val="00D30921"/>
    <w:rsid w:val="00D32029"/>
    <w:rsid w:val="00D32385"/>
    <w:rsid w:val="00D33537"/>
    <w:rsid w:val="00D34DDF"/>
    <w:rsid w:val="00D40B9C"/>
    <w:rsid w:val="00D413B4"/>
    <w:rsid w:val="00D4197B"/>
    <w:rsid w:val="00D424EC"/>
    <w:rsid w:val="00D43402"/>
    <w:rsid w:val="00D45BA8"/>
    <w:rsid w:val="00D46071"/>
    <w:rsid w:val="00D46E4E"/>
    <w:rsid w:val="00D50031"/>
    <w:rsid w:val="00D50EBA"/>
    <w:rsid w:val="00D51A1D"/>
    <w:rsid w:val="00D51D5B"/>
    <w:rsid w:val="00D55702"/>
    <w:rsid w:val="00D56952"/>
    <w:rsid w:val="00D60DE8"/>
    <w:rsid w:val="00D63CF7"/>
    <w:rsid w:val="00D64600"/>
    <w:rsid w:val="00D65A0E"/>
    <w:rsid w:val="00D70502"/>
    <w:rsid w:val="00D71BC0"/>
    <w:rsid w:val="00D80130"/>
    <w:rsid w:val="00D8051D"/>
    <w:rsid w:val="00D80B52"/>
    <w:rsid w:val="00D80E7F"/>
    <w:rsid w:val="00D8146C"/>
    <w:rsid w:val="00D83741"/>
    <w:rsid w:val="00D839CD"/>
    <w:rsid w:val="00D85222"/>
    <w:rsid w:val="00D854A9"/>
    <w:rsid w:val="00D85934"/>
    <w:rsid w:val="00D8673C"/>
    <w:rsid w:val="00D867FD"/>
    <w:rsid w:val="00D87C2F"/>
    <w:rsid w:val="00D904E9"/>
    <w:rsid w:val="00D90804"/>
    <w:rsid w:val="00D90ABD"/>
    <w:rsid w:val="00D9282C"/>
    <w:rsid w:val="00D93BF1"/>
    <w:rsid w:val="00D945F8"/>
    <w:rsid w:val="00D9591B"/>
    <w:rsid w:val="00D95C53"/>
    <w:rsid w:val="00D96D88"/>
    <w:rsid w:val="00DA10A4"/>
    <w:rsid w:val="00DA23FE"/>
    <w:rsid w:val="00DA2C99"/>
    <w:rsid w:val="00DA30AA"/>
    <w:rsid w:val="00DA4B0F"/>
    <w:rsid w:val="00DA584B"/>
    <w:rsid w:val="00DA6133"/>
    <w:rsid w:val="00DA6917"/>
    <w:rsid w:val="00DA6B05"/>
    <w:rsid w:val="00DB0AC1"/>
    <w:rsid w:val="00DB0D6C"/>
    <w:rsid w:val="00DB3AE1"/>
    <w:rsid w:val="00DB3D26"/>
    <w:rsid w:val="00DB4D16"/>
    <w:rsid w:val="00DC0FC2"/>
    <w:rsid w:val="00DC1A50"/>
    <w:rsid w:val="00DC33A7"/>
    <w:rsid w:val="00DC3B68"/>
    <w:rsid w:val="00DC3EB3"/>
    <w:rsid w:val="00DC416B"/>
    <w:rsid w:val="00DC4369"/>
    <w:rsid w:val="00DC5ED7"/>
    <w:rsid w:val="00DC5F01"/>
    <w:rsid w:val="00DC63CC"/>
    <w:rsid w:val="00DD10C3"/>
    <w:rsid w:val="00DD12F0"/>
    <w:rsid w:val="00DD1A4C"/>
    <w:rsid w:val="00DD326B"/>
    <w:rsid w:val="00DD559B"/>
    <w:rsid w:val="00DD59ED"/>
    <w:rsid w:val="00DD608C"/>
    <w:rsid w:val="00DD618D"/>
    <w:rsid w:val="00DD798E"/>
    <w:rsid w:val="00DE0D22"/>
    <w:rsid w:val="00DE0F42"/>
    <w:rsid w:val="00DE1C7F"/>
    <w:rsid w:val="00DE2BA2"/>
    <w:rsid w:val="00DE61B5"/>
    <w:rsid w:val="00DE7209"/>
    <w:rsid w:val="00DE72EF"/>
    <w:rsid w:val="00DF07DF"/>
    <w:rsid w:val="00DF0D49"/>
    <w:rsid w:val="00DF1DB0"/>
    <w:rsid w:val="00DF3B20"/>
    <w:rsid w:val="00DF4060"/>
    <w:rsid w:val="00DF41CD"/>
    <w:rsid w:val="00DF43C1"/>
    <w:rsid w:val="00DF4EA7"/>
    <w:rsid w:val="00DF5EE2"/>
    <w:rsid w:val="00DF67EC"/>
    <w:rsid w:val="00E002BD"/>
    <w:rsid w:val="00E003A3"/>
    <w:rsid w:val="00E02904"/>
    <w:rsid w:val="00E03AFC"/>
    <w:rsid w:val="00E04D3B"/>
    <w:rsid w:val="00E054B9"/>
    <w:rsid w:val="00E0611F"/>
    <w:rsid w:val="00E063B1"/>
    <w:rsid w:val="00E06829"/>
    <w:rsid w:val="00E07F70"/>
    <w:rsid w:val="00E1089D"/>
    <w:rsid w:val="00E125EF"/>
    <w:rsid w:val="00E13D15"/>
    <w:rsid w:val="00E13D55"/>
    <w:rsid w:val="00E14357"/>
    <w:rsid w:val="00E14524"/>
    <w:rsid w:val="00E15365"/>
    <w:rsid w:val="00E1699F"/>
    <w:rsid w:val="00E171F8"/>
    <w:rsid w:val="00E2156A"/>
    <w:rsid w:val="00E22A4E"/>
    <w:rsid w:val="00E23769"/>
    <w:rsid w:val="00E24AC1"/>
    <w:rsid w:val="00E24BFA"/>
    <w:rsid w:val="00E256B4"/>
    <w:rsid w:val="00E27653"/>
    <w:rsid w:val="00E27DF9"/>
    <w:rsid w:val="00E30402"/>
    <w:rsid w:val="00E30FA6"/>
    <w:rsid w:val="00E3379E"/>
    <w:rsid w:val="00E343D6"/>
    <w:rsid w:val="00E3502F"/>
    <w:rsid w:val="00E3527B"/>
    <w:rsid w:val="00E36701"/>
    <w:rsid w:val="00E36BF1"/>
    <w:rsid w:val="00E407C6"/>
    <w:rsid w:val="00E40BE0"/>
    <w:rsid w:val="00E44C54"/>
    <w:rsid w:val="00E45FEF"/>
    <w:rsid w:val="00E463BF"/>
    <w:rsid w:val="00E46903"/>
    <w:rsid w:val="00E46B05"/>
    <w:rsid w:val="00E475EF"/>
    <w:rsid w:val="00E477EA"/>
    <w:rsid w:val="00E5055A"/>
    <w:rsid w:val="00E508AC"/>
    <w:rsid w:val="00E51706"/>
    <w:rsid w:val="00E51E1F"/>
    <w:rsid w:val="00E556F5"/>
    <w:rsid w:val="00E5583F"/>
    <w:rsid w:val="00E55AF3"/>
    <w:rsid w:val="00E56294"/>
    <w:rsid w:val="00E57997"/>
    <w:rsid w:val="00E57BB7"/>
    <w:rsid w:val="00E600DF"/>
    <w:rsid w:val="00E604EF"/>
    <w:rsid w:val="00E61DFE"/>
    <w:rsid w:val="00E6267F"/>
    <w:rsid w:val="00E6423E"/>
    <w:rsid w:val="00E645BC"/>
    <w:rsid w:val="00E646DA"/>
    <w:rsid w:val="00E647DF"/>
    <w:rsid w:val="00E64B0B"/>
    <w:rsid w:val="00E659F2"/>
    <w:rsid w:val="00E662BD"/>
    <w:rsid w:val="00E6643F"/>
    <w:rsid w:val="00E66664"/>
    <w:rsid w:val="00E666F2"/>
    <w:rsid w:val="00E66F9B"/>
    <w:rsid w:val="00E67E21"/>
    <w:rsid w:val="00E707D8"/>
    <w:rsid w:val="00E71432"/>
    <w:rsid w:val="00E72DB0"/>
    <w:rsid w:val="00E73A1F"/>
    <w:rsid w:val="00E7482B"/>
    <w:rsid w:val="00E74883"/>
    <w:rsid w:val="00E757D0"/>
    <w:rsid w:val="00E75D3B"/>
    <w:rsid w:val="00E76CAA"/>
    <w:rsid w:val="00E772B9"/>
    <w:rsid w:val="00E8110C"/>
    <w:rsid w:val="00E815ED"/>
    <w:rsid w:val="00E8261E"/>
    <w:rsid w:val="00E82814"/>
    <w:rsid w:val="00E82874"/>
    <w:rsid w:val="00E82EDA"/>
    <w:rsid w:val="00E848B7"/>
    <w:rsid w:val="00E8727C"/>
    <w:rsid w:val="00E90930"/>
    <w:rsid w:val="00E91528"/>
    <w:rsid w:val="00E91BD9"/>
    <w:rsid w:val="00E91FA1"/>
    <w:rsid w:val="00E940AF"/>
    <w:rsid w:val="00E94356"/>
    <w:rsid w:val="00E977D8"/>
    <w:rsid w:val="00E977E3"/>
    <w:rsid w:val="00EA0DFC"/>
    <w:rsid w:val="00EA1259"/>
    <w:rsid w:val="00EA203C"/>
    <w:rsid w:val="00EA3661"/>
    <w:rsid w:val="00EA42B8"/>
    <w:rsid w:val="00EA4F76"/>
    <w:rsid w:val="00EA5647"/>
    <w:rsid w:val="00EA7B47"/>
    <w:rsid w:val="00EB3CC2"/>
    <w:rsid w:val="00EB4C72"/>
    <w:rsid w:val="00EB5606"/>
    <w:rsid w:val="00EB5BA7"/>
    <w:rsid w:val="00EB6417"/>
    <w:rsid w:val="00EB6D20"/>
    <w:rsid w:val="00EB778C"/>
    <w:rsid w:val="00EB7822"/>
    <w:rsid w:val="00EC098E"/>
    <w:rsid w:val="00EC149A"/>
    <w:rsid w:val="00EC3D80"/>
    <w:rsid w:val="00EC6749"/>
    <w:rsid w:val="00EC6ABD"/>
    <w:rsid w:val="00EC765C"/>
    <w:rsid w:val="00EC7CEE"/>
    <w:rsid w:val="00EC7F9C"/>
    <w:rsid w:val="00ED07AD"/>
    <w:rsid w:val="00ED12B3"/>
    <w:rsid w:val="00ED155F"/>
    <w:rsid w:val="00ED231F"/>
    <w:rsid w:val="00ED2D78"/>
    <w:rsid w:val="00ED3E53"/>
    <w:rsid w:val="00ED6722"/>
    <w:rsid w:val="00EE02FF"/>
    <w:rsid w:val="00EE4D2B"/>
    <w:rsid w:val="00EE6239"/>
    <w:rsid w:val="00EE749A"/>
    <w:rsid w:val="00EE7A52"/>
    <w:rsid w:val="00EF1439"/>
    <w:rsid w:val="00EF29B8"/>
    <w:rsid w:val="00EF2CA5"/>
    <w:rsid w:val="00EF315A"/>
    <w:rsid w:val="00EF44D4"/>
    <w:rsid w:val="00EF461E"/>
    <w:rsid w:val="00EF4A6A"/>
    <w:rsid w:val="00EF4D84"/>
    <w:rsid w:val="00EF5B18"/>
    <w:rsid w:val="00EF5DF5"/>
    <w:rsid w:val="00EF6A23"/>
    <w:rsid w:val="00EF7172"/>
    <w:rsid w:val="00EF78A7"/>
    <w:rsid w:val="00EF7FE6"/>
    <w:rsid w:val="00F00031"/>
    <w:rsid w:val="00F01925"/>
    <w:rsid w:val="00F04719"/>
    <w:rsid w:val="00F05129"/>
    <w:rsid w:val="00F062A8"/>
    <w:rsid w:val="00F103F0"/>
    <w:rsid w:val="00F11CFD"/>
    <w:rsid w:val="00F1212D"/>
    <w:rsid w:val="00F12720"/>
    <w:rsid w:val="00F13FB5"/>
    <w:rsid w:val="00F14202"/>
    <w:rsid w:val="00F14245"/>
    <w:rsid w:val="00F14E3D"/>
    <w:rsid w:val="00F169AB"/>
    <w:rsid w:val="00F20AA8"/>
    <w:rsid w:val="00F21B34"/>
    <w:rsid w:val="00F222FB"/>
    <w:rsid w:val="00F223D9"/>
    <w:rsid w:val="00F22876"/>
    <w:rsid w:val="00F22A81"/>
    <w:rsid w:val="00F22EF3"/>
    <w:rsid w:val="00F234D5"/>
    <w:rsid w:val="00F23C9B"/>
    <w:rsid w:val="00F25E26"/>
    <w:rsid w:val="00F27FFC"/>
    <w:rsid w:val="00F310C6"/>
    <w:rsid w:val="00F32155"/>
    <w:rsid w:val="00F3227C"/>
    <w:rsid w:val="00F337FF"/>
    <w:rsid w:val="00F33AC7"/>
    <w:rsid w:val="00F3448B"/>
    <w:rsid w:val="00F355B9"/>
    <w:rsid w:val="00F35E1E"/>
    <w:rsid w:val="00F36B25"/>
    <w:rsid w:val="00F373E5"/>
    <w:rsid w:val="00F3792B"/>
    <w:rsid w:val="00F40297"/>
    <w:rsid w:val="00F406F0"/>
    <w:rsid w:val="00F43B80"/>
    <w:rsid w:val="00F43FD5"/>
    <w:rsid w:val="00F44474"/>
    <w:rsid w:val="00F44527"/>
    <w:rsid w:val="00F460B6"/>
    <w:rsid w:val="00F51DAB"/>
    <w:rsid w:val="00F53985"/>
    <w:rsid w:val="00F55C95"/>
    <w:rsid w:val="00F56F11"/>
    <w:rsid w:val="00F57CC6"/>
    <w:rsid w:val="00F617B7"/>
    <w:rsid w:val="00F62975"/>
    <w:rsid w:val="00F62F69"/>
    <w:rsid w:val="00F63C3D"/>
    <w:rsid w:val="00F63D93"/>
    <w:rsid w:val="00F654DC"/>
    <w:rsid w:val="00F66029"/>
    <w:rsid w:val="00F66332"/>
    <w:rsid w:val="00F66AAC"/>
    <w:rsid w:val="00F66C75"/>
    <w:rsid w:val="00F677B3"/>
    <w:rsid w:val="00F72814"/>
    <w:rsid w:val="00F72D22"/>
    <w:rsid w:val="00F736C1"/>
    <w:rsid w:val="00F73808"/>
    <w:rsid w:val="00F73863"/>
    <w:rsid w:val="00F75706"/>
    <w:rsid w:val="00F7628E"/>
    <w:rsid w:val="00F77B52"/>
    <w:rsid w:val="00F77EB9"/>
    <w:rsid w:val="00F77F1D"/>
    <w:rsid w:val="00F80001"/>
    <w:rsid w:val="00F800FC"/>
    <w:rsid w:val="00F804B4"/>
    <w:rsid w:val="00F8229D"/>
    <w:rsid w:val="00F852B0"/>
    <w:rsid w:val="00F858AF"/>
    <w:rsid w:val="00F86A9B"/>
    <w:rsid w:val="00F87507"/>
    <w:rsid w:val="00F90467"/>
    <w:rsid w:val="00F92460"/>
    <w:rsid w:val="00F92C6F"/>
    <w:rsid w:val="00F93A42"/>
    <w:rsid w:val="00F954AD"/>
    <w:rsid w:val="00F95939"/>
    <w:rsid w:val="00F9667F"/>
    <w:rsid w:val="00F977CE"/>
    <w:rsid w:val="00F97BA5"/>
    <w:rsid w:val="00F97C05"/>
    <w:rsid w:val="00FA04FE"/>
    <w:rsid w:val="00FA20AF"/>
    <w:rsid w:val="00FA30DB"/>
    <w:rsid w:val="00FA3DE1"/>
    <w:rsid w:val="00FA456B"/>
    <w:rsid w:val="00FA697A"/>
    <w:rsid w:val="00FB2F27"/>
    <w:rsid w:val="00FB550A"/>
    <w:rsid w:val="00FB5AE4"/>
    <w:rsid w:val="00FB6638"/>
    <w:rsid w:val="00FB6FBF"/>
    <w:rsid w:val="00FB7199"/>
    <w:rsid w:val="00FC0955"/>
    <w:rsid w:val="00FC1CC9"/>
    <w:rsid w:val="00FC26E2"/>
    <w:rsid w:val="00FC28D9"/>
    <w:rsid w:val="00FC3968"/>
    <w:rsid w:val="00FC4FC7"/>
    <w:rsid w:val="00FC5C56"/>
    <w:rsid w:val="00FC7CC7"/>
    <w:rsid w:val="00FC7FA3"/>
    <w:rsid w:val="00FD0085"/>
    <w:rsid w:val="00FD05AE"/>
    <w:rsid w:val="00FD0BD1"/>
    <w:rsid w:val="00FD22F5"/>
    <w:rsid w:val="00FD25B0"/>
    <w:rsid w:val="00FD286E"/>
    <w:rsid w:val="00FD3550"/>
    <w:rsid w:val="00FD57C2"/>
    <w:rsid w:val="00FD57DA"/>
    <w:rsid w:val="00FD6ACE"/>
    <w:rsid w:val="00FD7182"/>
    <w:rsid w:val="00FD7AF0"/>
    <w:rsid w:val="00FE0089"/>
    <w:rsid w:val="00FE117D"/>
    <w:rsid w:val="00FE1B0D"/>
    <w:rsid w:val="00FE4214"/>
    <w:rsid w:val="00FE4C15"/>
    <w:rsid w:val="00FE7982"/>
    <w:rsid w:val="00FF0957"/>
    <w:rsid w:val="00FF0B1D"/>
    <w:rsid w:val="00FF0B91"/>
    <w:rsid w:val="00FF0D8C"/>
    <w:rsid w:val="00FF23B4"/>
    <w:rsid w:val="00FF27AF"/>
    <w:rsid w:val="00FF40DD"/>
    <w:rsid w:val="00FF40EF"/>
    <w:rsid w:val="00FF57F9"/>
    <w:rsid w:val="00FF6027"/>
    <w:rsid w:val="00FF62AD"/>
    <w:rsid w:val="00FF67ED"/>
    <w:rsid w:val="00FF7587"/>
    <w:rsid w:val="00FF77CE"/>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24"/>
    <w:pPr>
      <w:spacing w:after="20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customStyle="1" w:styleId="UnresolvedMention1">
    <w:name w:val="Unresolved Mention1"/>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 w:val="left" w:pos="620"/>
      </w:tabs>
      <w:spacing w:after="240" w:line="240" w:lineRule="auto"/>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9A0322"/>
  </w:style>
  <w:style w:type="paragraph" w:styleId="Revision">
    <w:name w:val="Revision"/>
    <w:hidden/>
    <w:uiPriority w:val="99"/>
    <w:semiHidden/>
    <w:rsid w:val="00C3297A"/>
    <w:pPr>
      <w:spacing w:after="0" w:line="240" w:lineRule="auto"/>
    </w:pPr>
    <w:rPr>
      <w:rFonts w:ascii="Cambria" w:eastAsia="Cambria" w:hAnsi="Cambria" w:cs="Cambria"/>
      <w:color w:val="000000"/>
      <w:sz w:val="20"/>
    </w:rPr>
  </w:style>
  <w:style w:type="paragraph" w:styleId="Footer">
    <w:name w:val="footer"/>
    <w:basedOn w:val="Normal"/>
    <w:link w:val="FooterChar"/>
    <w:uiPriority w:val="99"/>
    <w:unhideWhenUsed/>
    <w:rsid w:val="005C35C8"/>
    <w:pPr>
      <w:tabs>
        <w:tab w:val="center" w:pos="4680"/>
        <w:tab w:val="right" w:pos="9360"/>
      </w:tabs>
      <w:spacing w:line="240" w:lineRule="auto"/>
    </w:pPr>
  </w:style>
  <w:style w:type="character" w:customStyle="1" w:styleId="FooterChar">
    <w:name w:val="Footer Char"/>
    <w:basedOn w:val="DefaultParagraphFont"/>
    <w:link w:val="Footer"/>
    <w:uiPriority w:val="99"/>
    <w:rsid w:val="005C35C8"/>
    <w:rPr>
      <w:rFonts w:ascii="Cambria" w:eastAsia="Cambria" w:hAnsi="Cambria" w:cs="Cambria"/>
      <w:color w:val="000000"/>
      <w:sz w:val="20"/>
    </w:rPr>
  </w:style>
  <w:style w:type="character" w:styleId="PageNumber">
    <w:name w:val="page number"/>
    <w:basedOn w:val="DefaultParagraphFont"/>
    <w:uiPriority w:val="99"/>
    <w:semiHidden/>
    <w:unhideWhenUsed/>
    <w:rsid w:val="005C35C8"/>
  </w:style>
  <w:style w:type="paragraph" w:styleId="NoSpacing">
    <w:name w:val="No Spacing"/>
    <w:uiPriority w:val="1"/>
    <w:qFormat/>
    <w:rsid w:val="00760A31"/>
    <w:pPr>
      <w:spacing w:after="0" w:line="240" w:lineRule="auto"/>
      <w:jc w:val="both"/>
    </w:pPr>
    <w:rPr>
      <w:rFonts w:ascii="Cambria" w:eastAsia="Cambria" w:hAnsi="Cambria" w:cs="Cambria"/>
      <w:color w:val="000000"/>
      <w:sz w:val="20"/>
    </w:rPr>
  </w:style>
  <w:style w:type="character" w:styleId="Strong">
    <w:name w:val="Strong"/>
    <w:basedOn w:val="DefaultParagraphFont"/>
    <w:uiPriority w:val="22"/>
    <w:qFormat/>
    <w:rsid w:val="00B12005"/>
    <w:rPr>
      <w:b/>
      <w:bCs/>
    </w:rPr>
  </w:style>
  <w:style w:type="character" w:styleId="UnresolvedMention">
    <w:name w:val="Unresolved Mention"/>
    <w:basedOn w:val="DefaultParagraphFont"/>
    <w:uiPriority w:val="99"/>
    <w:semiHidden/>
    <w:unhideWhenUsed/>
    <w:rsid w:val="00772272"/>
    <w:rPr>
      <w:color w:val="605E5C"/>
      <w:shd w:val="clear" w:color="auto" w:fill="E1DFDD"/>
    </w:rPr>
  </w:style>
  <w:style w:type="character" w:styleId="FollowedHyperlink">
    <w:name w:val="FollowedHyperlink"/>
    <w:basedOn w:val="DefaultParagraphFont"/>
    <w:uiPriority w:val="99"/>
    <w:semiHidden/>
    <w:unhideWhenUsed/>
    <w:rsid w:val="00961F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wen@torontomu.ca"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openmortality.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DA57E-5E1A-DB4E-88D1-75A5620DC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58734</Words>
  <Characters>334785</Characters>
  <Application>Microsoft Office Word</Application>
  <DocSecurity>0</DocSecurity>
  <Lines>2789</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Richard Wen</cp:lastModifiedBy>
  <cp:revision>5</cp:revision>
  <dcterms:created xsi:type="dcterms:W3CDTF">2025-12-07T06:11:00Z</dcterms:created>
  <dcterms:modified xsi:type="dcterms:W3CDTF">2025-12-07T06:17:00Z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id="2mhBjnOD"/&gt;&lt;style id="http://www.zotero.org/styles/bmc-medicine" hasBibliography="1" bibliographyStyleHasBeenSet="1"/&gt;&lt;prefs&gt;&lt;pref name="fieldType" value="Field"/&gt;&lt;pref name="dontAskDelayCitation</vt:lpwstr>
  </property>
  <property fmtid="{D5CDD505-2E9C-101B-9397-08002B2CF9AE}" pid="3" name="ZOTERO_PREF_2">
    <vt:lpwstr>Updates" value="true"/&gt;&lt;/prefs&gt;&lt;/data&gt;</vt:lpwstr>
  </property>
</Properties>
</file>